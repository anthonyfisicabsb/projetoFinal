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header8.xml" ContentType="application/vnd.openxmlformats-officedocument.wordprocessingml.header+xml"/>
  <Override PartName="/word/header6.xml" ContentType="application/vnd.openxmlformats-officedocument.wordprocessingml.header+xml"/>
  <Override PartName="/word/header5.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header7.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word/webSettings.xml" ContentType="application/vnd.openxmlformats-officedocument.wordprocessingml.webSettings+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word/fontTable.xml" ContentType="application/vnd.openxmlformats-officedocument.wordprocessingml.fontTable+xml"/>
  <Override PartName="/word/header4.xml" ContentType="application/vnd.openxmlformats-officedocument.wordprocessingml.header+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p14">
  <w:body>
    <w:p>
      <w:pPr>
        <w:jc w:val="center"/>
      </w:pPr>
      <w:r>
        <w:rPr>
          <w:lang w:eastAsia="pt-BR"/>
        </w:rPr>
        <w:drawing>
          <wp:inline xmlns:wp="http://schemas.openxmlformats.org/drawingml/2006/wordprocessingDrawing" distT="0" distB="0" distL="0" distR="0">
            <wp:extent cx="2576277" cy="880974"/>
            <wp:effectExtent l="0" t="0" r="0" b="0"/>
            <wp:docPr id="1" name="Imagem 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LOGO_UNICEUB_PNG.png" hidden="0"/>
                    <pic:cNvPicPr>
                      <a:picLocks noChangeAspect="1"/>
                    </pic:cNvPicPr>
                  </pic:nvPicPr>
                  <pic:blipFill>
                    <a:blip r:embed="rId17"/>
                    <a:stretch/>
                  </pic:blipFill>
                  <pic:spPr bwMode="auto">
                    <a:xfrm>
                      <a:off x="0" y="0"/>
                      <a:ext cx="2576280" cy="880976"/>
                    </a:xfrm>
                    <a:prstGeom prst="rect">
                      <a:avLst/>
                    </a:prstGeom>
                  </pic:spPr>
                </pic:pic>
              </a:graphicData>
            </a:graphic>
          </wp:inline>
        </w:drawing>
      </w:r>
      <w:r/>
    </w:p>
    <w:p>
      <w:pPr>
        <w:rPr>
          <w:b/>
        </w:rPr>
      </w:pPr>
      <w:r>
        <w:rPr>
          <w:b/>
        </w:rPr>
      </w:r>
      <w:r/>
    </w:p>
    <w:p>
      <w:pPr>
        <w:jc w:val="center"/>
        <w:spacing w:lineRule="auto" w:line="360"/>
        <w:rPr>
          <w:rFonts w:ascii="Arial" w:hAnsi="Arial" w:cs="Arial"/>
          <w:b/>
        </w:rPr>
      </w:pPr>
      <w:r>
        <w:rPr>
          <w:rFonts w:ascii="Arial" w:hAnsi="Arial" w:cs="Arial"/>
          <w:b/>
        </w:rPr>
        <w:t xml:space="preserve">Faculdade de Tecnologia e Ciências Sociais Aplicadas </w:t>
      </w:r>
      <w:r>
        <w:rPr>
          <w:rFonts w:ascii="Arial" w:hAnsi="Arial" w:cs="Arial" w:eastAsia="Times#20New#20Roman"/>
          <w:b/>
        </w:rPr>
        <w:noBreakHyphen/>
        <w:t xml:space="preserve"> F</w:t>
      </w:r>
      <w:r>
        <w:rPr>
          <w:rFonts w:ascii="Arial" w:hAnsi="Arial" w:cs="Arial"/>
          <w:b/>
        </w:rPr>
        <w:t xml:space="preserve">ATECS</w:t>
      </w:r>
      <w:r/>
    </w:p>
    <w:p>
      <w:pPr>
        <w:jc w:val="center"/>
        <w:spacing w:lineRule="auto" w:line="360"/>
        <w:rPr>
          <w:rFonts w:ascii="Arial" w:hAnsi="Arial" w:cs="Arial"/>
          <w:b/>
        </w:rPr>
      </w:pPr>
      <w:r>
        <w:rPr>
          <w:rFonts w:ascii="Arial" w:hAnsi="Arial" w:cs="Arial"/>
          <w:b/>
        </w:rPr>
        <w:t xml:space="preserve">Curso Superior de Tecnologia em Análise e Desenvolvimento de Sistemas</w:t>
      </w:r>
      <w:r/>
    </w:p>
    <w:p>
      <w:pPr>
        <w:jc w:val="center"/>
        <w:spacing w:lineRule="auto" w:line="360"/>
        <w:rPr>
          <w:b/>
        </w:rPr>
      </w:pPr>
      <w:r>
        <w:rPr>
          <w:b/>
        </w:rPr>
      </w:r>
      <w:r/>
    </w:p>
    <w:p>
      <w:r/>
      <w:r/>
    </w:p>
    <w:p>
      <w:r/>
      <w:r/>
    </w:p>
    <w:p>
      <w:r/>
      <w:r/>
    </w:p>
    <w:p>
      <w:r/>
      <w:r/>
    </w:p>
    <w:p>
      <w:r/>
      <w:r/>
    </w:p>
    <w:p>
      <w:pPr>
        <w:jc w:val="center"/>
        <w:spacing w:lineRule="auto" w:line="360"/>
        <w:rPr>
          <w:rFonts w:ascii="Arial" w:hAnsi="Arial" w:cs="Arial"/>
          <w:b/>
        </w:rPr>
      </w:pPr>
      <w:r>
        <w:rPr>
          <w:rFonts w:ascii="Arial" w:hAnsi="Arial" w:cs="Arial"/>
          <w:b/>
        </w:rPr>
        <w:t xml:space="preserve">Anthony Louis Gotlib Ferreira</w:t>
      </w:r>
      <w:r/>
    </w:p>
    <w:p>
      <w:pPr>
        <w:jc w:val="center"/>
        <w:spacing w:lineRule="auto" w:line="360"/>
        <w:rPr>
          <w:rFonts w:ascii="Arial" w:hAnsi="Arial" w:cs="Arial"/>
          <w:b/>
        </w:rPr>
      </w:pPr>
      <w:r>
        <w:rPr>
          <w:rFonts w:ascii="Arial" w:hAnsi="Arial" w:cs="Arial"/>
          <w:b/>
        </w:rPr>
        <w:t xml:space="preserve">Augusto de Sousa Castro</w:t>
      </w:r>
      <w:r/>
    </w:p>
    <w:p>
      <w:r/>
      <w:r/>
    </w:p>
    <w:p>
      <w:r/>
      <w:r/>
    </w:p>
    <w:p>
      <w:r/>
      <w:r/>
    </w:p>
    <w:p>
      <w:r/>
      <w:r/>
    </w:p>
    <w:p>
      <w:r/>
      <w:r/>
    </w:p>
    <w:p>
      <w:r/>
      <w:r/>
    </w:p>
    <w:p>
      <w:pPr>
        <w:jc w:val="center"/>
        <w:spacing w:lineRule="auto" w:line="360"/>
        <w:rPr>
          <w:rFonts w:ascii="Arial" w:hAnsi="Arial" w:cs="Arial" w:eastAsia="Arial"/>
          <w:b/>
          <w:sz w:val="28"/>
        </w:rPr>
      </w:pPr>
      <w:r>
        <w:rPr>
          <w:rFonts w:ascii="Arial" w:hAnsi="Arial" w:cs="Arial" w:eastAsia="Arial"/>
          <w:b/>
          <w:sz w:val="28"/>
        </w:rPr>
        <w:t xml:space="preserve">Sistema para Controle e Gerenciamento de Escolas Náuticas</w:t>
      </w:r>
      <w:r/>
    </w:p>
    <w:p>
      <w:pPr>
        <w:jc w:val="center"/>
        <w:spacing w:lineRule="auto" w:line="360"/>
        <w:rPr>
          <w:rFonts w:ascii="Arial" w:hAnsi="Arial" w:cs="Arial" w:eastAsia="Arial"/>
          <w:b/>
          <w:sz w:val="28"/>
        </w:rPr>
      </w:pPr>
      <w:r>
        <w:rPr>
          <w:rFonts w:ascii="Arial" w:hAnsi="Arial" w:cs="Arial" w:eastAsia="Arial"/>
          <w:b/>
          <w:sz w:val="28"/>
        </w:rPr>
        <w:t xml:space="preserve">SCGEN</w:t>
      </w:r>
      <w:r/>
    </w:p>
    <w:p>
      <w:r/>
      <w:r/>
    </w:p>
    <w:p>
      <w:r/>
      <w:r/>
    </w:p>
    <w:p>
      <w:r/>
      <w:r/>
    </w:p>
    <w:p>
      <w:r/>
      <w:r/>
    </w:p>
    <w:p>
      <w:r/>
      <w:r/>
    </w:p>
    <w:p>
      <w:r/>
      <w:r/>
    </w:p>
    <w:p>
      <w:r/>
      <w:r/>
    </w:p>
    <w:p>
      <w:r/>
      <w:r/>
    </w:p>
    <w:p>
      <w:r/>
      <w:r/>
    </w:p>
    <w:p>
      <w:r/>
      <w:r/>
    </w:p>
    <w:p>
      <w:r/>
      <w:r/>
    </w:p>
    <w:p>
      <w:r/>
      <w:r/>
    </w:p>
    <w:p>
      <w:r/>
      <w:r/>
    </w:p>
    <w:p>
      <w:r/>
      <w:r/>
    </w:p>
    <w:p>
      <w:r/>
      <w:r/>
    </w:p>
    <w:p>
      <w:r/>
      <w:r/>
    </w:p>
    <w:p>
      <w:r/>
      <w:r/>
    </w:p>
    <w:p>
      <w:r/>
      <w:r/>
    </w:p>
    <w:p>
      <w:r/>
      <w:r/>
    </w:p>
    <w:p>
      <w:r/>
      <w:r/>
    </w:p>
    <w:p>
      <w:pPr>
        <w:jc w:val="center"/>
        <w:spacing w:lineRule="auto" w:line="360"/>
        <w:rPr>
          <w:rFonts w:ascii="Arial" w:hAnsi="Arial" w:cs="Arial"/>
        </w:rPr>
      </w:pPr>
      <w:r>
        <w:rPr>
          <w:rFonts w:ascii="Arial" w:hAnsi="Arial" w:cs="Arial"/>
        </w:rPr>
        <w:t xml:space="preserve">Brasília </w:t>
      </w:r>
      <w:r>
        <w:rPr>
          <w:rFonts w:ascii="Arial" w:hAnsi="Arial" w:cs="Arial" w:eastAsia="Times#20New#20Roman"/>
        </w:rPr>
        <w:noBreakHyphen/>
        <w:t xml:space="preserve"> </w:t>
      </w:r>
      <w:r>
        <w:rPr>
          <w:rFonts w:ascii="Arial" w:hAnsi="Arial" w:cs="Arial"/>
        </w:rPr>
        <w:t xml:space="preserve">DF</w:t>
      </w:r>
      <w:r/>
    </w:p>
    <w:p>
      <w:pPr>
        <w:jc w:val="center"/>
        <w:spacing w:lineRule="auto" w:line="360"/>
        <w:rPr>
          <w:rFonts w:ascii="Arial" w:hAnsi="Arial" w:cs="Arial"/>
          <w:b/>
        </w:rPr>
      </w:pPr>
      <w:r>
        <w:rPr>
          <w:rFonts w:ascii="Arial" w:hAnsi="Arial" w:cs="Arial"/>
        </w:rPr>
        <w:t xml:space="preserve">2018</w:t>
      </w:r>
      <w:r>
        <w:t xml:space="preserve"> </w:t>
      </w:r>
      <w:r>
        <w:br w:type="page"/>
      </w:r>
      <w:r>
        <w:rPr>
          <w:rFonts w:ascii="Arial" w:hAnsi="Arial" w:cs="Arial"/>
          <w:b/>
        </w:rPr>
        <w:t xml:space="preserve">Anthony Louis Gotlib Ferreira</w:t>
      </w:r>
      <w:r/>
    </w:p>
    <w:p>
      <w:pPr>
        <w:jc w:val="center"/>
        <w:spacing w:lineRule="auto" w:line="360"/>
        <w:rPr>
          <w:b/>
        </w:rPr>
      </w:pPr>
      <w:r>
        <w:rPr>
          <w:rFonts w:ascii="Arial" w:hAnsi="Arial" w:cs="Arial"/>
          <w:b/>
        </w:rPr>
        <w:t xml:space="preserve">Augusto de Sousa Castro</w:t>
      </w:r>
      <w:r/>
    </w:p>
    <w:p>
      <w:r/>
      <w:r/>
    </w:p>
    <w:p>
      <w:r/>
      <w:r/>
    </w:p>
    <w:p>
      <w:r/>
      <w:r/>
    </w:p>
    <w:p>
      <w:r/>
      <w:r/>
    </w:p>
    <w:p>
      <w:r/>
      <w:r/>
    </w:p>
    <w:p>
      <w:r/>
      <w:r/>
    </w:p>
    <w:p>
      <w:pPr>
        <w:jc w:val="center"/>
        <w:spacing w:lineRule="auto" w:line="360"/>
        <w:rPr>
          <w:rFonts w:ascii="Arial" w:hAnsi="Arial" w:cs="Arial"/>
          <w:b/>
          <w:sz w:val="28"/>
        </w:rPr>
      </w:pPr>
      <w:r>
        <w:rPr>
          <w:rFonts w:ascii="Arial" w:hAnsi="Arial" w:cs="Arial"/>
          <w:b/>
          <w:sz w:val="28"/>
        </w:rPr>
        <w:t xml:space="preserve">Sistema para Controle e Gerenciamento de Escolas Náuticas</w:t>
      </w:r>
      <w:r/>
    </w:p>
    <w:p>
      <w:pPr>
        <w:jc w:val="center"/>
        <w:spacing w:lineRule="auto" w:line="360"/>
        <w:rPr>
          <w:rFonts w:ascii="Arial" w:hAnsi="Arial" w:cs="Arial"/>
          <w:b/>
          <w:sz w:val="28"/>
        </w:rPr>
      </w:pPr>
      <w:r>
        <w:rPr>
          <w:rFonts w:ascii="Arial" w:hAnsi="Arial" w:cs="Arial"/>
          <w:b/>
          <w:sz w:val="28"/>
        </w:rPr>
        <w:t xml:space="preserve">SCGEN</w:t>
      </w:r>
      <w:r/>
    </w:p>
    <w:p>
      <w:pPr>
        <w:rPr>
          <w:rFonts w:ascii="Arial" w:hAnsi="Arial" w:cs="Arial"/>
        </w:rPr>
      </w:pPr>
      <w:r>
        <w:rPr>
          <w:rFonts w:ascii="Arial" w:hAnsi="Arial" w:cs="Arial"/>
        </w:rPr>
      </w:r>
      <w:r/>
    </w:p>
    <w:p>
      <w:r/>
      <w:r/>
    </w:p>
    <w:p>
      <w:r/>
      <w:r/>
    </w:p>
    <w:p>
      <w:r/>
      <w:r/>
    </w:p>
    <w:p>
      <w:r/>
      <w:r/>
    </w:p>
    <w:p>
      <w:r>
        <w:t xml:space="preserve"> </w:t>
      </w:r>
      <w:r/>
    </w:p>
    <w:p>
      <w:r/>
      <w:r/>
    </w:p>
    <w:p>
      <w:r/>
      <w:r/>
    </w:p>
    <w:p>
      <w:r/>
      <w:r/>
    </w:p>
    <w:p>
      <w:r/>
      <w:r/>
    </w:p>
    <w:p>
      <w:r/>
      <w:r/>
    </w:p>
    <w:p>
      <w:r/>
      <w:r/>
    </w:p>
    <w:p>
      <w:pPr>
        <w:rPr>
          <w:rFonts w:ascii="Arial" w:hAnsi="Arial" w:cs="Arial"/>
        </w:rPr>
      </w:pPr>
      <w:r>
        <w:rPr>
          <w:rFonts w:ascii="Arial" w:hAnsi="Arial" w:cs="Arial"/>
        </w:rPr>
      </w:r>
      <w:r/>
    </w:p>
    <w:p>
      <w:pPr>
        <w:ind w:left="4536"/>
        <w:spacing w:lineRule="auto" w:line="360"/>
        <w:rPr>
          <w:rFonts w:ascii="Arial" w:hAnsi="Arial" w:cs="Arial"/>
          <w:sz w:val="20"/>
          <w:szCs w:val="20"/>
        </w:rPr>
      </w:pPr>
      <w:r>
        <w:rPr>
          <w:rFonts w:ascii="Arial" w:hAnsi="Arial" w:cs="Arial"/>
          <w:sz w:val="20"/>
          <w:szCs w:val="20"/>
        </w:rPr>
        <w:t xml:space="preserve">Trabalho de conclusão de curso apresentado como requisito parcial para obtenção do título de Tecnólogo em Análise e Desenvolvimento de Sistemas da Faculdade de Tecnologia e Ciências Sociai</w:t>
      </w:r>
      <w:r>
        <w:rPr>
          <w:rFonts w:ascii="Arial" w:hAnsi="Arial" w:cs="Arial"/>
          <w:sz w:val="20"/>
          <w:szCs w:val="20"/>
        </w:rPr>
        <w:t xml:space="preserve"> </w:t>
      </w:r>
      <w:r>
        <w:rPr>
          <w:rFonts w:ascii="Arial" w:hAnsi="Arial" w:cs="Arial"/>
          <w:color w:val="auto"/>
          <w:sz w:val="20"/>
          <w:szCs w:val="20"/>
        </w:rPr>
        <w:t xml:space="preserve">Aplicadas</w:t>
      </w:r>
      <w:r>
        <w:rPr>
          <w:rFonts w:ascii="Arial" w:hAnsi="Arial" w:cs="Arial"/>
          <w:color w:val="auto"/>
          <w:sz w:val="20"/>
          <w:szCs w:val="20"/>
        </w:rPr>
        <w:t xml:space="preserve"> </w:t>
      </w:r>
      <w:r>
        <w:rPr>
          <w:rFonts w:ascii="Arial" w:hAnsi="Arial" w:cs="Arial"/>
          <w:sz w:val="20"/>
          <w:szCs w:val="20"/>
        </w:rPr>
        <w:t xml:space="preserve">- FATECS, do Centro Universitário de Brasília.</w:t>
      </w:r>
      <w:r/>
    </w:p>
    <w:p>
      <w:pPr>
        <w:ind w:left="4536"/>
        <w:spacing w:lineRule="auto" w:line="360"/>
        <w:rPr>
          <w:rFonts w:ascii="Arial" w:hAnsi="Arial" w:cs="Arial"/>
          <w:sz w:val="20"/>
          <w:szCs w:val="20"/>
        </w:rPr>
      </w:pPr>
      <w:r>
        <w:rPr>
          <w:rFonts w:ascii="Arial" w:hAnsi="Arial" w:cs="Arial"/>
          <w:sz w:val="20"/>
          <w:szCs w:val="20"/>
        </w:rPr>
      </w:r>
      <w:r/>
    </w:p>
    <w:p>
      <w:pPr>
        <w:ind w:left="4536"/>
        <w:spacing w:lineRule="auto" w:line="360"/>
        <w:rPr>
          <w:rFonts w:ascii="Arial" w:hAnsi="Arial" w:cs="Arial"/>
          <w:sz w:val="20"/>
          <w:szCs w:val="20"/>
        </w:rPr>
      </w:pPr>
      <w:r>
        <w:rPr>
          <w:rFonts w:ascii="Arial" w:hAnsi="Arial" w:cs="Arial"/>
          <w:sz w:val="20"/>
          <w:szCs w:val="20"/>
        </w:rPr>
      </w:r>
      <w:r/>
    </w:p>
    <w:p>
      <w:pPr>
        <w:ind w:left="4536"/>
        <w:spacing w:lineRule="auto" w:line="360"/>
        <w:rPr>
          <w:rFonts w:ascii="Arial" w:hAnsi="Arial" w:cs="Arial"/>
        </w:rPr>
      </w:pPr>
      <w:r>
        <w:rPr>
          <w:rFonts w:ascii="Arial" w:hAnsi="Arial" w:cs="Arial"/>
          <w:sz w:val="20"/>
          <w:szCs w:val="20"/>
        </w:rPr>
        <w:t xml:space="preserve">Orientador: Marcos </w:t>
      </w:r>
      <w:r>
        <w:rPr>
          <w:rFonts w:ascii="Arial" w:hAnsi="Arial" w:cs="Arial"/>
          <w:sz w:val="20"/>
          <w:szCs w:val="20"/>
        </w:rPr>
        <w:t xml:space="preserve">Antonio</w:t>
      </w:r>
      <w:r>
        <w:rPr>
          <w:rFonts w:ascii="Arial" w:hAnsi="Arial" w:cs="Arial"/>
          <w:sz w:val="20"/>
          <w:szCs w:val="20"/>
        </w:rPr>
        <w:t xml:space="preserve"> </w:t>
      </w:r>
      <w:r>
        <w:rPr>
          <w:rFonts w:ascii="Arial" w:hAnsi="Arial" w:cs="Arial"/>
          <w:sz w:val="20"/>
          <w:szCs w:val="20"/>
        </w:rPr>
        <w:t xml:space="preserve">Quezado</w:t>
      </w:r>
      <w:r>
        <w:rPr>
          <w:rFonts w:ascii="Arial" w:hAnsi="Arial" w:cs="Arial"/>
          <w:sz w:val="20"/>
          <w:szCs w:val="20"/>
        </w:rPr>
        <w:t xml:space="preserve"> Soares</w:t>
      </w:r>
      <w:r/>
    </w:p>
    <w:p>
      <w:r/>
      <w:r/>
    </w:p>
    <w:p>
      <w:r/>
      <w:r/>
    </w:p>
    <w:p>
      <w:r>
        <w:t xml:space="preserve">-</w:t>
      </w:r>
      <w:r/>
    </w:p>
    <w:p>
      <w:r/>
      <w:r/>
    </w:p>
    <w:p>
      <w:r/>
      <w:r/>
    </w:p>
    <w:p>
      <w:r/>
      <w:r/>
    </w:p>
    <w:p>
      <w:r/>
      <w:r/>
    </w:p>
    <w:p>
      <w:r/>
      <w:r/>
    </w:p>
    <w:p>
      <w:r/>
      <w:r/>
    </w:p>
    <w:p>
      <w:r/>
      <w:r/>
    </w:p>
    <w:p>
      <w:r/>
      <w:r/>
    </w:p>
    <w:p>
      <w:r/>
      <w:r/>
    </w:p>
    <w:p>
      <w:pPr>
        <w:ind w:firstLine="709"/>
        <w:spacing w:lineRule="auto" w:line="360"/>
      </w:pPr>
      <w:r>
        <w:rPr>
          <w:rFonts w:ascii="Arial" w:hAnsi="Arial" w:cs="Arial"/>
        </w:rPr>
        <w:t xml:space="preserve">Trabalho de Conclusão de Curso de autoria de ANTHONY LOUIS GOTLIB FERREIRA e AUGUSTO DE SOUSA CASTRO, intitulado SISTEMA PARA CONTROLE E GERENCIAMENTO DE ESCOLAS NÁUTICAS - SCGEN, apresentado como requisito parcial para obtenção do título de Tecnólogo em Análise e Desenvolvimento de Sistemas, do curso de Superior de Tecnologia em Análise e Desenvolvimento de Sistemas da Faculdade de Tecnologia e Ciências Sociais Aplicadas </w:t>
      </w:r>
      <w:r>
        <w:rPr>
          <w:rFonts w:ascii="Arial" w:hAnsi="Arial" w:cs="Arial"/>
        </w:rPr>
        <w:noBreakHyphen/>
        <w:t xml:space="preserve"> FATECS, do Centro Universitário de Brasília, defendida e aprovada pela banca examinadora abaixo assinada</w:t>
      </w:r>
      <w:r>
        <w:t xml:space="preserve">.</w:t>
      </w:r>
      <w:r/>
    </w:p>
    <w:p>
      <w:pPr>
        <w:ind w:firstLine="709"/>
        <w:spacing w:lineRule="auto" w:line="360"/>
      </w:pPr>
      <w:r/>
      <w:r/>
    </w:p>
    <w:p>
      <w:pPr>
        <w:rPr>
          <w:rFonts w:ascii="Arial" w:hAnsi="Arial" w:cs="Arial"/>
        </w:rPr>
      </w:pPr>
      <w:r>
        <w:rPr>
          <w:rFonts w:ascii="Arial" w:hAnsi="Arial" w:cs="Arial"/>
        </w:rPr>
        <w:t xml:space="preserve">Nome: </w:t>
      </w:r>
      <w:r>
        <w:rPr>
          <w:rFonts w:ascii="Arial" w:hAnsi="Arial" w:cs="Arial"/>
        </w:rPr>
        <w:tab/>
      </w:r>
      <w:r>
        <w:rPr>
          <w:rFonts w:ascii="Arial" w:hAnsi="Arial" w:cs="Arial"/>
        </w:rPr>
        <w:tab/>
      </w:r>
      <w:r>
        <w:rPr>
          <w:rFonts w:ascii="Arial" w:hAnsi="Arial" w:cs="Arial"/>
        </w:rPr>
        <w:tab/>
      </w:r>
      <w:r>
        <w:rPr>
          <w:rFonts w:ascii="Arial" w:hAnsi="Arial" w:cs="Arial"/>
        </w:rPr>
        <w:tab/>
      </w:r>
      <w:r/>
    </w:p>
    <w:p>
      <w:pPr>
        <w:rPr>
          <w:rFonts w:ascii="Arial" w:hAnsi="Arial" w:cs="Arial"/>
        </w:rPr>
      </w:pPr>
      <w:r>
        <w:rPr>
          <w:rFonts w:ascii="Arial" w:hAnsi="Arial" w:cs="Arial"/>
        </w:rPr>
        <w:t xml:space="preserve">Titulação: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p>
    <w:p>
      <w:pPr>
        <w:rPr>
          <w:rFonts w:ascii="Arial" w:hAnsi="Arial" w:cs="Arial"/>
        </w:rPr>
      </w:pPr>
      <w:r>
        <w:rPr>
          <w:rFonts w:ascii="Arial" w:hAnsi="Arial" w:cs="Arial"/>
        </w:rPr>
        <w:t xml:space="preserve">Instituição: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p>
    <w:p>
      <w:pPr>
        <w:rPr>
          <w:rFonts w:ascii="Arial" w:hAnsi="Arial" w:cs="Arial"/>
        </w:rPr>
      </w:pPr>
      <w:r>
        <w:rPr>
          <w:rFonts w:ascii="Arial" w:hAnsi="Arial" w:cs="Arial"/>
        </w:rPr>
        <w:t xml:space="preserve">Assinatura:</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p>
    <w:p>
      <w:pPr>
        <w:ind w:left="4536"/>
        <w:rPr>
          <w:rFonts w:ascii="Arial" w:hAnsi="Arial" w:cs="Arial"/>
        </w:rPr>
      </w:pPr>
      <w:r>
        <w:rPr>
          <w:rFonts w:ascii="Arial" w:hAnsi="Arial" w:cs="Arial"/>
        </w:rPr>
      </w:r>
      <w:r/>
    </w:p>
    <w:p>
      <w:pPr>
        <w:ind w:left="4536"/>
        <w:rPr>
          <w:rFonts w:ascii="Arial" w:hAnsi="Arial" w:cs="Arial"/>
        </w:rPr>
      </w:pPr>
      <w:r>
        <w:rPr>
          <w:rFonts w:ascii="Arial" w:hAnsi="Arial" w:cs="Arial"/>
        </w:rPr>
      </w:r>
      <w:r/>
    </w:p>
    <w:p>
      <w:pPr>
        <w:rPr>
          <w:rFonts w:ascii="Arial" w:hAnsi="Arial" w:cs="Arial"/>
        </w:rPr>
      </w:pPr>
      <w:r>
        <w:rPr>
          <w:rFonts w:ascii="Arial" w:hAnsi="Arial" w:cs="Arial"/>
        </w:rPr>
        <w:t xml:space="preserve">Nome: </w:t>
      </w:r>
      <w:r>
        <w:rPr>
          <w:rFonts w:ascii="Arial" w:hAnsi="Arial" w:cs="Arial"/>
        </w:rPr>
        <w:tab/>
      </w:r>
      <w:r>
        <w:rPr>
          <w:rFonts w:ascii="Arial" w:hAnsi="Arial" w:cs="Arial"/>
        </w:rPr>
        <w:tab/>
      </w:r>
      <w:r>
        <w:rPr>
          <w:rFonts w:ascii="Arial" w:hAnsi="Arial" w:cs="Arial"/>
        </w:rPr>
        <w:tab/>
      </w:r>
      <w:r>
        <w:rPr>
          <w:rFonts w:ascii="Arial" w:hAnsi="Arial" w:cs="Arial"/>
        </w:rPr>
        <w:tab/>
      </w:r>
      <w:r/>
    </w:p>
    <w:p>
      <w:pPr>
        <w:rPr>
          <w:rFonts w:ascii="Arial" w:hAnsi="Arial" w:cs="Arial"/>
        </w:rPr>
      </w:pPr>
      <w:r>
        <w:rPr>
          <w:rFonts w:ascii="Arial" w:hAnsi="Arial" w:cs="Arial"/>
        </w:rPr>
        <w:t xml:space="preserve">Titulação: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p>
    <w:p>
      <w:pPr>
        <w:rPr>
          <w:rFonts w:ascii="Arial" w:hAnsi="Arial" w:cs="Arial"/>
        </w:rPr>
      </w:pPr>
      <w:r>
        <w:rPr>
          <w:rFonts w:ascii="Arial" w:hAnsi="Arial" w:cs="Arial"/>
        </w:rPr>
        <w:t xml:space="preserve">Instituição: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p>
    <w:p>
      <w:pPr>
        <w:rPr>
          <w:rFonts w:ascii="Arial" w:hAnsi="Arial" w:cs="Arial"/>
        </w:rPr>
      </w:pPr>
      <w:r>
        <w:rPr>
          <w:rFonts w:ascii="Arial" w:hAnsi="Arial" w:cs="Arial"/>
        </w:rPr>
        <w:t xml:space="preserve">Assinatura:</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p>
    <w:p>
      <w:pPr>
        <w:ind w:left="4536"/>
        <w:rPr>
          <w:rFonts w:ascii="Arial" w:hAnsi="Arial" w:cs="Arial"/>
        </w:rPr>
      </w:pPr>
      <w:r>
        <w:rPr>
          <w:rFonts w:ascii="Arial" w:hAnsi="Arial" w:cs="Arial"/>
        </w:rPr>
      </w:r>
      <w:r/>
    </w:p>
    <w:p>
      <w:pPr>
        <w:ind w:left="4536"/>
        <w:rPr>
          <w:rFonts w:ascii="Arial" w:hAnsi="Arial" w:cs="Arial"/>
        </w:rPr>
      </w:pPr>
      <w:r>
        <w:rPr>
          <w:rFonts w:ascii="Arial" w:hAnsi="Arial" w:cs="Arial"/>
        </w:rPr>
      </w:r>
      <w:r/>
    </w:p>
    <w:p>
      <w:pPr>
        <w:ind w:left="4536"/>
        <w:rPr>
          <w:rFonts w:ascii="Arial" w:hAnsi="Arial" w:cs="Arial"/>
        </w:rPr>
      </w:pPr>
      <w:r>
        <w:rPr>
          <w:rFonts w:ascii="Arial" w:hAnsi="Arial" w:cs="Arial"/>
        </w:rPr>
      </w:r>
      <w:r/>
    </w:p>
    <w:p>
      <w:pPr>
        <w:ind w:left="4536"/>
        <w:rPr>
          <w:rFonts w:ascii="Arial" w:hAnsi="Arial" w:cs="Arial"/>
        </w:rPr>
      </w:pPr>
      <w:r>
        <w:rPr>
          <w:rFonts w:ascii="Arial" w:hAnsi="Arial" w:cs="Arial"/>
        </w:rPr>
      </w:r>
      <w:r/>
    </w:p>
    <w:p>
      <w:pPr>
        <w:rPr>
          <w:rFonts w:ascii="Arial" w:hAnsi="Arial" w:cs="Arial"/>
          <w:u w:val="single"/>
        </w:rPr>
      </w:pPr>
      <w:r>
        <w:rPr>
          <w:rFonts w:ascii="Arial" w:hAnsi="Arial" w:cs="Arial"/>
        </w:rPr>
        <w:t xml:space="preserve">Data da Banca:</w:t>
      </w:r>
      <w:r>
        <w:rPr>
          <w:rFonts w:ascii="Arial" w:hAnsi="Arial" w:cs="Arial"/>
          <w:u w:val="single"/>
        </w:rPr>
        <w:t xml:space="preserve"> </w:t>
      </w:r>
      <w:r>
        <w:rPr>
          <w:rFonts w:ascii="Arial" w:hAnsi="Arial" w:cs="Arial"/>
          <w:u w:val="single"/>
        </w:rPr>
        <w:tab/>
        <w:t xml:space="preserve">/</w:t>
      </w:r>
      <w:r>
        <w:rPr>
          <w:rFonts w:ascii="Arial" w:hAnsi="Arial" w:cs="Arial"/>
          <w:u w:val="single"/>
        </w:rPr>
        <w:tab/>
        <w:t xml:space="preserve">/</w:t>
      </w:r>
      <w:r>
        <w:rPr>
          <w:rFonts w:ascii="Arial" w:hAnsi="Arial" w:cs="Arial"/>
          <w:u w:val="single"/>
        </w:rPr>
        <w:tab/>
      </w:r>
      <w:r/>
    </w:p>
    <w:p>
      <w:r/>
      <w:r/>
    </w:p>
    <w:p>
      <w:r/>
      <w:r/>
    </w:p>
    <w:p>
      <w:pPr>
        <w:rPr>
          <w:rFonts w:ascii="Arial" w:hAnsi="Arial" w:cs="Arial"/>
          <w:b/>
        </w:rPr>
      </w:pPr>
      <w:r>
        <w:rPr>
          <w:rFonts w:ascii="Arial" w:hAnsi="Arial" w:cs="Arial"/>
          <w:b/>
        </w:rPr>
        <w:t xml:space="preserve">Palavras-Chave: </w:t>
      </w:r>
      <w:r>
        <w:rPr>
          <w:rFonts w:ascii="Arial" w:hAnsi="Arial" w:cs="Arial"/>
        </w:rPr>
        <w:t xml:space="preserve">Engenharia de Software, Projeto Final, Arrais, Análise de Sistemas, Sistemas Web.</w:t>
      </w:r>
      <w:r>
        <w:rPr>
          <w:rFonts w:ascii="Arial" w:hAnsi="Arial" w:cs="Arial"/>
          <w:b/>
        </w:rPr>
        <w:t xml:space="preserve"> </w:t>
      </w:r>
      <w:r/>
    </w:p>
    <w:p>
      <w:pPr>
        <w:pStyle w:val="279"/>
        <w:jc w:val="both"/>
        <w:rPr>
          <w:rFonts w:ascii="Arial" w:hAnsi="Arial" w:cs="Arial"/>
        </w:rPr>
      </w:pPr>
      <w:r>
        <w:rPr>
          <w:rFonts w:ascii="Arial" w:hAnsi="Arial" w:cs="Arial"/>
        </w:rPr>
        <w:t xml:space="preserve"> </w:t>
      </w:r>
      <w:r/>
    </w:p>
    <w:p>
      <w:pPr>
        <w:pStyle w:val="193"/>
        <w:jc w:val="center"/>
        <w:rPr>
          <w:rStyle w:val="260"/>
          <w:rFonts w:ascii="Arial" w:hAnsi="Arial" w:cs="Arial"/>
          <w:b/>
          <w:color w:val="auto"/>
          <w:sz w:val="24"/>
        </w:rPr>
      </w:pPr>
      <w:r/>
      <w:bookmarkStart w:id="0" w:name="_Toc514917066"/>
      <w:r/>
      <w:bookmarkStart w:id="1" w:name="_Toc514917515"/>
      <w:r/>
      <w:bookmarkStart w:id="2" w:name="_Toc514917658"/>
      <w:r/>
      <w:bookmarkStart w:id="3" w:name="_Toc514918052"/>
      <w:r/>
      <w:bookmarkStart w:id="4" w:name="_Toc514918103"/>
      <w:r>
        <w:rPr>
          <w:rStyle w:val="260"/>
          <w:rFonts w:ascii="Arial" w:hAnsi="Arial" w:cs="Arial"/>
          <w:b/>
          <w:color w:val="auto"/>
          <w:sz w:val="24"/>
        </w:rPr>
        <w:br w:type="page"/>
      </w:r>
      <w:bookmarkStart w:id="5" w:name="_Toc514431957"/>
      <w:r/>
      <w:bookmarkStart w:id="6" w:name="_Toc514432807"/>
      <w:r/>
      <w:bookmarkStart w:id="7" w:name="_Toc514433010"/>
      <w:r/>
      <w:bookmarkStart w:id="8" w:name="_Toc514919059"/>
      <w:r/>
      <w:bookmarkStart w:id="9" w:name="_Toc514919621"/>
      <w:r/>
      <w:bookmarkStart w:id="10" w:name="_Toc515021248"/>
      <w:r/>
      <w:bookmarkStart w:id="11" w:name="_Toc515337299"/>
      <w:r>
        <w:rPr>
          <w:rStyle w:val="260"/>
          <w:rFonts w:ascii="Arial" w:hAnsi="Arial" w:cs="Arial"/>
          <w:b/>
          <w:color w:val="auto"/>
          <w:sz w:val="24"/>
        </w:rPr>
        <w:t xml:space="preserve">LISTA DE ILUSTRAÇÕES</w:t>
      </w:r>
      <w:bookmarkEnd w:id="0"/>
      <w:r/>
      <w:bookmarkEnd w:id="1"/>
      <w:r/>
      <w:bookmarkEnd w:id="2"/>
      <w:r/>
      <w:bookmarkEnd w:id="3"/>
      <w:r/>
      <w:bookmarkEnd w:id="4"/>
      <w:r/>
      <w:bookmarkEnd w:id="5"/>
      <w:r/>
      <w:bookmarkEnd w:id="6"/>
      <w:r/>
      <w:bookmarkEnd w:id="7"/>
      <w:r/>
      <w:bookmarkEnd w:id="8"/>
      <w:r/>
      <w:bookmarkEnd w:id="9"/>
      <w:r/>
      <w:bookmarkEnd w:id="10"/>
      <w:r/>
      <w:bookmarkEnd w:id="11"/>
      <w:r/>
      <w:r/>
    </w:p>
    <w:p>
      <w:pPr>
        <w:pStyle w:val="241"/>
        <w:tabs>
          <w:tab w:val="right" w:pos="8494" w:leader="none"/>
        </w:tabs>
      </w:pPr>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rPr>
        <w:fldChar w:fldCharType="begin"/>
      </w:r>
      <w:r>
        <w:rPr>
          <w:rFonts w:ascii="Arial" w:hAnsi="Arial" w:cs="Arial"/>
        </w:rPr>
        <w:instrText xml:space="preserve"> TOC \c "Figura" </w:instrText>
      </w:r>
      <w:r>
        <w:rPr>
          <w:rFonts w:ascii="Arial" w:hAnsi="Arial" w:cs="Arial"/>
        </w:rPr>
        <w:fldChar w:fldCharType="separate"/>
      </w:r>
      <w:r>
        <w:rPr>
          <w:rFonts w:ascii="Arial" w:hAnsi="Arial" w:cs="Arial"/>
          <w:color w:val="auto"/>
        </w:rPr>
        <w:t xml:space="preserve">Figura 1-Organograma da Empresa</w:t>
      </w:r>
      <w:r>
        <w:rPr>
          <w:rFonts w:ascii="Arial" w:hAnsi="Arial" w:cs="Arial"/>
        </w:rPr>
        <w:tab/>
      </w:r>
      <w:r>
        <w:rPr>
          <w:rFonts w:ascii="Arial" w:hAnsi="Arial" w:cs="Arial"/>
        </w:rPr>
        <w:fldChar w:fldCharType="begin"/>
      </w:r>
      <w:r>
        <w:rPr>
          <w:rFonts w:ascii="Arial" w:hAnsi="Arial" w:cs="Arial"/>
        </w:rPr>
        <w:instrText xml:space="preserve"> PAGEREF _Toc515341985 \h </w:instrText>
      </w:r>
      <w:r>
        <w:rPr>
          <w:rFonts w:ascii="Arial" w:hAnsi="Arial" w:cs="Arial"/>
        </w:rPr>
        <w:fldChar w:fldCharType="separate"/>
      </w:r>
      <w:r>
        <w:rPr>
          <w:rFonts w:ascii="Arial" w:hAnsi="Arial" w:cs="Arial"/>
        </w:rPr>
        <w:t xml:space="preserve">13</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rPr>
        <w:t xml:space="preserve">Figura 2-Processo de venda de apostila</w:t>
      </w:r>
      <w:r>
        <w:rPr>
          <w:rFonts w:ascii="Arial" w:hAnsi="Arial" w:cs="Arial"/>
        </w:rPr>
        <w:tab/>
      </w:r>
      <w:r>
        <w:rPr>
          <w:rFonts w:ascii="Arial" w:hAnsi="Arial" w:cs="Arial"/>
        </w:rPr>
        <w:fldChar w:fldCharType="begin"/>
      </w:r>
      <w:r>
        <w:rPr>
          <w:rFonts w:ascii="Arial" w:hAnsi="Arial" w:cs="Arial"/>
        </w:rPr>
        <w:instrText xml:space="preserve"> PAGEREF _Toc515341986 \h </w:instrText>
      </w:r>
      <w:r>
        <w:rPr>
          <w:rFonts w:ascii="Arial" w:hAnsi="Arial" w:cs="Arial"/>
        </w:rPr>
        <w:fldChar w:fldCharType="separate"/>
      </w:r>
      <w:r>
        <w:rPr>
          <w:rFonts w:ascii="Arial" w:hAnsi="Arial" w:cs="Arial"/>
        </w:rPr>
        <w:t xml:space="preserve">16</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rPr>
        <w:t xml:space="preserve">Figura 3-Processo de regularização de embarcação</w:t>
      </w:r>
      <w:r>
        <w:rPr>
          <w:rFonts w:ascii="Arial" w:hAnsi="Arial" w:cs="Arial"/>
        </w:rPr>
        <w:tab/>
      </w:r>
      <w:r>
        <w:rPr>
          <w:rFonts w:ascii="Arial" w:hAnsi="Arial" w:cs="Arial"/>
        </w:rPr>
        <w:fldChar w:fldCharType="begin"/>
      </w:r>
      <w:r>
        <w:rPr>
          <w:rFonts w:ascii="Arial" w:hAnsi="Arial" w:cs="Arial"/>
        </w:rPr>
        <w:instrText xml:space="preserve"> PAGEREF _Toc515341987 \h </w:instrText>
      </w:r>
      <w:r>
        <w:rPr>
          <w:rFonts w:ascii="Arial" w:hAnsi="Arial" w:cs="Arial"/>
        </w:rPr>
        <w:fldChar w:fldCharType="separate"/>
      </w:r>
      <w:r>
        <w:rPr>
          <w:rFonts w:ascii="Arial" w:hAnsi="Arial" w:cs="Arial"/>
        </w:rPr>
        <w:t xml:space="preserve">17</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rPr>
        <w:t xml:space="preserve">Figura 4-Processo de tirar habilitação</w:t>
      </w:r>
      <w:r>
        <w:rPr>
          <w:rFonts w:ascii="Arial" w:hAnsi="Arial" w:cs="Arial"/>
        </w:rPr>
        <w:tab/>
      </w:r>
      <w:r>
        <w:rPr>
          <w:rFonts w:ascii="Arial" w:hAnsi="Arial" w:cs="Arial"/>
        </w:rPr>
        <w:fldChar w:fldCharType="begin"/>
      </w:r>
      <w:r>
        <w:rPr>
          <w:rFonts w:ascii="Arial" w:hAnsi="Arial" w:cs="Arial"/>
        </w:rPr>
        <w:instrText xml:space="preserve"> PAGEREF _Toc515341988 \h </w:instrText>
      </w:r>
      <w:r>
        <w:rPr>
          <w:rFonts w:ascii="Arial" w:hAnsi="Arial" w:cs="Arial"/>
        </w:rPr>
        <w:fldChar w:fldCharType="separate"/>
      </w:r>
      <w:r>
        <w:rPr>
          <w:rFonts w:ascii="Arial" w:hAnsi="Arial" w:cs="Arial"/>
        </w:rPr>
        <w:t xml:space="preserve">18</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rPr>
        <w:t xml:space="preserve">Figura5-Processo de renovação de habilitação.</w:t>
      </w:r>
      <w:r>
        <w:rPr>
          <w:rFonts w:ascii="Arial" w:hAnsi="Arial" w:cs="Arial"/>
        </w:rPr>
        <w:tab/>
      </w:r>
      <w:r>
        <w:rPr>
          <w:rFonts w:ascii="Arial" w:hAnsi="Arial" w:cs="Arial"/>
        </w:rPr>
        <w:fldChar w:fldCharType="begin"/>
      </w:r>
      <w:r>
        <w:rPr>
          <w:rFonts w:ascii="Arial" w:hAnsi="Arial" w:cs="Arial"/>
        </w:rPr>
        <w:instrText xml:space="preserve"> PAGEREF _Toc515341989 \h </w:instrText>
      </w:r>
      <w:r>
        <w:rPr>
          <w:rFonts w:ascii="Arial" w:hAnsi="Arial" w:cs="Arial"/>
        </w:rPr>
        <w:fldChar w:fldCharType="separate"/>
      </w:r>
      <w:r>
        <w:rPr>
          <w:rFonts w:ascii="Arial" w:hAnsi="Arial" w:cs="Arial"/>
        </w:rPr>
        <w:t xml:space="preserve">19</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rPr>
        <w:t xml:space="preserve">Figura 6-Subprocesso de realização das aulas</w:t>
      </w:r>
      <w:r>
        <w:rPr>
          <w:rFonts w:ascii="Arial" w:hAnsi="Arial" w:cs="Arial"/>
        </w:rPr>
        <w:tab/>
      </w:r>
      <w:r>
        <w:rPr>
          <w:rFonts w:ascii="Arial" w:hAnsi="Arial" w:cs="Arial"/>
        </w:rPr>
        <w:fldChar w:fldCharType="begin"/>
      </w:r>
      <w:r>
        <w:rPr>
          <w:rFonts w:ascii="Arial" w:hAnsi="Arial" w:cs="Arial"/>
        </w:rPr>
        <w:instrText xml:space="preserve"> PAGEREF _Toc515341990 \h </w:instrText>
      </w:r>
      <w:r>
        <w:rPr>
          <w:rFonts w:ascii="Arial" w:hAnsi="Arial" w:cs="Arial"/>
        </w:rPr>
        <w:fldChar w:fldCharType="separate"/>
      </w:r>
      <w:r>
        <w:rPr>
          <w:rFonts w:ascii="Arial" w:hAnsi="Arial" w:cs="Arial"/>
        </w:rPr>
        <w:t xml:space="preserve">20</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rPr>
        <w:t xml:space="preserve">Figura 7-Processo de venda de apostila</w:t>
      </w:r>
      <w:r>
        <w:rPr>
          <w:rFonts w:ascii="Arial" w:hAnsi="Arial" w:cs="Arial"/>
        </w:rPr>
        <w:tab/>
      </w:r>
      <w:r>
        <w:rPr>
          <w:rFonts w:ascii="Arial" w:hAnsi="Arial" w:cs="Arial"/>
        </w:rPr>
        <w:fldChar w:fldCharType="begin"/>
      </w:r>
      <w:r>
        <w:rPr>
          <w:rFonts w:ascii="Arial" w:hAnsi="Arial" w:cs="Arial"/>
        </w:rPr>
        <w:instrText xml:space="preserve"> PAGEREF _Toc515341991 \h </w:instrText>
      </w:r>
      <w:r>
        <w:rPr>
          <w:rFonts w:ascii="Arial" w:hAnsi="Arial" w:cs="Arial"/>
        </w:rPr>
        <w:fldChar w:fldCharType="separate"/>
      </w:r>
      <w:r>
        <w:rPr>
          <w:rFonts w:ascii="Arial" w:hAnsi="Arial" w:cs="Arial"/>
        </w:rPr>
        <w:t xml:space="preserve">25</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color w:val="auto"/>
        </w:rPr>
        <w:t xml:space="preserve">Figura 8-Processo proposto de regularização de embarcação</w:t>
      </w:r>
      <w:r>
        <w:rPr>
          <w:rFonts w:ascii="Arial" w:hAnsi="Arial" w:cs="Arial"/>
        </w:rPr>
        <w:tab/>
      </w:r>
      <w:r>
        <w:rPr>
          <w:rFonts w:ascii="Arial" w:hAnsi="Arial" w:cs="Arial"/>
        </w:rPr>
        <w:fldChar w:fldCharType="begin"/>
      </w:r>
      <w:r>
        <w:rPr>
          <w:rFonts w:ascii="Arial" w:hAnsi="Arial" w:cs="Arial"/>
        </w:rPr>
        <w:instrText xml:space="preserve"> PAGEREF _Toc515341992 \h </w:instrText>
      </w:r>
      <w:r>
        <w:rPr>
          <w:rFonts w:ascii="Arial" w:hAnsi="Arial" w:cs="Arial"/>
        </w:rPr>
        <w:fldChar w:fldCharType="separate"/>
      </w:r>
      <w:r>
        <w:rPr>
          <w:rFonts w:ascii="Arial" w:hAnsi="Arial" w:cs="Arial"/>
        </w:rPr>
        <w:t xml:space="preserve">26</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color w:val="auto"/>
        </w:rPr>
        <w:t xml:space="preserve">Figura 9-Processo proposto de tirar habilitação</w:t>
      </w:r>
      <w:r>
        <w:rPr>
          <w:rFonts w:ascii="Arial" w:hAnsi="Arial" w:cs="Arial"/>
        </w:rPr>
        <w:tab/>
      </w:r>
      <w:r>
        <w:rPr>
          <w:rFonts w:ascii="Arial" w:hAnsi="Arial" w:cs="Arial"/>
        </w:rPr>
        <w:fldChar w:fldCharType="begin"/>
      </w:r>
      <w:r>
        <w:rPr>
          <w:rFonts w:ascii="Arial" w:hAnsi="Arial" w:cs="Arial"/>
        </w:rPr>
        <w:instrText xml:space="preserve"> PAGEREF _Toc515341993 \h </w:instrText>
      </w:r>
      <w:r>
        <w:rPr>
          <w:rFonts w:ascii="Arial" w:hAnsi="Arial" w:cs="Arial"/>
        </w:rPr>
        <w:fldChar w:fldCharType="separate"/>
      </w:r>
      <w:r>
        <w:rPr>
          <w:rFonts w:ascii="Arial" w:hAnsi="Arial" w:cs="Arial"/>
        </w:rPr>
        <w:t xml:space="preserve">27</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color w:val="auto"/>
        </w:rPr>
        <w:t xml:space="preserve">Figura 10-Processo de Renovação de Habilitação</w:t>
      </w:r>
      <w:r>
        <w:rPr>
          <w:rFonts w:ascii="Arial" w:hAnsi="Arial" w:cs="Arial"/>
        </w:rPr>
        <w:tab/>
      </w:r>
      <w:r>
        <w:rPr>
          <w:rFonts w:ascii="Arial" w:hAnsi="Arial" w:cs="Arial"/>
        </w:rPr>
        <w:fldChar w:fldCharType="begin"/>
      </w:r>
      <w:r>
        <w:rPr>
          <w:rFonts w:ascii="Arial" w:hAnsi="Arial" w:cs="Arial"/>
        </w:rPr>
        <w:instrText xml:space="preserve"> PAGEREF _Toc515341994 \h </w:instrText>
      </w:r>
      <w:r>
        <w:rPr>
          <w:rFonts w:ascii="Arial" w:hAnsi="Arial" w:cs="Arial"/>
        </w:rPr>
        <w:fldChar w:fldCharType="separate"/>
      </w:r>
      <w:r>
        <w:rPr>
          <w:rFonts w:ascii="Arial" w:hAnsi="Arial" w:cs="Arial"/>
        </w:rPr>
        <w:t xml:space="preserve">28</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rPr>
        <w:t xml:space="preserve">Figura 11-Subprocesso proposto de realizar aulas</w:t>
      </w:r>
      <w:r>
        <w:rPr>
          <w:rFonts w:ascii="Arial" w:hAnsi="Arial" w:cs="Arial"/>
        </w:rPr>
        <w:tab/>
      </w:r>
      <w:r>
        <w:rPr>
          <w:rFonts w:ascii="Arial" w:hAnsi="Arial" w:cs="Arial"/>
        </w:rPr>
        <w:fldChar w:fldCharType="begin"/>
      </w:r>
      <w:r>
        <w:rPr>
          <w:rFonts w:ascii="Arial" w:hAnsi="Arial" w:cs="Arial"/>
        </w:rPr>
        <w:instrText xml:space="preserve"> PAGEREF _Toc515341995 \h </w:instrText>
      </w:r>
      <w:r>
        <w:rPr>
          <w:rFonts w:ascii="Arial" w:hAnsi="Arial" w:cs="Arial"/>
        </w:rPr>
        <w:fldChar w:fldCharType="separate"/>
      </w:r>
      <w:r>
        <w:rPr>
          <w:rFonts w:ascii="Arial" w:hAnsi="Arial" w:cs="Arial"/>
        </w:rPr>
        <w:t xml:space="preserve">29</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color w:val="auto"/>
        </w:rPr>
        <w:t xml:space="preserve">Figura 12-Tela(1) home do site</w:t>
      </w:r>
      <w:r>
        <w:rPr>
          <w:rFonts w:ascii="Arial" w:hAnsi="Arial" w:cs="Arial"/>
        </w:rPr>
        <w:tab/>
      </w:r>
      <w:r>
        <w:rPr>
          <w:rFonts w:ascii="Arial" w:hAnsi="Arial" w:cs="Arial"/>
        </w:rPr>
        <w:fldChar w:fldCharType="begin"/>
      </w:r>
      <w:r>
        <w:rPr>
          <w:rFonts w:ascii="Arial" w:hAnsi="Arial" w:cs="Arial"/>
        </w:rPr>
        <w:instrText xml:space="preserve"> PAGEREF _Toc515341996 \h </w:instrText>
      </w:r>
      <w:r>
        <w:rPr>
          <w:rFonts w:ascii="Arial" w:hAnsi="Arial" w:cs="Arial"/>
        </w:rPr>
        <w:fldChar w:fldCharType="separate"/>
      </w:r>
      <w:r>
        <w:rPr>
          <w:rFonts w:ascii="Arial" w:hAnsi="Arial" w:cs="Arial"/>
        </w:rPr>
        <w:t xml:space="preserve">56</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color w:val="auto"/>
        </w:rPr>
        <w:t xml:space="preserve">Figura 13-Tela(2) de compras do site</w:t>
      </w:r>
      <w:r>
        <w:rPr>
          <w:rFonts w:ascii="Arial" w:hAnsi="Arial" w:cs="Arial"/>
        </w:rPr>
        <w:tab/>
      </w:r>
      <w:r>
        <w:rPr>
          <w:rFonts w:ascii="Arial" w:hAnsi="Arial" w:cs="Arial"/>
        </w:rPr>
        <w:fldChar w:fldCharType="begin"/>
      </w:r>
      <w:r>
        <w:rPr>
          <w:rFonts w:ascii="Arial" w:hAnsi="Arial" w:cs="Arial"/>
        </w:rPr>
        <w:instrText xml:space="preserve"> PAGEREF _Toc515341997 \h </w:instrText>
      </w:r>
      <w:r>
        <w:rPr>
          <w:rFonts w:ascii="Arial" w:hAnsi="Arial" w:cs="Arial"/>
        </w:rPr>
        <w:fldChar w:fldCharType="separate"/>
      </w:r>
      <w:r>
        <w:rPr>
          <w:rFonts w:ascii="Arial" w:hAnsi="Arial" w:cs="Arial"/>
        </w:rPr>
        <w:t xml:space="preserve">57</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color w:val="auto"/>
        </w:rPr>
        <w:t xml:space="preserve">Figura 14-Tela(3) de simulados do site</w:t>
      </w:r>
      <w:r>
        <w:rPr>
          <w:rFonts w:ascii="Arial" w:hAnsi="Arial" w:cs="Arial"/>
        </w:rPr>
        <w:tab/>
      </w:r>
      <w:r>
        <w:rPr>
          <w:rFonts w:ascii="Arial" w:hAnsi="Arial" w:cs="Arial"/>
        </w:rPr>
        <w:fldChar w:fldCharType="begin"/>
      </w:r>
      <w:r>
        <w:rPr>
          <w:rFonts w:ascii="Arial" w:hAnsi="Arial" w:cs="Arial"/>
        </w:rPr>
        <w:instrText xml:space="preserve"> PAGEREF _Toc515341998 \h </w:instrText>
      </w:r>
      <w:r>
        <w:rPr>
          <w:rFonts w:ascii="Arial" w:hAnsi="Arial" w:cs="Arial"/>
        </w:rPr>
        <w:fldChar w:fldCharType="separate"/>
      </w:r>
      <w:r>
        <w:rPr>
          <w:rFonts w:ascii="Arial" w:hAnsi="Arial" w:cs="Arial"/>
        </w:rPr>
        <w:t xml:space="preserve">57</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color w:val="auto"/>
        </w:rPr>
        <w:t xml:space="preserve">Figura 15-Tela(4) de Serviços do Site</w:t>
      </w:r>
      <w:r>
        <w:rPr>
          <w:rFonts w:ascii="Arial" w:hAnsi="Arial" w:cs="Arial"/>
        </w:rPr>
        <w:tab/>
      </w:r>
      <w:r>
        <w:rPr>
          <w:rFonts w:ascii="Arial" w:hAnsi="Arial" w:cs="Arial"/>
        </w:rPr>
        <w:fldChar w:fldCharType="begin"/>
      </w:r>
      <w:r>
        <w:rPr>
          <w:rFonts w:ascii="Arial" w:hAnsi="Arial" w:cs="Arial"/>
        </w:rPr>
        <w:instrText xml:space="preserve"> PAGEREF _Toc515341999 \h </w:instrText>
      </w:r>
      <w:r>
        <w:rPr>
          <w:rFonts w:ascii="Arial" w:hAnsi="Arial" w:cs="Arial"/>
        </w:rPr>
        <w:fldChar w:fldCharType="separate"/>
      </w:r>
      <w:r>
        <w:rPr>
          <w:rFonts w:ascii="Arial" w:hAnsi="Arial" w:cs="Arial"/>
        </w:rPr>
        <w:t xml:space="preserve">58</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color w:val="auto"/>
        </w:rPr>
        <w:t xml:space="preserve">Figura 16-Tela(5) de Resultados do Site</w:t>
      </w:r>
      <w:r>
        <w:rPr>
          <w:rFonts w:ascii="Arial" w:hAnsi="Arial" w:cs="Arial"/>
        </w:rPr>
        <w:tab/>
      </w:r>
      <w:r>
        <w:rPr>
          <w:rFonts w:ascii="Arial" w:hAnsi="Arial" w:cs="Arial"/>
        </w:rPr>
        <w:fldChar w:fldCharType="begin"/>
      </w:r>
      <w:r>
        <w:rPr>
          <w:rFonts w:ascii="Arial" w:hAnsi="Arial" w:cs="Arial"/>
        </w:rPr>
        <w:instrText xml:space="preserve"> PAGEREF _Toc515342000 \h </w:instrText>
      </w:r>
      <w:r>
        <w:rPr>
          <w:rFonts w:ascii="Arial" w:hAnsi="Arial" w:cs="Arial"/>
        </w:rPr>
        <w:fldChar w:fldCharType="separate"/>
      </w:r>
      <w:r>
        <w:rPr>
          <w:rFonts w:ascii="Arial" w:hAnsi="Arial" w:cs="Arial"/>
        </w:rPr>
        <w:t xml:space="preserve">58</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color w:val="auto"/>
        </w:rPr>
        <w:t xml:space="preserve">Figura 17-Gráfico de Lucro</w:t>
      </w:r>
      <w:r>
        <w:rPr>
          <w:rFonts w:ascii="Arial" w:hAnsi="Arial" w:cs="Arial"/>
        </w:rPr>
        <w:tab/>
      </w:r>
      <w:r>
        <w:rPr>
          <w:rFonts w:ascii="Arial" w:hAnsi="Arial" w:cs="Arial"/>
        </w:rPr>
        <w:fldChar w:fldCharType="begin"/>
      </w:r>
      <w:r>
        <w:rPr>
          <w:rFonts w:ascii="Arial" w:hAnsi="Arial" w:cs="Arial"/>
        </w:rPr>
        <w:instrText xml:space="preserve"> PAGEREF _Toc515342001 \h </w:instrText>
      </w:r>
      <w:r>
        <w:rPr>
          <w:rFonts w:ascii="Arial" w:hAnsi="Arial" w:cs="Arial"/>
        </w:rPr>
        <w:fldChar w:fldCharType="separate"/>
      </w:r>
      <w:r>
        <w:rPr>
          <w:rFonts w:ascii="Arial" w:hAnsi="Arial" w:cs="Arial"/>
        </w:rPr>
        <w:t xml:space="preserve">59</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color w:val="auto"/>
        </w:rPr>
        <w:t xml:space="preserve">Figura 18-Diagramas de Casos de Uso</w:t>
      </w:r>
      <w:r>
        <w:rPr>
          <w:rFonts w:ascii="Arial" w:hAnsi="Arial" w:cs="Arial"/>
        </w:rPr>
        <w:tab/>
      </w:r>
      <w:r>
        <w:rPr>
          <w:rFonts w:ascii="Arial" w:hAnsi="Arial" w:cs="Arial"/>
        </w:rPr>
        <w:fldChar w:fldCharType="begin"/>
      </w:r>
      <w:r>
        <w:rPr>
          <w:rFonts w:ascii="Arial" w:hAnsi="Arial" w:cs="Arial"/>
        </w:rPr>
        <w:instrText xml:space="preserve"> PAGEREF _Toc515342002 \h </w:instrText>
      </w:r>
      <w:r>
        <w:rPr>
          <w:rFonts w:ascii="Arial" w:hAnsi="Arial" w:cs="Arial"/>
        </w:rPr>
        <w:fldChar w:fldCharType="separate"/>
      </w:r>
      <w:r>
        <w:rPr>
          <w:rFonts w:ascii="Arial" w:hAnsi="Arial" w:cs="Arial"/>
        </w:rPr>
        <w:t xml:space="preserve">62</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color w:val="auto"/>
        </w:rPr>
        <w:t xml:space="preserve">Figura 19-Diagrama de Classes de Domínio</w:t>
      </w:r>
      <w:r>
        <w:rPr>
          <w:rFonts w:ascii="Arial" w:hAnsi="Arial" w:cs="Arial"/>
        </w:rPr>
        <w:tab/>
      </w:r>
      <w:r>
        <w:rPr>
          <w:rFonts w:ascii="Arial" w:hAnsi="Arial" w:cs="Arial"/>
        </w:rPr>
        <w:fldChar w:fldCharType="begin"/>
      </w:r>
      <w:r>
        <w:rPr>
          <w:rFonts w:ascii="Arial" w:hAnsi="Arial" w:cs="Arial"/>
        </w:rPr>
        <w:instrText xml:space="preserve"> PAGEREF _Toc515342003 \h </w:instrText>
      </w:r>
      <w:r>
        <w:rPr>
          <w:rFonts w:ascii="Arial" w:hAnsi="Arial" w:cs="Arial"/>
        </w:rPr>
        <w:fldChar w:fldCharType="separate"/>
      </w:r>
      <w:r>
        <w:rPr>
          <w:rFonts w:ascii="Arial" w:hAnsi="Arial" w:cs="Arial"/>
        </w:rPr>
        <w:t xml:space="preserve">63</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color w:val="auto"/>
        </w:rPr>
        <w:t xml:space="preserve">Figura 20-Diagrama de classes de análise</w:t>
      </w:r>
      <w:r>
        <w:rPr>
          <w:rFonts w:ascii="Arial" w:hAnsi="Arial" w:cs="Arial"/>
        </w:rPr>
        <w:tab/>
      </w:r>
      <w:r>
        <w:rPr>
          <w:rFonts w:ascii="Arial" w:hAnsi="Arial" w:cs="Arial"/>
        </w:rPr>
        <w:fldChar w:fldCharType="begin"/>
      </w:r>
      <w:r>
        <w:rPr>
          <w:rFonts w:ascii="Arial" w:hAnsi="Arial" w:cs="Arial"/>
        </w:rPr>
        <w:instrText xml:space="preserve"> PAGEREF _Toc515342004 \h </w:instrText>
      </w:r>
      <w:r>
        <w:rPr>
          <w:rFonts w:ascii="Arial" w:hAnsi="Arial" w:cs="Arial"/>
        </w:rPr>
        <w:fldChar w:fldCharType="separate"/>
      </w:r>
      <w:r>
        <w:rPr>
          <w:rFonts w:ascii="Arial" w:hAnsi="Arial" w:cs="Arial"/>
        </w:rPr>
        <w:t xml:space="preserve">64</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color w:val="auto"/>
        </w:rPr>
        <w:t xml:space="preserve">Figura 21-MER Conceitual</w:t>
      </w:r>
      <w:r>
        <w:rPr>
          <w:rFonts w:ascii="Arial" w:hAnsi="Arial" w:cs="Arial"/>
        </w:rPr>
        <w:tab/>
      </w:r>
      <w:r>
        <w:rPr>
          <w:rFonts w:ascii="Arial" w:hAnsi="Arial" w:cs="Arial"/>
        </w:rPr>
        <w:fldChar w:fldCharType="begin"/>
      </w:r>
      <w:r>
        <w:rPr>
          <w:rFonts w:ascii="Arial" w:hAnsi="Arial" w:cs="Arial"/>
        </w:rPr>
        <w:instrText xml:space="preserve"> PAGEREF _Toc515342005 \h </w:instrText>
      </w:r>
      <w:r>
        <w:rPr>
          <w:rFonts w:ascii="Arial" w:hAnsi="Arial" w:cs="Arial"/>
        </w:rPr>
        <w:fldChar w:fldCharType="separate"/>
      </w:r>
      <w:r>
        <w:rPr>
          <w:rFonts w:ascii="Arial" w:hAnsi="Arial" w:cs="Arial"/>
        </w:rPr>
        <w:t xml:space="preserve">65</w:t>
      </w:r>
      <w:r>
        <w:rPr>
          <w:rFonts w:ascii="Arial" w:hAnsi="Arial" w:cs="Arial"/>
        </w:rPr>
        <w:fldChar w:fldCharType="end"/>
      </w:r>
      <w:r/>
    </w:p>
    <w:p>
      <w:pPr>
        <w:pStyle w:val="306"/>
        <w:spacing w:lineRule="auto" w:line="360"/>
        <w:tabs>
          <w:tab w:val="right" w:pos="9061" w:leader="dot"/>
        </w:tabs>
        <w:rPr>
          <w:rFonts w:ascii="Arial" w:hAnsi="Arial" w:cs="Arial" w:eastAsia="Calibri"/>
          <w:color w:val="auto"/>
          <w:sz w:val="22"/>
          <w:szCs w:val="22"/>
          <w:lang w:eastAsia="pt-BR"/>
        </w:rPr>
      </w:pPr>
      <w:r>
        <w:rPr>
          <w:rFonts w:ascii="Arial" w:hAnsi="Arial" w:cs="Arial"/>
          <w:color w:val="auto"/>
        </w:rPr>
        <w:t xml:space="preserve">Figura 22-MER Lógico</w:t>
      </w:r>
      <w:r>
        <w:rPr>
          <w:rFonts w:ascii="Arial" w:hAnsi="Arial" w:cs="Arial"/>
        </w:rPr>
        <w:tab/>
      </w:r>
      <w:r>
        <w:rPr>
          <w:rFonts w:ascii="Arial" w:hAnsi="Arial" w:cs="Arial"/>
        </w:rPr>
        <w:fldChar w:fldCharType="begin"/>
      </w:r>
      <w:r>
        <w:rPr>
          <w:rFonts w:ascii="Arial" w:hAnsi="Arial" w:cs="Arial"/>
        </w:rPr>
        <w:instrText xml:space="preserve"> PAGEREF _Toc515342006 \h </w:instrText>
      </w:r>
      <w:r>
        <w:rPr>
          <w:rFonts w:ascii="Arial" w:hAnsi="Arial" w:cs="Arial"/>
        </w:rPr>
        <w:fldChar w:fldCharType="separate"/>
      </w:r>
      <w:r>
        <w:rPr>
          <w:rFonts w:ascii="Arial" w:hAnsi="Arial" w:cs="Arial"/>
        </w:rPr>
        <w:t xml:space="preserve">66</w:t>
      </w:r>
      <w:r>
        <w:rPr>
          <w:rFonts w:ascii="Arial" w:hAnsi="Arial" w:cs="Arial"/>
        </w:rPr>
        <w:fldChar w:fldCharType="end"/>
      </w:r>
      <w:r/>
    </w:p>
    <w:p>
      <w:pPr>
        <w:spacing w:lineRule="auto" w:line="360"/>
        <w:rPr>
          <w:rFonts w:ascii="Arial" w:hAnsi="Arial" w:cs="Arial"/>
        </w:rPr>
      </w:pPr>
      <w:r>
        <w:rPr>
          <w:rFonts w:ascii="Arial" w:hAnsi="Arial" w:cs="Arial"/>
        </w:rPr>
        <w:fldChar w:fldCharType="end"/>
      </w:r>
      <w:r>
        <w:rPr>
          <w:rFonts w:ascii="Arial" w:hAnsi="Arial" w:cs="Arial"/>
        </w:rPr>
        <w:br w:type="page"/>
      </w:r>
      <w:r/>
    </w:p>
    <w:p>
      <w:pPr>
        <w:pStyle w:val="193"/>
        <w:jc w:val="center"/>
        <w:rPr>
          <w:rStyle w:val="260"/>
          <w:rFonts w:ascii="Arial" w:hAnsi="Arial" w:cs="Arial"/>
          <w:b/>
          <w:color w:val="auto"/>
          <w:sz w:val="24"/>
        </w:rPr>
      </w:pPr>
      <w:r/>
      <w:bookmarkStart w:id="12" w:name="_Toc514432808"/>
      <w:r/>
      <w:bookmarkStart w:id="13" w:name="_Toc514433011"/>
      <w:r/>
      <w:bookmarkStart w:id="14" w:name="_Toc514917067"/>
      <w:r/>
      <w:bookmarkStart w:id="15" w:name="_Toc514917516"/>
      <w:r/>
      <w:bookmarkStart w:id="16" w:name="_Toc514918053"/>
      <w:r/>
      <w:bookmarkStart w:id="17" w:name="_Toc514918104"/>
      <w:r/>
      <w:bookmarkStart w:id="18" w:name="_Toc514919060"/>
      <w:r/>
      <w:bookmarkStart w:id="19" w:name="_Toc514919622"/>
      <w:r/>
      <w:bookmarkStart w:id="20" w:name="_Toc515021249"/>
      <w:r/>
      <w:bookmarkStart w:id="21" w:name="_Toc515337300"/>
      <w:r>
        <w:rPr>
          <w:rStyle w:val="260"/>
          <w:rFonts w:ascii="Arial" w:hAnsi="Arial" w:cs="Arial"/>
          <w:b/>
          <w:color w:val="auto"/>
          <w:sz w:val="24"/>
        </w:rPr>
        <w:t xml:space="preserve">LISTA DE </w:t>
      </w:r>
      <w:bookmarkEnd w:id="12"/>
      <w:r/>
      <w:bookmarkEnd w:id="13"/>
      <w:r/>
      <w:bookmarkEnd w:id="14"/>
      <w:r/>
      <w:bookmarkEnd w:id="15"/>
      <w:r/>
      <w:bookmarkEnd w:id="16"/>
      <w:r/>
      <w:bookmarkEnd w:id="17"/>
      <w:r/>
      <w:bookmarkEnd w:id="18"/>
      <w:r/>
      <w:bookmarkEnd w:id="19"/>
      <w:r>
        <w:rPr>
          <w:rStyle w:val="260"/>
          <w:rFonts w:ascii="Arial" w:hAnsi="Arial" w:cs="Arial"/>
          <w:b/>
          <w:color w:val="auto"/>
          <w:sz w:val="24"/>
        </w:rPr>
        <w:t xml:space="preserve">QUADROS</w:t>
      </w:r>
      <w:bookmarkEnd w:id="20"/>
      <w:r/>
      <w:bookmarkEnd w:id="21"/>
      <w:r/>
      <w:r/>
    </w:p>
    <w:p>
      <w:pPr>
        <w:pStyle w:val="279"/>
        <w:spacing w:lineRule="auto" w:line="360"/>
        <w:rPr>
          <w:rFonts w:ascii="Arial" w:hAnsi="Arial" w:cs="Arial"/>
        </w:rPr>
      </w:pPr>
      <w:r>
        <w:rPr>
          <w:rFonts w:ascii="Arial" w:hAnsi="Arial" w:cs="Arial"/>
        </w:rPr>
      </w:r>
      <w:r/>
    </w:p>
    <w:p>
      <w:pPr>
        <w:pStyle w:val="306"/>
        <w:spacing w:lineRule="auto" w:line="360"/>
        <w:tabs>
          <w:tab w:val="right" w:pos="9061" w:leader="dot"/>
        </w:tabs>
        <w:rPr>
          <w:rFonts w:ascii="Arial" w:hAnsi="Arial" w:cs="Arial" w:eastAsia="Calibri"/>
          <w:color w:val="auto"/>
          <w:lang w:eastAsia="pt-BR"/>
        </w:rPr>
      </w:pPr>
      <w:r>
        <w:rPr>
          <w:rFonts w:ascii="Arial" w:hAnsi="Arial" w:cs="Arial"/>
        </w:rPr>
        <w:fldChar w:fldCharType="begin"/>
      </w:r>
      <w:r>
        <w:rPr>
          <w:rFonts w:ascii="Arial" w:hAnsi="Arial" w:cs="Arial"/>
        </w:rPr>
        <w:instrText xml:space="preserve"> TOC \c "Tabela" </w:instrText>
      </w:r>
      <w:r>
        <w:rPr>
          <w:rFonts w:ascii="Arial" w:hAnsi="Arial" w:cs="Arial"/>
        </w:rPr>
        <w:fldChar w:fldCharType="separate"/>
      </w:r>
      <w:r>
        <w:rPr>
          <w:rFonts w:ascii="Arial" w:hAnsi="Arial" w:cs="Arial"/>
          <w:color w:val="auto"/>
        </w:rPr>
        <w:t xml:space="preserve">Tabela 1-Dificuldade de Captação e Manutenção dos Alunos</w:t>
      </w:r>
      <w:r>
        <w:rPr>
          <w:rFonts w:ascii="Arial" w:hAnsi="Arial" w:cs="Arial"/>
        </w:rPr>
        <w:tab/>
      </w:r>
      <w:r>
        <w:rPr>
          <w:rFonts w:ascii="Arial" w:hAnsi="Arial" w:cs="Arial"/>
        </w:rPr>
        <w:fldChar w:fldCharType="begin"/>
      </w:r>
      <w:r>
        <w:rPr>
          <w:rFonts w:ascii="Arial" w:hAnsi="Arial" w:cs="Arial"/>
        </w:rPr>
        <w:instrText xml:space="preserve"> PAGEREF _Toc515021186 \h </w:instrText>
      </w:r>
      <w:r>
        <w:rPr>
          <w:rFonts w:ascii="Arial" w:hAnsi="Arial" w:cs="Arial"/>
        </w:rPr>
        <w:fldChar w:fldCharType="separate"/>
      </w:r>
      <w:r>
        <w:rPr>
          <w:rFonts w:ascii="Arial" w:hAnsi="Arial" w:cs="Arial"/>
        </w:rPr>
        <w:t xml:space="preserve">21</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2-Desconhecimento acerca da existência da empresa</w:t>
      </w:r>
      <w:r>
        <w:rPr>
          <w:rFonts w:ascii="Arial" w:hAnsi="Arial" w:cs="Arial"/>
        </w:rPr>
        <w:tab/>
      </w:r>
      <w:r>
        <w:rPr>
          <w:rFonts w:ascii="Arial" w:hAnsi="Arial" w:cs="Arial"/>
        </w:rPr>
        <w:fldChar w:fldCharType="begin"/>
      </w:r>
      <w:r>
        <w:rPr>
          <w:rFonts w:ascii="Arial" w:hAnsi="Arial" w:cs="Arial"/>
        </w:rPr>
        <w:instrText xml:space="preserve"> PAGEREF _Toc515021187 \h </w:instrText>
      </w:r>
      <w:r>
        <w:rPr>
          <w:rFonts w:ascii="Arial" w:hAnsi="Arial" w:cs="Arial"/>
        </w:rPr>
        <w:fldChar w:fldCharType="separate"/>
      </w:r>
      <w:r>
        <w:rPr>
          <w:rFonts w:ascii="Arial" w:hAnsi="Arial" w:cs="Arial"/>
        </w:rPr>
        <w:t xml:space="preserve">21</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3-Dificuldades de entrar em contato com a empresa</w:t>
      </w:r>
      <w:r>
        <w:rPr>
          <w:rFonts w:ascii="Arial" w:hAnsi="Arial" w:cs="Arial"/>
        </w:rPr>
        <w:tab/>
      </w:r>
      <w:r>
        <w:rPr>
          <w:rFonts w:ascii="Arial" w:hAnsi="Arial" w:cs="Arial"/>
        </w:rPr>
        <w:fldChar w:fldCharType="begin"/>
      </w:r>
      <w:r>
        <w:rPr>
          <w:rFonts w:ascii="Arial" w:hAnsi="Arial" w:cs="Arial"/>
        </w:rPr>
        <w:instrText xml:space="preserve"> PAGEREF _Toc515021188 \h </w:instrText>
      </w:r>
      <w:r>
        <w:rPr>
          <w:rFonts w:ascii="Arial" w:hAnsi="Arial" w:cs="Arial"/>
        </w:rPr>
        <w:fldChar w:fldCharType="separate"/>
      </w:r>
      <w:r>
        <w:rPr>
          <w:rFonts w:ascii="Arial" w:hAnsi="Arial" w:cs="Arial"/>
        </w:rPr>
        <w:t xml:space="preserve">21</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4-Clientes não conseguem efetuar a compra de apostilas</w:t>
      </w:r>
      <w:r>
        <w:rPr>
          <w:rFonts w:ascii="Arial" w:hAnsi="Arial" w:cs="Arial"/>
        </w:rPr>
        <w:tab/>
      </w:r>
      <w:r>
        <w:rPr>
          <w:rFonts w:ascii="Arial" w:hAnsi="Arial" w:cs="Arial"/>
        </w:rPr>
        <w:fldChar w:fldCharType="begin"/>
      </w:r>
      <w:r>
        <w:rPr>
          <w:rFonts w:ascii="Arial" w:hAnsi="Arial" w:cs="Arial"/>
        </w:rPr>
        <w:instrText xml:space="preserve"> PAGEREF _Toc515021189 \h </w:instrText>
      </w:r>
      <w:r>
        <w:rPr>
          <w:rFonts w:ascii="Arial" w:hAnsi="Arial" w:cs="Arial"/>
        </w:rPr>
        <w:fldChar w:fldCharType="separate"/>
      </w:r>
      <w:r>
        <w:rPr>
          <w:rFonts w:ascii="Arial" w:hAnsi="Arial" w:cs="Arial"/>
        </w:rPr>
        <w:t xml:space="preserve">21</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5-Necessidade constante do cliente se deslocar até a empresa</w:t>
      </w:r>
      <w:r>
        <w:rPr>
          <w:rFonts w:ascii="Arial" w:hAnsi="Arial" w:cs="Arial"/>
        </w:rPr>
        <w:tab/>
      </w:r>
      <w:r>
        <w:rPr>
          <w:rFonts w:ascii="Arial" w:hAnsi="Arial" w:cs="Arial"/>
        </w:rPr>
        <w:fldChar w:fldCharType="begin"/>
      </w:r>
      <w:r>
        <w:rPr>
          <w:rFonts w:ascii="Arial" w:hAnsi="Arial" w:cs="Arial"/>
        </w:rPr>
        <w:instrText xml:space="preserve"> PAGEREF _Toc515021190 \h </w:instrText>
      </w:r>
      <w:r>
        <w:rPr>
          <w:rFonts w:ascii="Arial" w:hAnsi="Arial" w:cs="Arial"/>
        </w:rPr>
        <w:fldChar w:fldCharType="separate"/>
      </w:r>
      <w:r>
        <w:rPr>
          <w:rFonts w:ascii="Arial" w:hAnsi="Arial" w:cs="Arial"/>
        </w:rPr>
        <w:t xml:space="preserve">22</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7-Falha na comunicação da marcação da prova, aula ou resultados do cliente</w:t>
      </w:r>
      <w:r>
        <w:rPr>
          <w:rFonts w:ascii="Arial" w:hAnsi="Arial" w:cs="Arial"/>
        </w:rPr>
        <w:tab/>
      </w:r>
      <w:r>
        <w:rPr>
          <w:rFonts w:ascii="Arial" w:hAnsi="Arial" w:cs="Arial"/>
        </w:rPr>
        <w:fldChar w:fldCharType="begin"/>
      </w:r>
      <w:r>
        <w:rPr>
          <w:rFonts w:ascii="Arial" w:hAnsi="Arial" w:cs="Arial"/>
        </w:rPr>
        <w:instrText xml:space="preserve"> PAGEREF _Toc515021191 \h </w:instrText>
      </w:r>
      <w:r>
        <w:rPr>
          <w:rFonts w:ascii="Arial" w:hAnsi="Arial" w:cs="Arial"/>
        </w:rPr>
        <w:fldChar w:fldCharType="separate"/>
      </w:r>
      <w:r>
        <w:rPr>
          <w:rFonts w:ascii="Arial" w:hAnsi="Arial" w:cs="Arial"/>
        </w:rPr>
        <w:t xml:space="preserve">22</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9-Cobrança indevida dos clientes</w:t>
      </w:r>
      <w:r>
        <w:rPr>
          <w:rFonts w:ascii="Arial" w:hAnsi="Arial" w:cs="Arial"/>
        </w:rPr>
        <w:tab/>
      </w:r>
      <w:r>
        <w:rPr>
          <w:rFonts w:ascii="Arial" w:hAnsi="Arial" w:cs="Arial"/>
        </w:rPr>
        <w:fldChar w:fldCharType="begin"/>
      </w:r>
      <w:r>
        <w:rPr>
          <w:rFonts w:ascii="Arial" w:hAnsi="Arial" w:cs="Arial"/>
        </w:rPr>
        <w:instrText xml:space="preserve"> PAGEREF _Toc515021192 \h </w:instrText>
      </w:r>
      <w:r>
        <w:rPr>
          <w:rFonts w:ascii="Arial" w:hAnsi="Arial" w:cs="Arial"/>
        </w:rPr>
        <w:fldChar w:fldCharType="separate"/>
      </w:r>
      <w:r>
        <w:rPr>
          <w:rFonts w:ascii="Arial" w:hAnsi="Arial" w:cs="Arial"/>
        </w:rPr>
        <w:t xml:space="preserve">22</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10-Demora na disponibilização dos resultados dos simulados</w:t>
      </w:r>
      <w:r>
        <w:rPr>
          <w:rFonts w:ascii="Arial" w:hAnsi="Arial" w:cs="Arial"/>
        </w:rPr>
        <w:tab/>
      </w:r>
      <w:r>
        <w:rPr>
          <w:rFonts w:ascii="Arial" w:hAnsi="Arial" w:cs="Arial"/>
        </w:rPr>
        <w:fldChar w:fldCharType="begin"/>
      </w:r>
      <w:r>
        <w:rPr>
          <w:rFonts w:ascii="Arial" w:hAnsi="Arial" w:cs="Arial"/>
        </w:rPr>
        <w:instrText xml:space="preserve"> PAGEREF _Toc515021193 \h </w:instrText>
      </w:r>
      <w:r>
        <w:rPr>
          <w:rFonts w:ascii="Arial" w:hAnsi="Arial" w:cs="Arial"/>
        </w:rPr>
        <w:fldChar w:fldCharType="separate"/>
      </w:r>
      <w:r>
        <w:rPr>
          <w:rFonts w:ascii="Arial" w:hAnsi="Arial" w:cs="Arial"/>
        </w:rPr>
        <w:t xml:space="preserve">22</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11-Expandir meio de contato com a empresa</w:t>
      </w:r>
      <w:r>
        <w:rPr>
          <w:rFonts w:ascii="Arial" w:hAnsi="Arial" w:cs="Arial"/>
        </w:rPr>
        <w:tab/>
      </w:r>
      <w:r>
        <w:rPr>
          <w:rFonts w:ascii="Arial" w:hAnsi="Arial" w:cs="Arial"/>
        </w:rPr>
        <w:fldChar w:fldCharType="begin"/>
      </w:r>
      <w:r>
        <w:rPr>
          <w:rFonts w:ascii="Arial" w:hAnsi="Arial" w:cs="Arial"/>
        </w:rPr>
        <w:instrText xml:space="preserve"> PAGEREF _Toc515021194 \h </w:instrText>
      </w:r>
      <w:r>
        <w:rPr>
          <w:rFonts w:ascii="Arial" w:hAnsi="Arial" w:cs="Arial"/>
        </w:rPr>
        <w:fldChar w:fldCharType="separate"/>
      </w:r>
      <w:r>
        <w:rPr>
          <w:rFonts w:ascii="Arial" w:hAnsi="Arial" w:cs="Arial"/>
        </w:rPr>
        <w:t xml:space="preserve">31</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12-Possibilitar a compra de apostilas pela internet</w:t>
      </w:r>
      <w:r>
        <w:rPr>
          <w:rFonts w:ascii="Arial" w:hAnsi="Arial" w:cs="Arial"/>
        </w:rPr>
        <w:tab/>
      </w:r>
      <w:r>
        <w:rPr>
          <w:rFonts w:ascii="Arial" w:hAnsi="Arial" w:cs="Arial"/>
        </w:rPr>
        <w:fldChar w:fldCharType="begin"/>
      </w:r>
      <w:r>
        <w:rPr>
          <w:rFonts w:ascii="Arial" w:hAnsi="Arial" w:cs="Arial"/>
        </w:rPr>
        <w:instrText xml:space="preserve"> PAGEREF _Toc515021195 \h </w:instrText>
      </w:r>
      <w:r>
        <w:rPr>
          <w:rFonts w:ascii="Arial" w:hAnsi="Arial" w:cs="Arial"/>
        </w:rPr>
        <w:fldChar w:fldCharType="separate"/>
      </w:r>
      <w:r>
        <w:rPr>
          <w:rFonts w:ascii="Arial" w:hAnsi="Arial" w:cs="Arial"/>
        </w:rPr>
        <w:t xml:space="preserve">31</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13-Diminuir a necessidade do cliente se deslocar até a empresa</w:t>
      </w:r>
      <w:r>
        <w:rPr>
          <w:rFonts w:ascii="Arial" w:hAnsi="Arial" w:cs="Arial"/>
        </w:rPr>
        <w:tab/>
      </w:r>
      <w:r>
        <w:rPr>
          <w:rFonts w:ascii="Arial" w:hAnsi="Arial" w:cs="Arial"/>
        </w:rPr>
        <w:fldChar w:fldCharType="begin"/>
      </w:r>
      <w:r>
        <w:rPr>
          <w:rFonts w:ascii="Arial" w:hAnsi="Arial" w:cs="Arial"/>
        </w:rPr>
        <w:instrText xml:space="preserve"> PAGEREF _Toc515021196 \h </w:instrText>
      </w:r>
      <w:r>
        <w:rPr>
          <w:rFonts w:ascii="Arial" w:hAnsi="Arial" w:cs="Arial"/>
        </w:rPr>
        <w:fldChar w:fldCharType="separate"/>
      </w:r>
      <w:r>
        <w:rPr>
          <w:rFonts w:ascii="Arial" w:hAnsi="Arial" w:cs="Arial"/>
        </w:rPr>
        <w:t xml:space="preserve">31</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14-Melhorar a comunicação de aula do cliente</w:t>
      </w:r>
      <w:r>
        <w:rPr>
          <w:rFonts w:ascii="Arial" w:hAnsi="Arial" w:cs="Arial"/>
        </w:rPr>
        <w:tab/>
      </w:r>
      <w:r>
        <w:rPr>
          <w:rFonts w:ascii="Arial" w:hAnsi="Arial" w:cs="Arial"/>
        </w:rPr>
        <w:fldChar w:fldCharType="begin"/>
      </w:r>
      <w:r>
        <w:rPr>
          <w:rFonts w:ascii="Arial" w:hAnsi="Arial" w:cs="Arial"/>
        </w:rPr>
        <w:instrText xml:space="preserve"> PAGEREF _Toc515021197 \h </w:instrText>
      </w:r>
      <w:r>
        <w:rPr>
          <w:rFonts w:ascii="Arial" w:hAnsi="Arial" w:cs="Arial"/>
        </w:rPr>
        <w:fldChar w:fldCharType="separate"/>
      </w:r>
      <w:r>
        <w:rPr>
          <w:rFonts w:ascii="Arial" w:hAnsi="Arial" w:cs="Arial"/>
        </w:rPr>
        <w:t xml:space="preserve">31</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16-Reduzir o tempo de comunicação dos resultados dos clientes</w:t>
      </w:r>
      <w:r>
        <w:rPr>
          <w:rFonts w:ascii="Arial" w:hAnsi="Arial" w:cs="Arial"/>
        </w:rPr>
        <w:tab/>
      </w:r>
      <w:r>
        <w:rPr>
          <w:rFonts w:ascii="Arial" w:hAnsi="Arial" w:cs="Arial"/>
        </w:rPr>
        <w:fldChar w:fldCharType="begin"/>
      </w:r>
      <w:r>
        <w:rPr>
          <w:rFonts w:ascii="Arial" w:hAnsi="Arial" w:cs="Arial"/>
        </w:rPr>
        <w:instrText xml:space="preserve"> PAGEREF _Toc515021198 \h </w:instrText>
      </w:r>
      <w:r>
        <w:rPr>
          <w:rFonts w:ascii="Arial" w:hAnsi="Arial" w:cs="Arial"/>
        </w:rPr>
        <w:fldChar w:fldCharType="separate"/>
      </w:r>
      <w:r>
        <w:rPr>
          <w:rFonts w:ascii="Arial" w:hAnsi="Arial" w:cs="Arial"/>
        </w:rPr>
        <w:t xml:space="preserve">32</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17-Reduzir tempo para disponibilização dos resultados dos simulados</w:t>
      </w:r>
      <w:r>
        <w:rPr>
          <w:rFonts w:ascii="Arial" w:hAnsi="Arial" w:cs="Arial"/>
        </w:rPr>
        <w:tab/>
      </w:r>
      <w:r>
        <w:rPr>
          <w:rFonts w:ascii="Arial" w:hAnsi="Arial" w:cs="Arial"/>
        </w:rPr>
        <w:fldChar w:fldCharType="begin"/>
      </w:r>
      <w:r>
        <w:rPr>
          <w:rFonts w:ascii="Arial" w:hAnsi="Arial" w:cs="Arial"/>
        </w:rPr>
        <w:instrText xml:space="preserve"> PAGEREF _Toc515021199 \h </w:instrText>
      </w:r>
      <w:r>
        <w:rPr>
          <w:rFonts w:ascii="Arial" w:hAnsi="Arial" w:cs="Arial"/>
        </w:rPr>
        <w:fldChar w:fldCharType="separate"/>
      </w:r>
      <w:r>
        <w:rPr>
          <w:rFonts w:ascii="Arial" w:hAnsi="Arial" w:cs="Arial"/>
        </w:rPr>
        <w:t xml:space="preserve">32</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18-Gerar gráfico de lucro dos serviços</w:t>
      </w:r>
      <w:r>
        <w:rPr>
          <w:rFonts w:ascii="Arial" w:hAnsi="Arial" w:cs="Arial"/>
        </w:rPr>
        <w:tab/>
      </w:r>
      <w:r>
        <w:rPr>
          <w:rFonts w:ascii="Arial" w:hAnsi="Arial" w:cs="Arial"/>
        </w:rPr>
        <w:fldChar w:fldCharType="begin"/>
      </w:r>
      <w:r>
        <w:rPr>
          <w:rFonts w:ascii="Arial" w:hAnsi="Arial" w:cs="Arial"/>
        </w:rPr>
        <w:instrText xml:space="preserve"> PAGEREF _Toc515021200 \h </w:instrText>
      </w:r>
      <w:r>
        <w:rPr>
          <w:rFonts w:ascii="Arial" w:hAnsi="Arial" w:cs="Arial"/>
        </w:rPr>
        <w:fldChar w:fldCharType="separate"/>
      </w:r>
      <w:r>
        <w:rPr>
          <w:rFonts w:ascii="Arial" w:hAnsi="Arial" w:cs="Arial"/>
        </w:rPr>
        <w:t xml:space="preserve">32</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19-Descrição do coordenador administrativo</w:t>
      </w:r>
      <w:r>
        <w:rPr>
          <w:rFonts w:ascii="Arial" w:hAnsi="Arial" w:cs="Arial"/>
        </w:rPr>
        <w:tab/>
      </w:r>
      <w:r>
        <w:rPr>
          <w:rFonts w:ascii="Arial" w:hAnsi="Arial" w:cs="Arial"/>
        </w:rPr>
        <w:fldChar w:fldCharType="begin"/>
      </w:r>
      <w:r>
        <w:rPr>
          <w:rFonts w:ascii="Arial" w:hAnsi="Arial" w:cs="Arial"/>
        </w:rPr>
        <w:instrText xml:space="preserve"> PAGEREF _Toc515021201 \h </w:instrText>
      </w:r>
      <w:r>
        <w:rPr>
          <w:rFonts w:ascii="Arial" w:hAnsi="Arial" w:cs="Arial"/>
        </w:rPr>
        <w:fldChar w:fldCharType="separate"/>
      </w:r>
      <w:r>
        <w:rPr>
          <w:rFonts w:ascii="Arial" w:hAnsi="Arial" w:cs="Arial"/>
        </w:rPr>
        <w:t xml:space="preserve">34</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20-Descrição do cliente</w:t>
      </w:r>
      <w:r>
        <w:rPr>
          <w:rFonts w:ascii="Arial" w:hAnsi="Arial" w:cs="Arial"/>
        </w:rPr>
        <w:tab/>
      </w:r>
      <w:r>
        <w:rPr>
          <w:rFonts w:ascii="Arial" w:hAnsi="Arial" w:cs="Arial"/>
        </w:rPr>
        <w:fldChar w:fldCharType="begin"/>
      </w:r>
      <w:r>
        <w:rPr>
          <w:rFonts w:ascii="Arial" w:hAnsi="Arial" w:cs="Arial"/>
        </w:rPr>
        <w:instrText xml:space="preserve"> PAGEREF _Toc515021202 \h </w:instrText>
      </w:r>
      <w:r>
        <w:rPr>
          <w:rFonts w:ascii="Arial" w:hAnsi="Arial" w:cs="Arial"/>
        </w:rPr>
        <w:fldChar w:fldCharType="separate"/>
      </w:r>
      <w:r>
        <w:rPr>
          <w:rFonts w:ascii="Arial" w:hAnsi="Arial" w:cs="Arial"/>
        </w:rPr>
        <w:t xml:space="preserve">34</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21-Cronograma do projeto final 1</w:t>
      </w:r>
      <w:r>
        <w:rPr>
          <w:rFonts w:ascii="Arial" w:hAnsi="Arial" w:cs="Arial"/>
        </w:rPr>
        <w:tab/>
      </w:r>
      <w:r>
        <w:rPr>
          <w:rFonts w:ascii="Arial" w:hAnsi="Arial" w:cs="Arial"/>
        </w:rPr>
        <w:fldChar w:fldCharType="begin"/>
      </w:r>
      <w:r>
        <w:rPr>
          <w:rFonts w:ascii="Arial" w:hAnsi="Arial" w:cs="Arial"/>
        </w:rPr>
        <w:instrText xml:space="preserve"> PAGEREF _Toc515021203 \h </w:instrText>
      </w:r>
      <w:r>
        <w:rPr>
          <w:rFonts w:ascii="Arial" w:hAnsi="Arial" w:cs="Arial"/>
        </w:rPr>
        <w:fldChar w:fldCharType="separate"/>
      </w:r>
      <w:r>
        <w:rPr>
          <w:rFonts w:ascii="Arial" w:hAnsi="Arial" w:cs="Arial"/>
        </w:rPr>
        <w:t xml:space="preserve">36</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22-Cronograma do projeto final 2</w:t>
      </w:r>
      <w:r>
        <w:rPr>
          <w:rFonts w:ascii="Arial" w:hAnsi="Arial" w:cs="Arial"/>
        </w:rPr>
        <w:tab/>
      </w:r>
      <w:r>
        <w:rPr>
          <w:rFonts w:ascii="Arial" w:hAnsi="Arial" w:cs="Arial"/>
        </w:rPr>
        <w:fldChar w:fldCharType="begin"/>
      </w:r>
      <w:r>
        <w:rPr>
          <w:rFonts w:ascii="Arial" w:hAnsi="Arial" w:cs="Arial"/>
        </w:rPr>
        <w:instrText xml:space="preserve"> PAGEREF _Toc515021204 \h </w:instrText>
      </w:r>
      <w:r>
        <w:rPr>
          <w:rFonts w:ascii="Arial" w:hAnsi="Arial" w:cs="Arial"/>
        </w:rPr>
        <w:fldChar w:fldCharType="separate"/>
      </w:r>
      <w:r>
        <w:rPr>
          <w:rFonts w:ascii="Arial" w:hAnsi="Arial" w:cs="Arial"/>
        </w:rPr>
        <w:t xml:space="preserve">37</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23-Matriz de riscos</w:t>
      </w:r>
      <w:r>
        <w:rPr>
          <w:rFonts w:ascii="Arial" w:hAnsi="Arial" w:cs="Arial"/>
        </w:rPr>
        <w:tab/>
      </w:r>
      <w:r>
        <w:rPr>
          <w:rFonts w:ascii="Arial" w:hAnsi="Arial" w:cs="Arial"/>
        </w:rPr>
        <w:fldChar w:fldCharType="begin"/>
      </w:r>
      <w:r>
        <w:rPr>
          <w:rFonts w:ascii="Arial" w:hAnsi="Arial" w:cs="Arial"/>
        </w:rPr>
        <w:instrText xml:space="preserve"> PAGEREF _Toc515021205 \h </w:instrText>
      </w:r>
      <w:r>
        <w:rPr>
          <w:rFonts w:ascii="Arial" w:hAnsi="Arial" w:cs="Arial"/>
        </w:rPr>
        <w:fldChar w:fldCharType="separate"/>
      </w:r>
      <w:r>
        <w:rPr>
          <w:rFonts w:ascii="Arial" w:hAnsi="Arial" w:cs="Arial"/>
        </w:rPr>
        <w:t xml:space="preserve">38</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24-Requisitos de manter apostila</w:t>
      </w:r>
      <w:r>
        <w:rPr>
          <w:rFonts w:ascii="Arial" w:hAnsi="Arial" w:cs="Arial"/>
        </w:rPr>
        <w:tab/>
      </w:r>
      <w:r>
        <w:rPr>
          <w:rFonts w:ascii="Arial" w:hAnsi="Arial" w:cs="Arial"/>
        </w:rPr>
        <w:fldChar w:fldCharType="begin"/>
      </w:r>
      <w:r>
        <w:rPr>
          <w:rFonts w:ascii="Arial" w:hAnsi="Arial" w:cs="Arial"/>
        </w:rPr>
        <w:instrText xml:space="preserve"> PAGEREF _Toc515021206 \h </w:instrText>
      </w:r>
      <w:r>
        <w:rPr>
          <w:rFonts w:ascii="Arial" w:hAnsi="Arial" w:cs="Arial"/>
        </w:rPr>
        <w:fldChar w:fldCharType="separate"/>
      </w:r>
      <w:r>
        <w:rPr>
          <w:rFonts w:ascii="Arial" w:hAnsi="Arial" w:cs="Arial"/>
        </w:rPr>
        <w:t xml:space="preserve">39</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25-Requisitos de manter serviços</w:t>
      </w:r>
      <w:r>
        <w:rPr>
          <w:rFonts w:ascii="Arial" w:hAnsi="Arial" w:cs="Arial"/>
        </w:rPr>
        <w:tab/>
      </w:r>
      <w:r>
        <w:rPr>
          <w:rFonts w:ascii="Arial" w:hAnsi="Arial" w:cs="Arial"/>
        </w:rPr>
        <w:fldChar w:fldCharType="begin"/>
      </w:r>
      <w:r>
        <w:rPr>
          <w:rFonts w:ascii="Arial" w:hAnsi="Arial" w:cs="Arial"/>
        </w:rPr>
        <w:instrText xml:space="preserve"> PAGEREF _Toc515021207 \h </w:instrText>
      </w:r>
      <w:r>
        <w:rPr>
          <w:rFonts w:ascii="Arial" w:hAnsi="Arial" w:cs="Arial"/>
        </w:rPr>
        <w:fldChar w:fldCharType="separate"/>
      </w:r>
      <w:r>
        <w:rPr>
          <w:rFonts w:ascii="Arial" w:hAnsi="Arial" w:cs="Arial"/>
        </w:rPr>
        <w:t xml:space="preserve">39</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26-Requisitos de postar resultado da prova</w:t>
      </w:r>
      <w:r>
        <w:rPr>
          <w:rFonts w:ascii="Arial" w:hAnsi="Arial" w:cs="Arial"/>
        </w:rPr>
        <w:tab/>
      </w:r>
      <w:r>
        <w:rPr>
          <w:rFonts w:ascii="Arial" w:hAnsi="Arial" w:cs="Arial"/>
        </w:rPr>
        <w:fldChar w:fldCharType="begin"/>
      </w:r>
      <w:r>
        <w:rPr>
          <w:rFonts w:ascii="Arial" w:hAnsi="Arial" w:cs="Arial"/>
        </w:rPr>
        <w:instrText xml:space="preserve"> PAGEREF _Toc515021208 \h </w:instrText>
      </w:r>
      <w:r>
        <w:rPr>
          <w:rFonts w:ascii="Arial" w:hAnsi="Arial" w:cs="Arial"/>
        </w:rPr>
        <w:fldChar w:fldCharType="separate"/>
      </w:r>
      <w:r>
        <w:rPr>
          <w:rFonts w:ascii="Arial" w:hAnsi="Arial" w:cs="Arial"/>
        </w:rPr>
        <w:t xml:space="preserve">39</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27-Requisitos de realizar compra de apostila</w:t>
      </w:r>
      <w:r>
        <w:rPr>
          <w:rFonts w:ascii="Arial" w:hAnsi="Arial" w:cs="Arial"/>
        </w:rPr>
        <w:tab/>
      </w:r>
      <w:r>
        <w:rPr>
          <w:rFonts w:ascii="Arial" w:hAnsi="Arial" w:cs="Arial"/>
        </w:rPr>
        <w:fldChar w:fldCharType="begin"/>
      </w:r>
      <w:r>
        <w:rPr>
          <w:rFonts w:ascii="Arial" w:hAnsi="Arial" w:cs="Arial"/>
        </w:rPr>
        <w:instrText xml:space="preserve"> PAGEREF _Toc515021209 \h </w:instrText>
      </w:r>
      <w:r>
        <w:rPr>
          <w:rFonts w:ascii="Arial" w:hAnsi="Arial" w:cs="Arial"/>
        </w:rPr>
        <w:fldChar w:fldCharType="separate"/>
      </w:r>
      <w:r>
        <w:rPr>
          <w:rFonts w:ascii="Arial" w:hAnsi="Arial" w:cs="Arial"/>
        </w:rPr>
        <w:t xml:space="preserve">40</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28-Requisitos de realizar requisição de serviços</w:t>
      </w:r>
      <w:r>
        <w:rPr>
          <w:rFonts w:ascii="Arial" w:hAnsi="Arial" w:cs="Arial"/>
        </w:rPr>
        <w:tab/>
      </w:r>
      <w:r>
        <w:rPr>
          <w:rFonts w:ascii="Arial" w:hAnsi="Arial" w:cs="Arial"/>
        </w:rPr>
        <w:fldChar w:fldCharType="begin"/>
      </w:r>
      <w:r>
        <w:rPr>
          <w:rFonts w:ascii="Arial" w:hAnsi="Arial" w:cs="Arial"/>
        </w:rPr>
        <w:instrText xml:space="preserve"> PAGEREF _Toc515021210 \h </w:instrText>
      </w:r>
      <w:r>
        <w:rPr>
          <w:rFonts w:ascii="Arial" w:hAnsi="Arial" w:cs="Arial"/>
        </w:rPr>
        <w:fldChar w:fldCharType="separate"/>
      </w:r>
      <w:r>
        <w:rPr>
          <w:rFonts w:ascii="Arial" w:hAnsi="Arial" w:cs="Arial"/>
        </w:rPr>
        <w:t xml:space="preserve">40</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29-Requisitos de realizar simulado</w:t>
      </w:r>
      <w:r>
        <w:rPr>
          <w:rFonts w:ascii="Arial" w:hAnsi="Arial" w:cs="Arial"/>
        </w:rPr>
        <w:tab/>
      </w:r>
      <w:r>
        <w:rPr>
          <w:rFonts w:ascii="Arial" w:hAnsi="Arial" w:cs="Arial"/>
        </w:rPr>
        <w:fldChar w:fldCharType="begin"/>
      </w:r>
      <w:r>
        <w:rPr>
          <w:rFonts w:ascii="Arial" w:hAnsi="Arial" w:cs="Arial"/>
        </w:rPr>
        <w:instrText xml:space="preserve"> PAGEREF _Toc515021211 \h </w:instrText>
      </w:r>
      <w:r>
        <w:rPr>
          <w:rFonts w:ascii="Arial" w:hAnsi="Arial" w:cs="Arial"/>
        </w:rPr>
        <w:fldChar w:fldCharType="separate"/>
      </w:r>
      <w:r>
        <w:rPr>
          <w:rFonts w:ascii="Arial" w:hAnsi="Arial" w:cs="Arial"/>
        </w:rPr>
        <w:t xml:space="preserve">40</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30-Requisitos de agendar prova</w:t>
      </w:r>
      <w:r>
        <w:rPr>
          <w:rFonts w:ascii="Arial" w:hAnsi="Arial" w:cs="Arial"/>
        </w:rPr>
        <w:tab/>
      </w:r>
      <w:r>
        <w:rPr>
          <w:rFonts w:ascii="Arial" w:hAnsi="Arial" w:cs="Arial"/>
        </w:rPr>
        <w:fldChar w:fldCharType="begin"/>
      </w:r>
      <w:r>
        <w:rPr>
          <w:rFonts w:ascii="Arial" w:hAnsi="Arial" w:cs="Arial"/>
        </w:rPr>
        <w:instrText xml:space="preserve"> PAGEREF _Toc515021212 \h </w:instrText>
      </w:r>
      <w:r>
        <w:rPr>
          <w:rFonts w:ascii="Arial" w:hAnsi="Arial" w:cs="Arial"/>
        </w:rPr>
        <w:fldChar w:fldCharType="separate"/>
      </w:r>
      <w:r>
        <w:rPr>
          <w:rFonts w:ascii="Arial" w:hAnsi="Arial" w:cs="Arial"/>
        </w:rPr>
        <w:t xml:space="preserve">40</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31-Requisitos de agendar aulas</w:t>
      </w:r>
      <w:r>
        <w:rPr>
          <w:rFonts w:ascii="Arial" w:hAnsi="Arial" w:cs="Arial"/>
        </w:rPr>
        <w:tab/>
      </w:r>
      <w:r>
        <w:rPr>
          <w:rFonts w:ascii="Arial" w:hAnsi="Arial" w:cs="Arial"/>
        </w:rPr>
        <w:fldChar w:fldCharType="begin"/>
      </w:r>
      <w:r>
        <w:rPr>
          <w:rFonts w:ascii="Arial" w:hAnsi="Arial" w:cs="Arial"/>
        </w:rPr>
        <w:instrText xml:space="preserve"> PAGEREF _Toc515021213 \h </w:instrText>
      </w:r>
      <w:r>
        <w:rPr>
          <w:rFonts w:ascii="Arial" w:hAnsi="Arial" w:cs="Arial"/>
        </w:rPr>
        <w:fldChar w:fldCharType="separate"/>
      </w:r>
      <w:r>
        <w:rPr>
          <w:rFonts w:ascii="Arial" w:hAnsi="Arial" w:cs="Arial"/>
        </w:rPr>
        <w:t xml:space="preserve">41</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32-Gerar Gráfico de Desempenho</w:t>
      </w:r>
      <w:r>
        <w:rPr>
          <w:rFonts w:ascii="Arial" w:hAnsi="Arial" w:cs="Arial"/>
        </w:rPr>
        <w:tab/>
      </w:r>
      <w:r>
        <w:rPr>
          <w:rFonts w:ascii="Arial" w:hAnsi="Arial" w:cs="Arial"/>
        </w:rPr>
        <w:fldChar w:fldCharType="begin"/>
      </w:r>
      <w:r>
        <w:rPr>
          <w:rFonts w:ascii="Arial" w:hAnsi="Arial" w:cs="Arial"/>
        </w:rPr>
        <w:instrText xml:space="preserve"> PAGEREF _Toc515021214 \h </w:instrText>
      </w:r>
      <w:r>
        <w:rPr>
          <w:rFonts w:ascii="Arial" w:hAnsi="Arial" w:cs="Arial"/>
        </w:rPr>
        <w:fldChar w:fldCharType="separate"/>
      </w:r>
      <w:r>
        <w:rPr>
          <w:rFonts w:ascii="Arial" w:hAnsi="Arial" w:cs="Arial"/>
        </w:rPr>
        <w:t xml:space="preserve">41</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33-Gerar Gráfico de Lucro</w:t>
      </w:r>
      <w:r>
        <w:rPr>
          <w:rFonts w:ascii="Arial" w:hAnsi="Arial" w:cs="Arial"/>
        </w:rPr>
        <w:tab/>
      </w:r>
      <w:r>
        <w:rPr>
          <w:rFonts w:ascii="Arial" w:hAnsi="Arial" w:cs="Arial"/>
        </w:rPr>
        <w:fldChar w:fldCharType="begin"/>
      </w:r>
      <w:r>
        <w:rPr>
          <w:rFonts w:ascii="Arial" w:hAnsi="Arial" w:cs="Arial"/>
        </w:rPr>
        <w:instrText xml:space="preserve"> PAGEREF _Toc515021215 \h </w:instrText>
      </w:r>
      <w:r>
        <w:rPr>
          <w:rFonts w:ascii="Arial" w:hAnsi="Arial" w:cs="Arial"/>
        </w:rPr>
        <w:fldChar w:fldCharType="separate"/>
      </w:r>
      <w:r>
        <w:rPr>
          <w:rFonts w:ascii="Arial" w:hAnsi="Arial" w:cs="Arial"/>
        </w:rPr>
        <w:t xml:space="preserve">41</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34-Requisito de dados 1</w:t>
      </w:r>
      <w:r>
        <w:rPr>
          <w:rFonts w:ascii="Arial" w:hAnsi="Arial" w:cs="Arial"/>
        </w:rPr>
        <w:tab/>
      </w:r>
      <w:r>
        <w:rPr>
          <w:rFonts w:ascii="Arial" w:hAnsi="Arial" w:cs="Arial"/>
        </w:rPr>
        <w:fldChar w:fldCharType="begin"/>
      </w:r>
      <w:r>
        <w:rPr>
          <w:rFonts w:ascii="Arial" w:hAnsi="Arial" w:cs="Arial"/>
        </w:rPr>
        <w:instrText xml:space="preserve"> PAGEREF _Toc515021216 \h </w:instrText>
      </w:r>
      <w:r>
        <w:rPr>
          <w:rFonts w:ascii="Arial" w:hAnsi="Arial" w:cs="Arial"/>
        </w:rPr>
        <w:fldChar w:fldCharType="separate"/>
      </w:r>
      <w:r>
        <w:rPr>
          <w:rFonts w:ascii="Arial" w:hAnsi="Arial" w:cs="Arial"/>
        </w:rPr>
        <w:t xml:space="preserve">42</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35-Requisito de dados 2</w:t>
      </w:r>
      <w:r>
        <w:rPr>
          <w:rFonts w:ascii="Arial" w:hAnsi="Arial" w:cs="Arial"/>
        </w:rPr>
        <w:tab/>
      </w:r>
      <w:r>
        <w:rPr>
          <w:rFonts w:ascii="Arial" w:hAnsi="Arial" w:cs="Arial"/>
        </w:rPr>
        <w:fldChar w:fldCharType="begin"/>
      </w:r>
      <w:r>
        <w:rPr>
          <w:rFonts w:ascii="Arial" w:hAnsi="Arial" w:cs="Arial"/>
        </w:rPr>
        <w:instrText xml:space="preserve"> PAGEREF _Toc515021217 \h </w:instrText>
      </w:r>
      <w:r>
        <w:rPr>
          <w:rFonts w:ascii="Arial" w:hAnsi="Arial" w:cs="Arial"/>
        </w:rPr>
        <w:fldChar w:fldCharType="separate"/>
      </w:r>
      <w:r>
        <w:rPr>
          <w:rFonts w:ascii="Arial" w:hAnsi="Arial" w:cs="Arial"/>
        </w:rPr>
        <w:t xml:space="preserve">42</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36-Requisito de dados 3</w:t>
      </w:r>
      <w:r>
        <w:rPr>
          <w:rFonts w:ascii="Arial" w:hAnsi="Arial" w:cs="Arial"/>
        </w:rPr>
        <w:tab/>
      </w:r>
      <w:r>
        <w:rPr>
          <w:rFonts w:ascii="Arial" w:hAnsi="Arial" w:cs="Arial"/>
        </w:rPr>
        <w:fldChar w:fldCharType="begin"/>
      </w:r>
      <w:r>
        <w:rPr>
          <w:rFonts w:ascii="Arial" w:hAnsi="Arial" w:cs="Arial"/>
        </w:rPr>
        <w:instrText xml:space="preserve"> PAGEREF _Toc515021218 \h </w:instrText>
      </w:r>
      <w:r>
        <w:rPr>
          <w:rFonts w:ascii="Arial" w:hAnsi="Arial" w:cs="Arial"/>
        </w:rPr>
        <w:fldChar w:fldCharType="separate"/>
      </w:r>
      <w:r>
        <w:rPr>
          <w:rFonts w:ascii="Arial" w:hAnsi="Arial" w:cs="Arial"/>
        </w:rPr>
        <w:t xml:space="preserve">42</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37-Requisito de dados 4</w:t>
      </w:r>
      <w:r>
        <w:rPr>
          <w:rFonts w:ascii="Arial" w:hAnsi="Arial" w:cs="Arial"/>
        </w:rPr>
        <w:tab/>
      </w:r>
      <w:r>
        <w:rPr>
          <w:rFonts w:ascii="Arial" w:hAnsi="Arial" w:cs="Arial"/>
        </w:rPr>
        <w:fldChar w:fldCharType="begin"/>
      </w:r>
      <w:r>
        <w:rPr>
          <w:rFonts w:ascii="Arial" w:hAnsi="Arial" w:cs="Arial"/>
        </w:rPr>
        <w:instrText xml:space="preserve"> PAGEREF _Toc515021219 \h </w:instrText>
      </w:r>
      <w:r>
        <w:rPr>
          <w:rFonts w:ascii="Arial" w:hAnsi="Arial" w:cs="Arial"/>
        </w:rPr>
        <w:fldChar w:fldCharType="separate"/>
      </w:r>
      <w:r>
        <w:rPr>
          <w:rFonts w:ascii="Arial" w:hAnsi="Arial" w:cs="Arial"/>
        </w:rPr>
        <w:t xml:space="preserve">43</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38-Requisito de dados 5</w:t>
      </w:r>
      <w:r>
        <w:rPr>
          <w:rFonts w:ascii="Arial" w:hAnsi="Arial" w:cs="Arial"/>
        </w:rPr>
        <w:tab/>
      </w:r>
      <w:r>
        <w:rPr>
          <w:rFonts w:ascii="Arial" w:hAnsi="Arial" w:cs="Arial"/>
        </w:rPr>
        <w:fldChar w:fldCharType="begin"/>
      </w:r>
      <w:r>
        <w:rPr>
          <w:rFonts w:ascii="Arial" w:hAnsi="Arial" w:cs="Arial"/>
        </w:rPr>
        <w:instrText xml:space="preserve"> PAGEREF _Toc515021220 \h </w:instrText>
      </w:r>
      <w:r>
        <w:rPr>
          <w:rFonts w:ascii="Arial" w:hAnsi="Arial" w:cs="Arial"/>
        </w:rPr>
        <w:fldChar w:fldCharType="separate"/>
      </w:r>
      <w:r>
        <w:rPr>
          <w:rFonts w:ascii="Arial" w:hAnsi="Arial" w:cs="Arial"/>
        </w:rPr>
        <w:t xml:space="preserve">43</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39-Requisito de dados 6</w:t>
      </w:r>
      <w:r>
        <w:rPr>
          <w:rFonts w:ascii="Arial" w:hAnsi="Arial" w:cs="Arial"/>
        </w:rPr>
        <w:tab/>
      </w:r>
      <w:r>
        <w:rPr>
          <w:rFonts w:ascii="Arial" w:hAnsi="Arial" w:cs="Arial"/>
        </w:rPr>
        <w:fldChar w:fldCharType="begin"/>
      </w:r>
      <w:r>
        <w:rPr>
          <w:rFonts w:ascii="Arial" w:hAnsi="Arial" w:cs="Arial"/>
        </w:rPr>
        <w:instrText xml:space="preserve"> PAGEREF _Toc515021221 \h </w:instrText>
      </w:r>
      <w:r>
        <w:rPr>
          <w:rFonts w:ascii="Arial" w:hAnsi="Arial" w:cs="Arial"/>
        </w:rPr>
        <w:fldChar w:fldCharType="separate"/>
      </w:r>
      <w:r>
        <w:rPr>
          <w:rFonts w:ascii="Arial" w:hAnsi="Arial" w:cs="Arial"/>
        </w:rPr>
        <w:t xml:space="preserve">43</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40-Requisito de dados 7</w:t>
      </w:r>
      <w:r>
        <w:rPr>
          <w:rFonts w:ascii="Arial" w:hAnsi="Arial" w:cs="Arial"/>
        </w:rPr>
        <w:tab/>
      </w:r>
      <w:r>
        <w:rPr>
          <w:rFonts w:ascii="Arial" w:hAnsi="Arial" w:cs="Arial"/>
        </w:rPr>
        <w:fldChar w:fldCharType="begin"/>
      </w:r>
      <w:r>
        <w:rPr>
          <w:rFonts w:ascii="Arial" w:hAnsi="Arial" w:cs="Arial"/>
        </w:rPr>
        <w:instrText xml:space="preserve"> PAGEREF _Toc515021222 \h </w:instrText>
      </w:r>
      <w:r>
        <w:rPr>
          <w:rFonts w:ascii="Arial" w:hAnsi="Arial" w:cs="Arial"/>
        </w:rPr>
        <w:fldChar w:fldCharType="separate"/>
      </w:r>
      <w:r>
        <w:rPr>
          <w:rFonts w:ascii="Arial" w:hAnsi="Arial" w:cs="Arial"/>
        </w:rPr>
        <w:t xml:space="preserve">44</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41-Requisito de dados 8</w:t>
      </w:r>
      <w:r>
        <w:rPr>
          <w:rFonts w:ascii="Arial" w:hAnsi="Arial" w:cs="Arial"/>
        </w:rPr>
        <w:tab/>
      </w:r>
      <w:r>
        <w:rPr>
          <w:rFonts w:ascii="Arial" w:hAnsi="Arial" w:cs="Arial"/>
        </w:rPr>
        <w:fldChar w:fldCharType="begin"/>
      </w:r>
      <w:r>
        <w:rPr>
          <w:rFonts w:ascii="Arial" w:hAnsi="Arial" w:cs="Arial"/>
        </w:rPr>
        <w:instrText xml:space="preserve"> PAGEREF _Toc515021223 \h </w:instrText>
      </w:r>
      <w:r>
        <w:rPr>
          <w:rFonts w:ascii="Arial" w:hAnsi="Arial" w:cs="Arial"/>
        </w:rPr>
        <w:fldChar w:fldCharType="separate"/>
      </w:r>
      <w:r>
        <w:rPr>
          <w:rFonts w:ascii="Arial" w:hAnsi="Arial" w:cs="Arial"/>
        </w:rPr>
        <w:t xml:space="preserve">45</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42-Requisito de dados 9</w:t>
      </w:r>
      <w:r>
        <w:rPr>
          <w:rFonts w:ascii="Arial" w:hAnsi="Arial" w:cs="Arial"/>
        </w:rPr>
        <w:tab/>
      </w:r>
      <w:r>
        <w:rPr>
          <w:rFonts w:ascii="Arial" w:hAnsi="Arial" w:cs="Arial"/>
        </w:rPr>
        <w:fldChar w:fldCharType="begin"/>
      </w:r>
      <w:r>
        <w:rPr>
          <w:rFonts w:ascii="Arial" w:hAnsi="Arial" w:cs="Arial"/>
        </w:rPr>
        <w:instrText xml:space="preserve"> PAGEREF _Toc515021224 \h </w:instrText>
      </w:r>
      <w:r>
        <w:rPr>
          <w:rFonts w:ascii="Arial" w:hAnsi="Arial" w:cs="Arial"/>
        </w:rPr>
        <w:fldChar w:fldCharType="separate"/>
      </w:r>
      <w:r>
        <w:rPr>
          <w:rFonts w:ascii="Arial" w:hAnsi="Arial" w:cs="Arial"/>
        </w:rPr>
        <w:t xml:space="preserve">46</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43-Requisito de dados 10</w:t>
      </w:r>
      <w:r>
        <w:rPr>
          <w:rFonts w:ascii="Arial" w:hAnsi="Arial" w:cs="Arial"/>
        </w:rPr>
        <w:tab/>
      </w:r>
      <w:r>
        <w:rPr>
          <w:rFonts w:ascii="Arial" w:hAnsi="Arial" w:cs="Arial"/>
        </w:rPr>
        <w:fldChar w:fldCharType="begin"/>
      </w:r>
      <w:r>
        <w:rPr>
          <w:rFonts w:ascii="Arial" w:hAnsi="Arial" w:cs="Arial"/>
        </w:rPr>
        <w:instrText xml:space="preserve"> PAGEREF _Toc515021225 \h </w:instrText>
      </w:r>
      <w:r>
        <w:rPr>
          <w:rFonts w:ascii="Arial" w:hAnsi="Arial" w:cs="Arial"/>
        </w:rPr>
        <w:fldChar w:fldCharType="separate"/>
      </w:r>
      <w:r>
        <w:rPr>
          <w:rFonts w:ascii="Arial" w:hAnsi="Arial" w:cs="Arial"/>
        </w:rPr>
        <w:t xml:space="preserve">46</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44-Requisito de dados 11</w:t>
      </w:r>
      <w:r>
        <w:rPr>
          <w:rFonts w:ascii="Arial" w:hAnsi="Arial" w:cs="Arial"/>
        </w:rPr>
        <w:tab/>
      </w:r>
      <w:r>
        <w:rPr>
          <w:rFonts w:ascii="Arial" w:hAnsi="Arial" w:cs="Arial"/>
        </w:rPr>
        <w:fldChar w:fldCharType="begin"/>
      </w:r>
      <w:r>
        <w:rPr>
          <w:rFonts w:ascii="Arial" w:hAnsi="Arial" w:cs="Arial"/>
        </w:rPr>
        <w:instrText xml:space="preserve"> PAGEREF _Toc515021226 \h </w:instrText>
      </w:r>
      <w:r>
        <w:rPr>
          <w:rFonts w:ascii="Arial" w:hAnsi="Arial" w:cs="Arial"/>
        </w:rPr>
        <w:fldChar w:fldCharType="separate"/>
      </w:r>
      <w:r>
        <w:rPr>
          <w:rFonts w:ascii="Arial" w:hAnsi="Arial" w:cs="Arial"/>
        </w:rPr>
        <w:t xml:space="preserve">46</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45-Requisito de dados 12</w:t>
      </w:r>
      <w:r>
        <w:rPr>
          <w:rFonts w:ascii="Arial" w:hAnsi="Arial" w:cs="Arial"/>
        </w:rPr>
        <w:tab/>
      </w:r>
      <w:r>
        <w:rPr>
          <w:rFonts w:ascii="Arial" w:hAnsi="Arial" w:cs="Arial"/>
        </w:rPr>
        <w:fldChar w:fldCharType="begin"/>
      </w:r>
      <w:r>
        <w:rPr>
          <w:rFonts w:ascii="Arial" w:hAnsi="Arial" w:cs="Arial"/>
        </w:rPr>
        <w:instrText xml:space="preserve"> PAGEREF _Toc515021227 \h </w:instrText>
      </w:r>
      <w:r>
        <w:rPr>
          <w:rFonts w:ascii="Arial" w:hAnsi="Arial" w:cs="Arial"/>
        </w:rPr>
        <w:fldChar w:fldCharType="separate"/>
      </w:r>
      <w:r>
        <w:rPr>
          <w:rFonts w:ascii="Arial" w:hAnsi="Arial" w:cs="Arial"/>
        </w:rPr>
        <w:t xml:space="preserve">47</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46-Requisito de dados 13</w:t>
      </w:r>
      <w:r>
        <w:rPr>
          <w:rFonts w:ascii="Arial" w:hAnsi="Arial" w:cs="Arial"/>
        </w:rPr>
        <w:tab/>
      </w:r>
      <w:r>
        <w:rPr>
          <w:rFonts w:ascii="Arial" w:hAnsi="Arial" w:cs="Arial"/>
        </w:rPr>
        <w:fldChar w:fldCharType="begin"/>
      </w:r>
      <w:r>
        <w:rPr>
          <w:rFonts w:ascii="Arial" w:hAnsi="Arial" w:cs="Arial"/>
        </w:rPr>
        <w:instrText xml:space="preserve"> PAGEREF _Toc515021228 \h </w:instrText>
      </w:r>
      <w:r>
        <w:rPr>
          <w:rFonts w:ascii="Arial" w:hAnsi="Arial" w:cs="Arial"/>
        </w:rPr>
        <w:fldChar w:fldCharType="separate"/>
      </w:r>
      <w:r>
        <w:rPr>
          <w:rFonts w:ascii="Arial" w:hAnsi="Arial" w:cs="Arial"/>
        </w:rPr>
        <w:t xml:space="preserve">47</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47-Requisito de dados 14</w:t>
      </w:r>
      <w:r>
        <w:rPr>
          <w:rFonts w:ascii="Arial" w:hAnsi="Arial" w:cs="Arial"/>
        </w:rPr>
        <w:tab/>
      </w:r>
      <w:r>
        <w:rPr>
          <w:rFonts w:ascii="Arial" w:hAnsi="Arial" w:cs="Arial"/>
        </w:rPr>
        <w:fldChar w:fldCharType="begin"/>
      </w:r>
      <w:r>
        <w:rPr>
          <w:rFonts w:ascii="Arial" w:hAnsi="Arial" w:cs="Arial"/>
        </w:rPr>
        <w:instrText xml:space="preserve"> PAGEREF _Toc515021229 \h </w:instrText>
      </w:r>
      <w:r>
        <w:rPr>
          <w:rFonts w:ascii="Arial" w:hAnsi="Arial" w:cs="Arial"/>
        </w:rPr>
        <w:fldChar w:fldCharType="separate"/>
      </w:r>
      <w:r>
        <w:rPr>
          <w:rFonts w:ascii="Arial" w:hAnsi="Arial" w:cs="Arial"/>
        </w:rPr>
        <w:t xml:space="preserve">47</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48-Requisito de dados 15</w:t>
      </w:r>
      <w:r>
        <w:rPr>
          <w:rFonts w:ascii="Arial" w:hAnsi="Arial" w:cs="Arial"/>
        </w:rPr>
        <w:tab/>
      </w:r>
      <w:r>
        <w:rPr>
          <w:rFonts w:ascii="Arial" w:hAnsi="Arial" w:cs="Arial"/>
        </w:rPr>
        <w:fldChar w:fldCharType="begin"/>
      </w:r>
      <w:r>
        <w:rPr>
          <w:rFonts w:ascii="Arial" w:hAnsi="Arial" w:cs="Arial"/>
        </w:rPr>
        <w:instrText xml:space="preserve"> PAGEREF _Toc515021230 \h </w:instrText>
      </w:r>
      <w:r>
        <w:rPr>
          <w:rFonts w:ascii="Arial" w:hAnsi="Arial" w:cs="Arial"/>
        </w:rPr>
        <w:fldChar w:fldCharType="separate"/>
      </w:r>
      <w:r>
        <w:rPr>
          <w:rFonts w:ascii="Arial" w:hAnsi="Arial" w:cs="Arial"/>
        </w:rPr>
        <w:t xml:space="preserve">48</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49-Requisito de dados 16</w:t>
      </w:r>
      <w:r>
        <w:rPr>
          <w:rFonts w:ascii="Arial" w:hAnsi="Arial" w:cs="Arial"/>
        </w:rPr>
        <w:tab/>
      </w:r>
      <w:r>
        <w:rPr>
          <w:rFonts w:ascii="Arial" w:hAnsi="Arial" w:cs="Arial"/>
        </w:rPr>
        <w:fldChar w:fldCharType="begin"/>
      </w:r>
      <w:r>
        <w:rPr>
          <w:rFonts w:ascii="Arial" w:hAnsi="Arial" w:cs="Arial"/>
        </w:rPr>
        <w:instrText xml:space="preserve"> PAGEREF _Toc515021231 \h </w:instrText>
      </w:r>
      <w:r>
        <w:rPr>
          <w:rFonts w:ascii="Arial" w:hAnsi="Arial" w:cs="Arial"/>
        </w:rPr>
        <w:fldChar w:fldCharType="separate"/>
      </w:r>
      <w:r>
        <w:rPr>
          <w:rFonts w:ascii="Arial" w:hAnsi="Arial" w:cs="Arial"/>
        </w:rPr>
        <w:t xml:space="preserve">48</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50-Requisito de dados 17</w:t>
      </w:r>
      <w:r>
        <w:rPr>
          <w:rFonts w:ascii="Arial" w:hAnsi="Arial" w:cs="Arial"/>
        </w:rPr>
        <w:tab/>
      </w:r>
      <w:r>
        <w:rPr>
          <w:rFonts w:ascii="Arial" w:hAnsi="Arial" w:cs="Arial"/>
        </w:rPr>
        <w:fldChar w:fldCharType="begin"/>
      </w:r>
      <w:r>
        <w:rPr>
          <w:rFonts w:ascii="Arial" w:hAnsi="Arial" w:cs="Arial"/>
        </w:rPr>
        <w:instrText xml:space="preserve"> PAGEREF _Toc515021232 \h </w:instrText>
      </w:r>
      <w:r>
        <w:rPr>
          <w:rFonts w:ascii="Arial" w:hAnsi="Arial" w:cs="Arial"/>
        </w:rPr>
        <w:fldChar w:fldCharType="separate"/>
      </w:r>
      <w:r>
        <w:rPr>
          <w:rFonts w:ascii="Arial" w:hAnsi="Arial" w:cs="Arial"/>
        </w:rPr>
        <w:t xml:space="preserve">48</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51-Requisito de Dados 18</w:t>
      </w:r>
      <w:r>
        <w:rPr>
          <w:rFonts w:ascii="Arial" w:hAnsi="Arial" w:cs="Arial"/>
        </w:rPr>
        <w:tab/>
      </w:r>
      <w:r>
        <w:rPr>
          <w:rFonts w:ascii="Arial" w:hAnsi="Arial" w:cs="Arial"/>
        </w:rPr>
        <w:fldChar w:fldCharType="begin"/>
      </w:r>
      <w:r>
        <w:rPr>
          <w:rFonts w:ascii="Arial" w:hAnsi="Arial" w:cs="Arial"/>
        </w:rPr>
        <w:instrText xml:space="preserve"> PAGEREF _Toc515021233 \h </w:instrText>
      </w:r>
      <w:r>
        <w:rPr>
          <w:rFonts w:ascii="Arial" w:hAnsi="Arial" w:cs="Arial"/>
        </w:rPr>
        <w:fldChar w:fldCharType="separate"/>
      </w:r>
      <w:r>
        <w:rPr>
          <w:rFonts w:ascii="Arial" w:hAnsi="Arial" w:cs="Arial"/>
        </w:rPr>
        <w:t xml:space="preserve">48</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52-Regra de execução manter serviço</w:t>
      </w:r>
      <w:r>
        <w:rPr>
          <w:rFonts w:ascii="Arial" w:hAnsi="Arial" w:cs="Arial"/>
        </w:rPr>
        <w:tab/>
      </w:r>
      <w:r>
        <w:rPr>
          <w:rFonts w:ascii="Arial" w:hAnsi="Arial" w:cs="Arial"/>
        </w:rPr>
        <w:fldChar w:fldCharType="begin"/>
      </w:r>
      <w:r>
        <w:rPr>
          <w:rFonts w:ascii="Arial" w:hAnsi="Arial" w:cs="Arial"/>
        </w:rPr>
        <w:instrText xml:space="preserve"> PAGEREF _Toc515021234 \h </w:instrText>
      </w:r>
      <w:r>
        <w:rPr>
          <w:rFonts w:ascii="Arial" w:hAnsi="Arial" w:cs="Arial"/>
        </w:rPr>
        <w:fldChar w:fldCharType="separate"/>
      </w:r>
      <w:r>
        <w:rPr>
          <w:rFonts w:ascii="Arial" w:hAnsi="Arial" w:cs="Arial"/>
        </w:rPr>
        <w:t xml:space="preserve">49</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53-Regra de execução postar resultados da prova</w:t>
      </w:r>
      <w:r>
        <w:rPr>
          <w:rFonts w:ascii="Arial" w:hAnsi="Arial" w:cs="Arial"/>
        </w:rPr>
        <w:tab/>
      </w:r>
      <w:r>
        <w:rPr>
          <w:rFonts w:ascii="Arial" w:hAnsi="Arial" w:cs="Arial"/>
        </w:rPr>
        <w:fldChar w:fldCharType="begin"/>
      </w:r>
      <w:r>
        <w:rPr>
          <w:rFonts w:ascii="Arial" w:hAnsi="Arial" w:cs="Arial"/>
        </w:rPr>
        <w:instrText xml:space="preserve"> PAGEREF _Toc515021235 \h </w:instrText>
      </w:r>
      <w:r>
        <w:rPr>
          <w:rFonts w:ascii="Arial" w:hAnsi="Arial" w:cs="Arial"/>
        </w:rPr>
        <w:fldChar w:fldCharType="separate"/>
      </w:r>
      <w:r>
        <w:rPr>
          <w:rFonts w:ascii="Arial" w:hAnsi="Arial" w:cs="Arial"/>
        </w:rPr>
        <w:t xml:space="preserve">49</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54-Regra de execução realizar compra apostila</w:t>
      </w:r>
      <w:r>
        <w:rPr>
          <w:rFonts w:ascii="Arial" w:hAnsi="Arial" w:cs="Arial"/>
        </w:rPr>
        <w:tab/>
      </w:r>
      <w:r>
        <w:rPr>
          <w:rFonts w:ascii="Arial" w:hAnsi="Arial" w:cs="Arial"/>
        </w:rPr>
        <w:fldChar w:fldCharType="begin"/>
      </w:r>
      <w:r>
        <w:rPr>
          <w:rFonts w:ascii="Arial" w:hAnsi="Arial" w:cs="Arial"/>
        </w:rPr>
        <w:instrText xml:space="preserve"> PAGEREF _Toc515021236 \h </w:instrText>
      </w:r>
      <w:r>
        <w:rPr>
          <w:rFonts w:ascii="Arial" w:hAnsi="Arial" w:cs="Arial"/>
        </w:rPr>
        <w:fldChar w:fldCharType="separate"/>
      </w:r>
      <w:r>
        <w:rPr>
          <w:rFonts w:ascii="Arial" w:hAnsi="Arial" w:cs="Arial"/>
        </w:rPr>
        <w:t xml:space="preserve">49</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55-Regra de execução realizar requisição de serviço</w:t>
      </w:r>
      <w:r>
        <w:rPr>
          <w:rFonts w:ascii="Arial" w:hAnsi="Arial" w:cs="Arial"/>
        </w:rPr>
        <w:tab/>
      </w:r>
      <w:r>
        <w:rPr>
          <w:rFonts w:ascii="Arial" w:hAnsi="Arial" w:cs="Arial"/>
        </w:rPr>
        <w:fldChar w:fldCharType="begin"/>
      </w:r>
      <w:r>
        <w:rPr>
          <w:rFonts w:ascii="Arial" w:hAnsi="Arial" w:cs="Arial"/>
        </w:rPr>
        <w:instrText xml:space="preserve"> PAGEREF _Toc515021237 \h </w:instrText>
      </w:r>
      <w:r>
        <w:rPr>
          <w:rFonts w:ascii="Arial" w:hAnsi="Arial" w:cs="Arial"/>
        </w:rPr>
        <w:fldChar w:fldCharType="separate"/>
      </w:r>
      <w:r>
        <w:rPr>
          <w:rFonts w:ascii="Arial" w:hAnsi="Arial" w:cs="Arial"/>
        </w:rPr>
        <w:t xml:space="preserve">49</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56-Realizar simulado</w:t>
      </w:r>
      <w:r>
        <w:rPr>
          <w:rFonts w:ascii="Arial" w:hAnsi="Arial" w:cs="Arial"/>
        </w:rPr>
        <w:tab/>
      </w:r>
      <w:r>
        <w:rPr>
          <w:rFonts w:ascii="Arial" w:hAnsi="Arial" w:cs="Arial"/>
        </w:rPr>
        <w:fldChar w:fldCharType="begin"/>
      </w:r>
      <w:r>
        <w:rPr>
          <w:rFonts w:ascii="Arial" w:hAnsi="Arial" w:cs="Arial"/>
        </w:rPr>
        <w:instrText xml:space="preserve"> PAGEREF _Toc515021238 \h </w:instrText>
      </w:r>
      <w:r>
        <w:rPr>
          <w:rFonts w:ascii="Arial" w:hAnsi="Arial" w:cs="Arial"/>
        </w:rPr>
        <w:fldChar w:fldCharType="separate"/>
      </w:r>
      <w:r>
        <w:rPr>
          <w:rFonts w:ascii="Arial" w:hAnsi="Arial" w:cs="Arial"/>
        </w:rPr>
        <w:t xml:space="preserve">49</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57-Regra de execução agendar prova</w:t>
      </w:r>
      <w:r>
        <w:rPr>
          <w:rFonts w:ascii="Arial" w:hAnsi="Arial" w:cs="Arial"/>
        </w:rPr>
        <w:tab/>
      </w:r>
      <w:r>
        <w:rPr>
          <w:rFonts w:ascii="Arial" w:hAnsi="Arial" w:cs="Arial"/>
        </w:rPr>
        <w:fldChar w:fldCharType="begin"/>
      </w:r>
      <w:r>
        <w:rPr>
          <w:rFonts w:ascii="Arial" w:hAnsi="Arial" w:cs="Arial"/>
        </w:rPr>
        <w:instrText xml:space="preserve"> PAGEREF _Toc515021239 \h </w:instrText>
      </w:r>
      <w:r>
        <w:rPr>
          <w:rFonts w:ascii="Arial" w:hAnsi="Arial" w:cs="Arial"/>
        </w:rPr>
        <w:fldChar w:fldCharType="separate"/>
      </w:r>
      <w:r>
        <w:rPr>
          <w:rFonts w:ascii="Arial" w:hAnsi="Arial" w:cs="Arial"/>
        </w:rPr>
        <w:t xml:space="preserve">50</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58-Mensagens</w:t>
      </w:r>
      <w:r>
        <w:rPr>
          <w:rFonts w:ascii="Arial" w:hAnsi="Arial" w:cs="Arial"/>
        </w:rPr>
        <w:tab/>
      </w:r>
      <w:r>
        <w:rPr>
          <w:rFonts w:ascii="Arial" w:hAnsi="Arial" w:cs="Arial"/>
        </w:rPr>
        <w:fldChar w:fldCharType="begin"/>
      </w:r>
      <w:r>
        <w:rPr>
          <w:rFonts w:ascii="Arial" w:hAnsi="Arial" w:cs="Arial"/>
        </w:rPr>
        <w:instrText xml:space="preserve"> PAGEREF _Toc515021240 \h </w:instrText>
      </w:r>
      <w:r>
        <w:rPr>
          <w:rFonts w:ascii="Arial" w:hAnsi="Arial" w:cs="Arial"/>
        </w:rPr>
        <w:fldChar w:fldCharType="separate"/>
      </w:r>
      <w:r>
        <w:rPr>
          <w:rFonts w:ascii="Arial" w:hAnsi="Arial" w:cs="Arial"/>
        </w:rPr>
        <w:t xml:space="preserve">50</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59-Quadro de permissões</w:t>
      </w:r>
      <w:r>
        <w:rPr>
          <w:rFonts w:ascii="Arial" w:hAnsi="Arial" w:cs="Arial"/>
        </w:rPr>
        <w:tab/>
      </w:r>
      <w:r>
        <w:rPr>
          <w:rFonts w:ascii="Arial" w:hAnsi="Arial" w:cs="Arial"/>
        </w:rPr>
        <w:fldChar w:fldCharType="begin"/>
      </w:r>
      <w:r>
        <w:rPr>
          <w:rFonts w:ascii="Arial" w:hAnsi="Arial" w:cs="Arial"/>
        </w:rPr>
        <w:instrText xml:space="preserve"> PAGEREF _Toc515021241 \h </w:instrText>
      </w:r>
      <w:r>
        <w:rPr>
          <w:rFonts w:ascii="Arial" w:hAnsi="Arial" w:cs="Arial"/>
        </w:rPr>
        <w:fldChar w:fldCharType="separate"/>
      </w:r>
      <w:r>
        <w:rPr>
          <w:rFonts w:ascii="Arial" w:hAnsi="Arial" w:cs="Arial"/>
        </w:rPr>
        <w:t xml:space="preserve">51</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60-Matriz requisitos funcionais x funcionalidades</w:t>
      </w:r>
      <w:r>
        <w:rPr>
          <w:rFonts w:ascii="Arial" w:hAnsi="Arial" w:cs="Arial"/>
        </w:rPr>
        <w:tab/>
      </w:r>
      <w:r>
        <w:rPr>
          <w:rFonts w:ascii="Arial" w:hAnsi="Arial" w:cs="Arial"/>
        </w:rPr>
        <w:fldChar w:fldCharType="begin"/>
      </w:r>
      <w:r>
        <w:rPr>
          <w:rFonts w:ascii="Arial" w:hAnsi="Arial" w:cs="Arial"/>
        </w:rPr>
        <w:instrText xml:space="preserve"> PAGEREF _Toc515021242 \h </w:instrText>
      </w:r>
      <w:r>
        <w:rPr>
          <w:rFonts w:ascii="Arial" w:hAnsi="Arial" w:cs="Arial"/>
        </w:rPr>
        <w:fldChar w:fldCharType="separate"/>
      </w:r>
      <w:r>
        <w:rPr>
          <w:rFonts w:ascii="Arial" w:hAnsi="Arial" w:cs="Arial"/>
        </w:rPr>
        <w:t xml:space="preserve">52</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61-Requisitos funcionais x requisito de dados x telas</w:t>
      </w:r>
      <w:r>
        <w:rPr>
          <w:rFonts w:ascii="Arial" w:hAnsi="Arial" w:cs="Arial"/>
        </w:rPr>
        <w:tab/>
      </w:r>
      <w:r>
        <w:rPr>
          <w:rFonts w:ascii="Arial" w:hAnsi="Arial" w:cs="Arial"/>
        </w:rPr>
        <w:fldChar w:fldCharType="begin"/>
      </w:r>
      <w:r>
        <w:rPr>
          <w:rFonts w:ascii="Arial" w:hAnsi="Arial" w:cs="Arial"/>
        </w:rPr>
        <w:instrText xml:space="preserve"> PAGEREF _Toc515021243 \h </w:instrText>
      </w:r>
      <w:r>
        <w:rPr>
          <w:rFonts w:ascii="Arial" w:hAnsi="Arial" w:cs="Arial"/>
        </w:rPr>
        <w:fldChar w:fldCharType="separate"/>
      </w:r>
      <w:r>
        <w:rPr>
          <w:rFonts w:ascii="Arial" w:hAnsi="Arial" w:cs="Arial"/>
        </w:rPr>
        <w:t xml:space="preserve">53</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62-Requisitos funcionais x requisito de dados x telas 2</w:t>
      </w:r>
      <w:r>
        <w:rPr>
          <w:rFonts w:ascii="Arial" w:hAnsi="Arial" w:cs="Arial"/>
        </w:rPr>
        <w:tab/>
      </w:r>
      <w:r>
        <w:rPr>
          <w:rFonts w:ascii="Arial" w:hAnsi="Arial" w:cs="Arial"/>
        </w:rPr>
        <w:fldChar w:fldCharType="begin"/>
      </w:r>
      <w:r>
        <w:rPr>
          <w:rFonts w:ascii="Arial" w:hAnsi="Arial" w:cs="Arial"/>
        </w:rPr>
        <w:instrText xml:space="preserve"> PAGEREF _Toc515021244 \h </w:instrText>
      </w:r>
      <w:r>
        <w:rPr>
          <w:rFonts w:ascii="Arial" w:hAnsi="Arial" w:cs="Arial"/>
        </w:rPr>
        <w:fldChar w:fldCharType="separate"/>
      </w:r>
      <w:r>
        <w:rPr>
          <w:rFonts w:ascii="Arial" w:hAnsi="Arial" w:cs="Arial"/>
        </w:rPr>
        <w:t xml:space="preserve">53</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63-Requisitos funcionais x regras de execução</w:t>
      </w:r>
      <w:r>
        <w:rPr>
          <w:rFonts w:ascii="Arial" w:hAnsi="Arial" w:cs="Arial"/>
        </w:rPr>
        <w:tab/>
      </w:r>
      <w:r>
        <w:rPr>
          <w:rFonts w:ascii="Arial" w:hAnsi="Arial" w:cs="Arial"/>
        </w:rPr>
        <w:fldChar w:fldCharType="begin"/>
      </w:r>
      <w:r>
        <w:rPr>
          <w:rFonts w:ascii="Arial" w:hAnsi="Arial" w:cs="Arial"/>
        </w:rPr>
        <w:instrText xml:space="preserve"> PAGEREF _Toc515021245 \h </w:instrText>
      </w:r>
      <w:r>
        <w:rPr>
          <w:rFonts w:ascii="Arial" w:hAnsi="Arial" w:cs="Arial"/>
        </w:rPr>
        <w:fldChar w:fldCharType="separate"/>
      </w:r>
      <w:r>
        <w:rPr>
          <w:rFonts w:ascii="Arial" w:hAnsi="Arial" w:cs="Arial"/>
        </w:rPr>
        <w:t xml:space="preserve">53</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64-Requisitos funcionais x objetivos específicos</w:t>
      </w:r>
      <w:r>
        <w:rPr>
          <w:rFonts w:ascii="Arial" w:hAnsi="Arial" w:cs="Arial"/>
        </w:rPr>
        <w:tab/>
      </w:r>
      <w:r>
        <w:rPr>
          <w:rFonts w:ascii="Arial" w:hAnsi="Arial" w:cs="Arial"/>
        </w:rPr>
        <w:fldChar w:fldCharType="begin"/>
      </w:r>
      <w:r>
        <w:rPr>
          <w:rFonts w:ascii="Arial" w:hAnsi="Arial" w:cs="Arial"/>
        </w:rPr>
        <w:instrText xml:space="preserve"> PAGEREF _Toc515021246 \h </w:instrText>
      </w:r>
      <w:r>
        <w:rPr>
          <w:rFonts w:ascii="Arial" w:hAnsi="Arial" w:cs="Arial"/>
        </w:rPr>
        <w:fldChar w:fldCharType="separate"/>
      </w:r>
      <w:r>
        <w:rPr>
          <w:rFonts w:ascii="Arial" w:hAnsi="Arial" w:cs="Arial"/>
        </w:rPr>
        <w:t xml:space="preserve">54</w:t>
      </w:r>
      <w:r>
        <w:rPr>
          <w:rFonts w:ascii="Arial" w:hAnsi="Arial" w:cs="Arial"/>
        </w:rPr>
        <w:fldChar w:fldCharType="end"/>
      </w:r>
      <w:r/>
    </w:p>
    <w:p>
      <w:pPr>
        <w:pStyle w:val="306"/>
        <w:spacing w:lineRule="auto" w:line="360"/>
        <w:tabs>
          <w:tab w:val="right" w:pos="9061" w:leader="dot"/>
        </w:tabs>
        <w:rPr>
          <w:rFonts w:ascii="Arial" w:hAnsi="Arial" w:cs="Arial" w:eastAsia="Calibri"/>
          <w:color w:val="auto"/>
          <w:lang w:eastAsia="pt-BR"/>
        </w:rPr>
      </w:pPr>
      <w:r>
        <w:rPr>
          <w:rFonts w:ascii="Arial" w:hAnsi="Arial" w:cs="Arial"/>
          <w:color w:val="auto"/>
        </w:rPr>
        <w:t xml:space="preserve">Tabela 65-Requisitos Funcionais x Casos de Uso</w:t>
      </w:r>
      <w:r>
        <w:rPr>
          <w:rFonts w:ascii="Arial" w:hAnsi="Arial" w:cs="Arial"/>
        </w:rPr>
        <w:tab/>
      </w:r>
      <w:r>
        <w:rPr>
          <w:rFonts w:ascii="Arial" w:hAnsi="Arial" w:cs="Arial"/>
        </w:rPr>
        <w:fldChar w:fldCharType="begin"/>
      </w:r>
      <w:r>
        <w:rPr>
          <w:rFonts w:ascii="Arial" w:hAnsi="Arial" w:cs="Arial"/>
        </w:rPr>
        <w:instrText xml:space="preserve"> PAGEREF _Toc515021247 \h </w:instrText>
      </w:r>
      <w:r>
        <w:rPr>
          <w:rFonts w:ascii="Arial" w:hAnsi="Arial" w:cs="Arial"/>
        </w:rPr>
        <w:fldChar w:fldCharType="separate"/>
      </w:r>
      <w:r>
        <w:rPr>
          <w:rFonts w:ascii="Arial" w:hAnsi="Arial" w:cs="Arial"/>
        </w:rPr>
        <w:t xml:space="preserve">61</w:t>
      </w:r>
      <w:r>
        <w:rPr>
          <w:rFonts w:ascii="Arial" w:hAnsi="Arial" w:cs="Arial"/>
        </w:rPr>
        <w:fldChar w:fldCharType="end"/>
      </w:r>
      <w:r/>
    </w:p>
    <w:p>
      <w:pPr>
        <w:pStyle w:val="279"/>
        <w:spacing w:lineRule="auto" w:line="360"/>
        <w:rPr>
          <w:rFonts w:ascii="Arial" w:hAnsi="Arial" w:cs="Arial"/>
        </w:rPr>
        <w:sectPr>
          <w:headerReference w:type="default" r:id="rId8"/>
          <w:footnotePr/>
          <w:type w:val="nextPage"/>
          <w:pgSz w:w="11906" w:h="16838"/>
          <w:pgMar w:top="1701" w:right="1134" w:bottom="1134" w:left="1701" w:gutter="0" w:header="709" w:footer="709"/>
          <w:cols w:num="1" w:sep="0" w:space="708" w:equalWidth="1"/>
          <w:docGrid w:linePitch="360"/>
        </w:sectPr>
      </w:pPr>
      <w:r>
        <w:rPr>
          <w:rFonts w:ascii="Arial" w:hAnsi="Arial" w:cs="Arial"/>
        </w:rPr>
        <w:fldChar w:fldCharType="end"/>
      </w:r>
      <w:r/>
    </w:p>
    <w:sdt>
      <w:sdtPr>
        <w:docPartObj>
          <w:docPartGallery w:val="Table of Contents"/>
          <w:docPartUnique w:val="true"/>
        </w:docPartObj>
      </w:sdtPr>
      <w:sdtContent>
        <w:p>
          <w:pPr>
            <w:pStyle w:val="307"/>
            <w:jc w:val="center"/>
            <w:spacing w:lineRule="auto" w:line="360"/>
            <w:rPr>
              <w:rFonts w:ascii="Arial" w:hAnsi="Arial" w:cs="Arial" w:eastAsia="Calibri"/>
              <w:b/>
              <w:bCs/>
              <w:color w:val="auto"/>
              <w:sz w:val="24"/>
              <w:szCs w:val="24"/>
            </w:rPr>
            <w:pBdr>
              <w:right w:val="none" w:color="000000" w:sz="4" w:space="1"/>
            </w:pBdr>
          </w:pPr>
          <w:r>
            <w:rPr>
              <w:rFonts w:ascii="Arial" w:hAnsi="Arial" w:cs="Arial"/>
              <w:b/>
              <w:color w:val="auto"/>
              <w:sz w:val="24"/>
              <w:szCs w:val="24"/>
            </w:rPr>
            <w:t xml:space="preserve">SUMÁRIO</w:t>
          </w:r>
          <w:r>
            <w:rPr>
              <w:rFonts w:ascii="Arial" w:hAnsi="Arial" w:cs="Arial"/>
              <w:color w:val="auto"/>
              <w:sz w:val="24"/>
              <w:szCs w:val="24"/>
            </w:rPr>
            <w:fldChar w:fldCharType="begin"/>
          </w:r>
          <w:r>
            <w:rPr>
              <w:rFonts w:ascii="Arial" w:hAnsi="Arial" w:cs="Arial"/>
              <w:color w:val="auto"/>
              <w:sz w:val="24"/>
              <w:szCs w:val="24"/>
            </w:rPr>
            <w:instrText xml:space="preserve"> TOC \o "1-3" \h \z \u </w:instrText>
          </w:r>
          <w:r>
            <w:rPr>
              <w:rFonts w:ascii="Arial" w:hAnsi="Arial" w:cs="Arial"/>
              <w:color w:val="auto"/>
              <w:sz w:val="24"/>
              <w:szCs w:val="24"/>
            </w:rPr>
            <w:fldChar w:fldCharType="separate"/>
          </w:r>
          <w:r/>
        </w:p>
        <w:p>
          <w:pPr>
            <w:pStyle w:val="241"/>
            <w:spacing w:lineRule="auto" w:line="360"/>
            <w:tabs>
              <w:tab w:val="right" w:pos="9061" w:leader="dot"/>
            </w:tabs>
            <w:rPr>
              <w:rFonts w:ascii="Arial" w:hAnsi="Arial" w:cs="Arial" w:eastAsia="Calibri"/>
              <w:b w:val="false"/>
              <w:bCs w:val="false"/>
              <w:color w:val="auto"/>
              <w:lang w:eastAsia="pt-BR"/>
            </w:rPr>
          </w:pPr>
          <w:r/>
          <w:hyperlink r:id="rId18" w:tooltip="Current Document" w:anchor="_Toc515337361" w:history="1">
            <w:r>
              <w:rPr>
                <w:rStyle w:val="251"/>
                <w:rFonts w:ascii="Arial" w:hAnsi="Arial" w:cs="Arial" w:eastAsia="Calibri Light"/>
                <w:color w:val="auto"/>
              </w:rPr>
              <w:t xml:space="preserve">1 INTRODUÇÃO</w:t>
            </w:r>
            <w:r>
              <w:rPr>
                <w:rFonts w:ascii="Arial" w:hAnsi="Arial" w:cs="Arial"/>
                <w:color w:val="auto"/>
              </w:rPr>
              <w:tab/>
            </w:r>
            <w:r>
              <w:rPr>
                <w:rFonts w:ascii="Arial" w:hAnsi="Arial" w:cs="Arial"/>
                <w:color w:val="auto"/>
              </w:rPr>
              <w:fldChar w:fldCharType="begin"/>
            </w:r>
            <w:r>
              <w:rPr>
                <w:rFonts w:ascii="Arial" w:hAnsi="Arial" w:cs="Arial"/>
                <w:color w:val="auto"/>
              </w:rPr>
              <w:instrText xml:space="preserve"> PAGEREF _Toc515337361 \h </w:instrText>
            </w:r>
            <w:r>
              <w:rPr>
                <w:rFonts w:ascii="Arial" w:hAnsi="Arial" w:cs="Arial"/>
                <w:color w:val="auto"/>
              </w:rPr>
            </w:r>
            <w:r>
              <w:rPr>
                <w:rFonts w:ascii="Arial" w:hAnsi="Arial" w:cs="Arial"/>
                <w:color w:val="auto"/>
              </w:rPr>
              <w:fldChar w:fldCharType="separate"/>
            </w:r>
            <w:r>
              <w:rPr>
                <w:rFonts w:ascii="Arial" w:hAnsi="Arial" w:cs="Arial"/>
                <w:color w:val="auto"/>
              </w:rPr>
              <w:t xml:space="preserve">9</w:t>
            </w:r>
            <w:r>
              <w:rPr>
                <w:rFonts w:ascii="Arial" w:hAnsi="Arial" w:cs="Arial"/>
                <w:color w:val="auto"/>
              </w:rPr>
              <w:fldChar w:fldCharType="end"/>
            </w:r>
          </w:hyperlink>
          <w:r/>
          <w:r/>
        </w:p>
        <w:p>
          <w:pPr>
            <w:pStyle w:val="241"/>
            <w:spacing w:lineRule="auto" w:line="360"/>
            <w:tabs>
              <w:tab w:val="right" w:pos="9061" w:leader="dot"/>
            </w:tabs>
            <w:rPr>
              <w:rFonts w:ascii="Arial" w:hAnsi="Arial" w:cs="Arial" w:eastAsia="Calibri"/>
              <w:b w:val="false"/>
              <w:bCs w:val="false"/>
              <w:color w:val="auto"/>
              <w:lang w:eastAsia="pt-BR"/>
            </w:rPr>
          </w:pPr>
          <w:r/>
          <w:hyperlink r:id="rId19" w:tooltip="Current Document" w:anchor="_Toc515337362" w:history="1">
            <w:r>
              <w:rPr>
                <w:rStyle w:val="251"/>
                <w:rFonts w:ascii="Arial" w:hAnsi="Arial" w:cs="Arial" w:eastAsia="Calibri Light"/>
                <w:color w:val="auto"/>
              </w:rPr>
              <w:t xml:space="preserve">2 ANÁLISE DE NEGÓCIO</w:t>
            </w:r>
            <w:r>
              <w:rPr>
                <w:rFonts w:ascii="Arial" w:hAnsi="Arial" w:cs="Arial"/>
                <w:color w:val="auto"/>
              </w:rPr>
              <w:tab/>
            </w:r>
            <w:r>
              <w:rPr>
                <w:rFonts w:ascii="Arial" w:hAnsi="Arial" w:cs="Arial"/>
                <w:color w:val="auto"/>
              </w:rPr>
              <w:fldChar w:fldCharType="begin"/>
            </w:r>
            <w:r>
              <w:rPr>
                <w:rFonts w:ascii="Arial" w:hAnsi="Arial" w:cs="Arial"/>
                <w:color w:val="auto"/>
              </w:rPr>
              <w:instrText xml:space="preserve"> PAGEREF _Toc515337362 \h </w:instrText>
            </w:r>
            <w:r>
              <w:rPr>
                <w:rFonts w:ascii="Arial" w:hAnsi="Arial" w:cs="Arial"/>
                <w:color w:val="auto"/>
              </w:rPr>
            </w:r>
            <w:r>
              <w:rPr>
                <w:rFonts w:ascii="Arial" w:hAnsi="Arial" w:cs="Arial"/>
                <w:color w:val="auto"/>
              </w:rPr>
              <w:fldChar w:fldCharType="separate"/>
            </w:r>
            <w:r>
              <w:rPr>
                <w:rFonts w:ascii="Arial" w:hAnsi="Arial" w:cs="Arial"/>
                <w:color w:val="auto"/>
              </w:rPr>
              <w:t xml:space="preserve">10</w:t>
            </w:r>
            <w:r>
              <w:rPr>
                <w:rFonts w:ascii="Arial" w:hAnsi="Arial" w:cs="Arial"/>
                <w:color w:val="auto"/>
              </w:rPr>
              <w:fldChar w:fldCharType="end"/>
            </w:r>
          </w:hyperlink>
          <w:r/>
          <w:r/>
        </w:p>
        <w:p>
          <w:pPr>
            <w:pStyle w:val="242"/>
            <w:spacing w:lineRule="auto" w:line="360"/>
            <w:tabs>
              <w:tab w:val="right" w:pos="9061" w:leader="dot"/>
            </w:tabs>
            <w:rPr>
              <w:rFonts w:ascii="Arial" w:hAnsi="Arial" w:cs="Arial" w:eastAsia="Calibri"/>
              <w:b w:val="false"/>
              <w:bCs w:val="false"/>
              <w:color w:val="auto"/>
              <w:sz w:val="24"/>
              <w:szCs w:val="24"/>
              <w:lang w:eastAsia="pt-BR"/>
            </w:rPr>
          </w:pPr>
          <w:r/>
          <w:hyperlink r:id="rId20" w:tooltip="Current Document" w:anchor="_Toc515337363" w:history="1">
            <w:r>
              <w:rPr>
                <w:rStyle w:val="251"/>
                <w:rFonts w:ascii="Arial" w:hAnsi="Arial" w:cs="Arial" w:eastAsia="Calibri Light"/>
                <w:color w:val="auto"/>
                <w:sz w:val="24"/>
                <w:szCs w:val="24"/>
              </w:rPr>
              <w:t xml:space="preserve">2.1 ANÁLISE INSTITUCIONAL </w:t>
            </w:r>
            <w:r>
              <w:rPr>
                <w:rStyle w:val="251"/>
                <w:rFonts w:ascii="Arial" w:hAnsi="Arial" w:cs="Arial" w:eastAsia="Calibri Light"/>
                <w:color w:val="auto"/>
                <w:sz w:val="24"/>
                <w:szCs w:val="24"/>
              </w:rPr>
              <w:noBreakHyphen/>
              <w:t xml:space="preserve"> VISÃO GERAL</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_Toc515337363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10</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21" w:tooltip="Current Document" w:anchor="_Toc515337364" w:history="1">
            <w:r>
              <w:rPr>
                <w:rStyle w:val="251"/>
                <w:rFonts w:ascii="Arial" w:hAnsi="Arial" w:cs="Arial" w:eastAsia="Calibri Light"/>
                <w:bCs/>
                <w:color w:val="auto"/>
                <w:sz w:val="24"/>
                <w:szCs w:val="24"/>
              </w:rPr>
              <w:t xml:space="preserve">2.1.1 A empresa</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_Toc515337364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10</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22" w:tooltip="Current Document" w:anchor="_Toc515337365" w:history="1">
            <w:r>
              <w:rPr>
                <w:rStyle w:val="251"/>
                <w:rFonts w:ascii="Arial" w:hAnsi="Arial" w:cs="Arial"/>
                <w:color w:val="auto"/>
                <w:sz w:val="24"/>
                <w:szCs w:val="24"/>
              </w:rPr>
              <w:t xml:space="preserve">2.1.2 O negócio</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_Toc515337365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10</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23" w:tooltip="Current Document" w:anchor="_Toc515337366" w:history="1">
            <w:r>
              <w:rPr>
                <w:rStyle w:val="251"/>
                <w:rFonts w:ascii="Arial" w:hAnsi="Arial" w:cs="Arial" w:eastAsia="Calibri Light"/>
                <w:bCs/>
                <w:color w:val="auto"/>
                <w:sz w:val="24"/>
                <w:szCs w:val="24"/>
              </w:rPr>
              <w:t xml:space="preserve">2.1.3 A organização </w:t>
            </w:r>
            <w:r>
              <w:rPr>
                <w:rStyle w:val="251"/>
                <w:rFonts w:ascii="Arial" w:hAnsi="Arial" w:cs="Arial" w:eastAsia="Calibri Light"/>
                <w:bCs/>
                <w:color w:val="auto"/>
                <w:sz w:val="24"/>
                <w:szCs w:val="24"/>
              </w:rPr>
              <w:noBreakHyphen/>
              <w:t xml:space="preserve"> visão geral</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_Toc515337366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13</w:t>
            </w:r>
            <w:r>
              <w:rPr>
                <w:rFonts w:ascii="Arial" w:hAnsi="Arial" w:cs="Arial"/>
                <w:color w:val="auto"/>
                <w:sz w:val="24"/>
                <w:szCs w:val="24"/>
              </w:rPr>
              <w:fldChar w:fldCharType="end"/>
            </w:r>
          </w:hyperlink>
          <w:r/>
          <w:r/>
        </w:p>
        <w:p>
          <w:pPr>
            <w:pStyle w:val="242"/>
            <w:spacing w:lineRule="auto" w:line="360"/>
            <w:tabs>
              <w:tab w:val="right" w:pos="9061" w:leader="dot"/>
            </w:tabs>
            <w:rPr>
              <w:rFonts w:ascii="Arial" w:hAnsi="Arial" w:cs="Arial" w:eastAsia="Calibri"/>
              <w:b w:val="false"/>
              <w:bCs w:val="false"/>
              <w:color w:val="auto"/>
              <w:sz w:val="24"/>
              <w:szCs w:val="24"/>
              <w:lang w:eastAsia="pt-BR"/>
            </w:rPr>
          </w:pPr>
          <w:r/>
          <w:hyperlink r:id="rId24" w:tooltip="Current Document" w:anchor="_Toc515337367" w:history="1">
            <w:r>
              <w:rPr>
                <w:rStyle w:val="251"/>
                <w:rFonts w:ascii="Arial" w:hAnsi="Arial" w:cs="Arial"/>
                <w:color w:val="auto"/>
                <w:sz w:val="24"/>
                <w:szCs w:val="24"/>
              </w:rPr>
              <w:t xml:space="preserve">2.2 ANÁLISE FUNCIONAL - VISÃO ESPECÍFICA</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_Toc515337367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14</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25" w:tooltip="Current Document" w:anchor="_Toc515337368" w:history="1">
            <w:r>
              <w:rPr>
                <w:rStyle w:val="251"/>
                <w:rFonts w:ascii="Arial" w:hAnsi="Arial" w:cs="Arial"/>
                <w:color w:val="auto"/>
                <w:sz w:val="24"/>
                <w:szCs w:val="24"/>
              </w:rPr>
              <w:t xml:space="preserve">2.2.1 Áreas envolvidas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_Toc515337368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14</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26" w:tooltip="Current Document" w:anchor="_Toc515337369" w:history="1">
            <w:r>
              <w:rPr>
                <w:rStyle w:val="251"/>
                <w:rFonts w:ascii="Arial" w:hAnsi="Arial" w:cs="Arial"/>
                <w:color w:val="auto"/>
                <w:sz w:val="24"/>
                <w:szCs w:val="24"/>
              </w:rPr>
              <w:t xml:space="preserve">2.2.2 Descrição dos processos atuais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_Toc515337369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14</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27" w:tooltip="Current Document" w:anchor="_Toc515337370" w:history="1">
            <w:r>
              <w:rPr>
                <w:rStyle w:val="251"/>
                <w:rFonts w:ascii="Arial" w:hAnsi="Arial" w:cs="Arial"/>
                <w:color w:val="auto"/>
                <w:sz w:val="24"/>
                <w:szCs w:val="24"/>
              </w:rPr>
              <w:t xml:space="preserve">2.2.3 Mapeamento dos processos atuais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_Toc515337370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16</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28" w:tooltip="Current Document" w:anchor="_Toc515337371" w:history="1">
            <w:r>
              <w:rPr>
                <w:rStyle w:val="251"/>
                <w:rFonts w:ascii="Arial" w:hAnsi="Arial" w:cs="Arial"/>
                <w:color w:val="auto"/>
                <w:sz w:val="24"/>
                <w:szCs w:val="24"/>
              </w:rPr>
              <w:t xml:space="preserve">2.2.4 Identificação dos problemas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_Toc515337371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21</w:t>
            </w:r>
            <w:r>
              <w:rPr>
                <w:rFonts w:ascii="Arial" w:hAnsi="Arial" w:cs="Arial"/>
                <w:color w:val="auto"/>
                <w:sz w:val="24"/>
                <w:szCs w:val="24"/>
              </w:rPr>
              <w:fldChar w:fldCharType="end"/>
            </w:r>
          </w:hyperlink>
          <w:r/>
          <w:r/>
        </w:p>
        <w:p>
          <w:pPr>
            <w:pStyle w:val="242"/>
            <w:spacing w:lineRule="auto" w:line="360"/>
            <w:tabs>
              <w:tab w:val="right" w:pos="9061" w:leader="dot"/>
            </w:tabs>
            <w:rPr>
              <w:rFonts w:ascii="Arial" w:hAnsi="Arial" w:cs="Arial" w:eastAsia="Calibri"/>
              <w:b w:val="false"/>
              <w:bCs w:val="false"/>
              <w:color w:val="auto"/>
              <w:sz w:val="24"/>
              <w:szCs w:val="24"/>
              <w:lang w:eastAsia="pt-BR"/>
            </w:rPr>
          </w:pPr>
          <w:r/>
          <w:hyperlink r:id="rId29" w:tooltip="Current Document" w:anchor="_Toc515337372" w:history="1">
            <w:r>
              <w:rPr>
                <w:rStyle w:val="251"/>
                <w:rFonts w:ascii="Arial" w:hAnsi="Arial" w:cs="Arial"/>
                <w:color w:val="auto"/>
                <w:sz w:val="24"/>
                <w:szCs w:val="24"/>
              </w:rPr>
              <w:t xml:space="preserve">2.3 PROPOSTA DE SOLUÇÃO</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_Toc515337372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23</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30" w:tooltip="Current Document" w:anchor="_Toc515337373" w:history="1">
            <w:r>
              <w:rPr>
                <w:rStyle w:val="251"/>
                <w:rFonts w:ascii="Arial" w:hAnsi="Arial" w:cs="Arial"/>
                <w:color w:val="auto"/>
                <w:sz w:val="24"/>
                <w:szCs w:val="24"/>
              </w:rPr>
              <w:t xml:space="preserve">2.3.1 Descrição dos processos propostos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_Toc515337373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23</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31" w:tooltip="Current Document" w:anchor="_Toc515337374" w:history="1">
            <w:r>
              <w:rPr>
                <w:rStyle w:val="251"/>
                <w:rFonts w:ascii="Arial" w:hAnsi="Arial" w:cs="Arial"/>
                <w:color w:val="auto"/>
                <w:sz w:val="24"/>
                <w:szCs w:val="24"/>
              </w:rPr>
              <w:t xml:space="preserve">2.3.2 Mapeamento dos processos propostos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_Toc515337374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25</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32" w:tooltip="Current Document" w:anchor="_Toc515337375" w:history="1">
            <w:r>
              <w:rPr>
                <w:rStyle w:val="251"/>
                <w:rFonts w:ascii="Arial" w:hAnsi="Arial" w:cs="Arial"/>
                <w:color w:val="auto"/>
                <w:sz w:val="24"/>
                <w:szCs w:val="24"/>
              </w:rPr>
              <w:t xml:space="preserve">2.3.3 Objetivo Geral</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_Toc515337375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30</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33" w:tooltip="Current Document" w:anchor="_Toc515337376" w:history="1">
            <w:r>
              <w:rPr>
                <w:rStyle w:val="251"/>
                <w:rFonts w:ascii="Arial" w:hAnsi="Arial" w:cs="Arial"/>
                <w:color w:val="auto"/>
                <w:sz w:val="24"/>
                <w:szCs w:val="24"/>
              </w:rPr>
              <w:t xml:space="preserve">2.3.4 Objetivos Específicos e Funcionalidades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_Toc515337376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31</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34" w:tooltip="Current Document" w:anchor="_Toc515337377" w:history="1">
            <w:r>
              <w:rPr>
                <w:rStyle w:val="251"/>
                <w:rFonts w:ascii="Arial" w:hAnsi="Arial" w:cs="Arial"/>
                <w:color w:val="auto"/>
                <w:sz w:val="24"/>
                <w:szCs w:val="24"/>
              </w:rPr>
              <w:t xml:space="preserve">2.3.5 Metodologia: etapas, técnicas e ferramentas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_Toc515337377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32</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35" w:tooltip="Current Document" w:anchor="_Toc515337378" w:history="1">
            <w:r>
              <w:rPr>
                <w:rStyle w:val="251"/>
                <w:rFonts w:ascii="Arial" w:hAnsi="Arial" w:cs="Arial"/>
                <w:color w:val="auto"/>
                <w:sz w:val="24"/>
                <w:szCs w:val="24"/>
              </w:rPr>
              <w:t xml:space="preserve">2.3.6 Usuários do Sistema</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_Toc515337378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33</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36" w:tooltip="Current Document" w:anchor="_Toc515337379" w:history="1">
            <w:r>
              <w:rPr>
                <w:rStyle w:val="251"/>
                <w:rFonts w:ascii="Arial" w:hAnsi="Arial" w:cs="Arial"/>
                <w:color w:val="auto"/>
                <w:sz w:val="24"/>
                <w:szCs w:val="24"/>
              </w:rPr>
              <w:t xml:space="preserve">2.3.7 Sistemas Similares: principais funcionalidades, pontos positivos e negativos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_Toc515337379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34</w:t>
            </w:r>
            <w:r>
              <w:rPr>
                <w:rFonts w:ascii="Arial" w:hAnsi="Arial" w:cs="Arial"/>
                <w:color w:val="auto"/>
                <w:sz w:val="24"/>
                <w:szCs w:val="24"/>
              </w:rPr>
              <w:fldChar w:fldCharType="end"/>
            </w:r>
          </w:hyperlink>
          <w:r/>
          <w:r/>
        </w:p>
        <w:p>
          <w:pPr>
            <w:pStyle w:val="242"/>
            <w:spacing w:lineRule="auto" w:line="360"/>
            <w:tabs>
              <w:tab w:val="right" w:pos="9061" w:leader="dot"/>
            </w:tabs>
            <w:rPr>
              <w:rFonts w:ascii="Arial" w:hAnsi="Arial" w:cs="Arial" w:eastAsia="Calibri"/>
              <w:b w:val="false"/>
              <w:bCs w:val="false"/>
              <w:color w:val="auto"/>
              <w:sz w:val="24"/>
              <w:szCs w:val="24"/>
              <w:lang w:eastAsia="pt-BR"/>
            </w:rPr>
          </w:pPr>
          <w:r/>
          <w:hyperlink r:id="rId37" w:tooltip="Current Document" w:anchor="_Toc515337380" w:history="1">
            <w:r>
              <w:rPr>
                <w:rStyle w:val="251"/>
                <w:rFonts w:ascii="Arial" w:hAnsi="Arial" w:cs="Arial"/>
                <w:color w:val="auto"/>
                <w:sz w:val="24"/>
                <w:szCs w:val="24"/>
              </w:rPr>
              <w:t xml:space="preserve">2.4 PLANO DE PROJETO</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_Toc515337380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35</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38" w:tooltip="Current Document" w:anchor="_Toc515337381" w:history="1">
            <w:r>
              <w:rPr>
                <w:rStyle w:val="251"/>
                <w:rFonts w:ascii="Arial" w:hAnsi="Arial" w:cs="Arial"/>
                <w:color w:val="auto"/>
                <w:sz w:val="24"/>
                <w:szCs w:val="24"/>
              </w:rPr>
              <w:t xml:space="preserve">2.4.1 Restrições Técnicas e Administrativas do Projeto</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_Toc515337381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35</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39" w:tooltip="Current Document" w:anchor="_Toc515337382" w:history="1">
            <w:r>
              <w:rPr>
                <w:rStyle w:val="251"/>
                <w:rFonts w:ascii="Arial" w:hAnsi="Arial" w:cs="Arial"/>
                <w:color w:val="auto"/>
                <w:sz w:val="24"/>
                <w:szCs w:val="24"/>
              </w:rPr>
              <w:t xml:space="preserve">2.4.2 Premissas do Projeto</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_Toc515337382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35</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40" w:tooltip="Current Document" w:anchor="_Toc515337383" w:history="1">
            <w:r>
              <w:rPr>
                <w:rStyle w:val="251"/>
                <w:rFonts w:ascii="Arial" w:hAnsi="Arial" w:cs="Arial"/>
                <w:color w:val="auto"/>
                <w:sz w:val="24"/>
                <w:szCs w:val="24"/>
              </w:rPr>
              <w:t xml:space="preserve">2.4.3 Cronograma do Projeto</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_Toc515337383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36</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41" w:tooltip="Current Document" w:anchor="_Toc515337384" w:history="1">
            <w:r>
              <w:rPr>
                <w:rStyle w:val="251"/>
                <w:rFonts w:ascii="Arial" w:hAnsi="Arial" w:cs="Arial"/>
                <w:color w:val="auto"/>
                <w:sz w:val="24"/>
                <w:szCs w:val="24"/>
              </w:rPr>
              <w:t xml:space="preserve">2.4.4 Análise de Riscos do Projeto</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_Toc515337384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37</w:t>
            </w:r>
            <w:r>
              <w:rPr>
                <w:rFonts w:ascii="Arial" w:hAnsi="Arial" w:cs="Arial"/>
                <w:color w:val="auto"/>
                <w:sz w:val="24"/>
                <w:szCs w:val="24"/>
              </w:rPr>
              <w:fldChar w:fldCharType="end"/>
            </w:r>
          </w:hyperlink>
          <w:r/>
          <w:r/>
        </w:p>
        <w:p>
          <w:pPr>
            <w:pStyle w:val="241"/>
            <w:spacing w:lineRule="auto" w:line="360"/>
            <w:tabs>
              <w:tab w:val="right" w:pos="9061" w:leader="dot"/>
            </w:tabs>
            <w:rPr>
              <w:rFonts w:ascii="Arial" w:hAnsi="Arial" w:cs="Arial" w:eastAsia="Calibri"/>
              <w:b w:val="false"/>
              <w:bCs w:val="false"/>
              <w:color w:val="auto"/>
              <w:lang w:eastAsia="pt-BR"/>
            </w:rPr>
          </w:pPr>
          <w:r/>
          <w:hyperlink r:id="rId42" w:tooltip="Current Document" w:anchor="_Toc515337385" w:history="1">
            <w:r>
              <w:rPr>
                <w:rStyle w:val="251"/>
                <w:rFonts w:ascii="Arial" w:hAnsi="Arial" w:cs="Arial"/>
                <w:color w:val="auto"/>
              </w:rPr>
              <w:t xml:space="preserve">3 DEFINIÇÃO DOS REQUISITOS</w:t>
            </w:r>
            <w:r>
              <w:rPr>
                <w:rFonts w:ascii="Arial" w:hAnsi="Arial" w:cs="Arial"/>
                <w:color w:val="auto"/>
              </w:rPr>
              <w:tab/>
            </w:r>
            <w:r>
              <w:rPr>
                <w:rFonts w:ascii="Arial" w:hAnsi="Arial" w:cs="Arial"/>
                <w:color w:val="auto"/>
              </w:rPr>
              <w:fldChar w:fldCharType="begin"/>
            </w:r>
            <w:r>
              <w:rPr>
                <w:rFonts w:ascii="Arial" w:hAnsi="Arial" w:cs="Arial"/>
                <w:color w:val="auto"/>
              </w:rPr>
              <w:instrText xml:space="preserve"> PAGEREF _Toc515337385 \h </w:instrText>
            </w:r>
            <w:r>
              <w:rPr>
                <w:rFonts w:ascii="Arial" w:hAnsi="Arial" w:cs="Arial"/>
                <w:color w:val="auto"/>
              </w:rPr>
            </w:r>
            <w:r>
              <w:rPr>
                <w:rFonts w:ascii="Arial" w:hAnsi="Arial" w:cs="Arial"/>
                <w:color w:val="auto"/>
              </w:rPr>
              <w:fldChar w:fldCharType="separate"/>
            </w:r>
            <w:r>
              <w:rPr>
                <w:rFonts w:ascii="Arial" w:hAnsi="Arial" w:cs="Arial"/>
                <w:color w:val="auto"/>
              </w:rPr>
              <w:t xml:space="preserve">38</w:t>
            </w:r>
            <w:r>
              <w:rPr>
                <w:rFonts w:ascii="Arial" w:hAnsi="Arial" w:cs="Arial"/>
                <w:color w:val="auto"/>
              </w:rPr>
              <w:fldChar w:fldCharType="end"/>
            </w:r>
          </w:hyperlink>
          <w:r/>
          <w:r/>
        </w:p>
        <w:p>
          <w:pPr>
            <w:pStyle w:val="242"/>
            <w:spacing w:lineRule="auto" w:line="360"/>
            <w:tabs>
              <w:tab w:val="right" w:pos="9061" w:leader="dot"/>
            </w:tabs>
            <w:rPr>
              <w:rFonts w:ascii="Arial" w:hAnsi="Arial" w:cs="Arial" w:eastAsia="Calibri"/>
              <w:b w:val="false"/>
              <w:bCs w:val="false"/>
              <w:color w:val="auto"/>
              <w:sz w:val="24"/>
              <w:szCs w:val="24"/>
              <w:lang w:eastAsia="pt-BR"/>
            </w:rPr>
          </w:pPr>
          <w:r/>
          <w:hyperlink r:id="rId43" w:tooltip="Current Document" w:anchor="_Toc515337386" w:history="1">
            <w:r>
              <w:rPr>
                <w:rStyle w:val="251"/>
                <w:rFonts w:ascii="Arial" w:hAnsi="Arial" w:cs="Arial"/>
                <w:color w:val="auto"/>
                <w:sz w:val="24"/>
                <w:szCs w:val="24"/>
              </w:rPr>
              <w:t xml:space="preserve">3.1 ELICITAÇÃO</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_Toc515337386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38</w:t>
            </w:r>
            <w:r>
              <w:rPr>
                <w:rFonts w:ascii="Arial" w:hAnsi="Arial" w:cs="Arial"/>
                <w:color w:val="auto"/>
                <w:sz w:val="24"/>
                <w:szCs w:val="24"/>
              </w:rPr>
              <w:fldChar w:fldCharType="end"/>
            </w:r>
          </w:hyperlink>
          <w:r/>
          <w:r/>
        </w:p>
        <w:p>
          <w:pPr>
            <w:pStyle w:val="242"/>
            <w:spacing w:lineRule="auto" w:line="360"/>
            <w:tabs>
              <w:tab w:val="right" w:pos="9061" w:leader="dot"/>
            </w:tabs>
            <w:rPr>
              <w:rFonts w:ascii="Arial" w:hAnsi="Arial" w:cs="Arial" w:eastAsia="Calibri"/>
              <w:b w:val="false"/>
              <w:bCs w:val="false"/>
              <w:color w:val="auto"/>
              <w:sz w:val="24"/>
              <w:szCs w:val="24"/>
              <w:lang w:eastAsia="pt-BR"/>
            </w:rPr>
          </w:pPr>
          <w:r/>
          <w:hyperlink r:id="rId44" w:tooltip="Current Document" w:anchor="_Toc515337387" w:history="1">
            <w:r>
              <w:rPr>
                <w:rStyle w:val="251"/>
                <w:rFonts w:ascii="Arial" w:hAnsi="Arial" w:cs="Arial"/>
                <w:color w:val="auto"/>
                <w:sz w:val="24"/>
                <w:szCs w:val="24"/>
              </w:rPr>
              <w:t xml:space="preserve">3.2 REQUISITOS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_Toc515337387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39</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45" w:tooltip="Current Document" w:anchor="_Toc515337388" w:history="1">
            <w:r>
              <w:rPr>
                <w:rStyle w:val="251"/>
                <w:rFonts w:ascii="Arial" w:hAnsi="Arial" w:cs="Arial"/>
                <w:color w:val="auto"/>
                <w:sz w:val="24"/>
                <w:szCs w:val="24"/>
              </w:rPr>
              <w:t xml:space="preserve">3.2.1 Requisitos Funcionais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_Toc515337388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39</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46" w:tooltip="Current Document" w:anchor="_Toc515337389" w:history="1">
            <w:r>
              <w:rPr>
                <w:rStyle w:val="251"/>
                <w:rFonts w:ascii="Arial" w:hAnsi="Arial" w:cs="Arial"/>
                <w:color w:val="auto"/>
                <w:sz w:val="24"/>
                <w:szCs w:val="24"/>
              </w:rPr>
              <w:t xml:space="preserve">3.2.2 Requisitos de Dados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_Toc515337389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41</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47" w:tooltip="Current Document" w:anchor="_Toc515337390" w:history="1">
            <w:r>
              <w:rPr>
                <w:rStyle w:val="251"/>
                <w:rFonts w:ascii="Arial" w:hAnsi="Arial" w:cs="Arial"/>
                <w:color w:val="auto"/>
                <w:sz w:val="24"/>
                <w:szCs w:val="24"/>
              </w:rPr>
              <w:t xml:space="preserve">3.2.3 Regras de Execução</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_Toc515337390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49</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48" w:tooltip="Current Document" w:anchor="_Toc515337391" w:history="1">
            <w:r>
              <w:rPr>
                <w:rStyle w:val="251"/>
                <w:rFonts w:ascii="Arial" w:hAnsi="Arial" w:cs="Arial"/>
                <w:color w:val="auto"/>
                <w:sz w:val="24"/>
                <w:szCs w:val="24"/>
              </w:rPr>
              <w:t xml:space="preserve">3.2.4 Mensagens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_Toc515337391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50</w:t>
            </w:r>
            <w:r>
              <w:rPr>
                <w:rFonts w:ascii="Arial" w:hAnsi="Arial" w:cs="Arial"/>
                <w:color w:val="auto"/>
                <w:sz w:val="24"/>
                <w:szCs w:val="24"/>
              </w:rPr>
              <w:fldChar w:fldCharType="end"/>
            </w:r>
          </w:hyperlink>
          <w:r/>
          <w:r/>
        </w:p>
        <w:p>
          <w:pPr>
            <w:pStyle w:val="242"/>
            <w:spacing w:lineRule="auto" w:line="360"/>
            <w:tabs>
              <w:tab w:val="right" w:pos="9061" w:leader="dot"/>
            </w:tabs>
            <w:rPr>
              <w:rFonts w:ascii="Arial" w:hAnsi="Arial" w:cs="Arial" w:eastAsia="Calibri"/>
              <w:b w:val="false"/>
              <w:bCs w:val="false"/>
              <w:color w:val="auto"/>
              <w:sz w:val="24"/>
              <w:szCs w:val="24"/>
              <w:lang w:eastAsia="pt-BR"/>
            </w:rPr>
          </w:pPr>
          <w:r/>
          <w:hyperlink r:id="rId49" w:tooltip="Current Document" w:anchor="_Toc515337392" w:history="1">
            <w:r>
              <w:rPr>
                <w:rStyle w:val="251"/>
                <w:rFonts w:ascii="Arial" w:hAnsi="Arial" w:cs="Arial"/>
                <w:color w:val="auto"/>
                <w:sz w:val="24"/>
                <w:szCs w:val="24"/>
              </w:rPr>
              <w:t xml:space="preserve">3.3 PERFIS E PERMISSÕES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_Toc515337392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50</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50" w:tooltip="Current Document" w:anchor="_Toc515337393" w:history="1">
            <w:r>
              <w:rPr>
                <w:rStyle w:val="251"/>
                <w:rFonts w:ascii="Arial" w:hAnsi="Arial" w:cs="Arial"/>
                <w:color w:val="auto"/>
                <w:sz w:val="24"/>
                <w:szCs w:val="24"/>
              </w:rPr>
              <w:t xml:space="preserve">3.3.1 Lista de Perfis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_Toc515337393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50</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51" w:tooltip="Current Document" w:anchor="_Toc515337394" w:history="1">
            <w:r>
              <w:rPr>
                <w:rStyle w:val="251"/>
                <w:rFonts w:ascii="Arial" w:hAnsi="Arial" w:cs="Arial"/>
                <w:color w:val="auto"/>
                <w:sz w:val="24"/>
                <w:szCs w:val="24"/>
              </w:rPr>
              <w:t xml:space="preserve">3.3.2 Quadro de Permissões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_Toc515337394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50</w:t>
            </w:r>
            <w:r>
              <w:rPr>
                <w:rFonts w:ascii="Arial" w:hAnsi="Arial" w:cs="Arial"/>
                <w:color w:val="auto"/>
                <w:sz w:val="24"/>
                <w:szCs w:val="24"/>
              </w:rPr>
              <w:fldChar w:fldCharType="end"/>
            </w:r>
          </w:hyperlink>
          <w:r/>
          <w:r/>
        </w:p>
        <w:p>
          <w:pPr>
            <w:pStyle w:val="242"/>
            <w:spacing w:lineRule="auto" w:line="360"/>
            <w:tabs>
              <w:tab w:val="right" w:pos="9061" w:leader="dot"/>
            </w:tabs>
            <w:rPr>
              <w:rFonts w:ascii="Arial" w:hAnsi="Arial" w:cs="Arial" w:eastAsia="Calibri"/>
              <w:b w:val="false"/>
              <w:bCs w:val="false"/>
              <w:color w:val="auto"/>
              <w:sz w:val="24"/>
              <w:szCs w:val="24"/>
              <w:lang w:eastAsia="pt-BR"/>
            </w:rPr>
          </w:pPr>
          <w:r/>
          <w:hyperlink r:id="rId52" w:tooltip="Current Document" w:anchor="_Toc515337395" w:history="1">
            <w:r>
              <w:rPr>
                <w:rStyle w:val="251"/>
                <w:rFonts w:ascii="Arial" w:hAnsi="Arial" w:cs="Arial"/>
                <w:color w:val="auto"/>
                <w:sz w:val="24"/>
                <w:szCs w:val="24"/>
              </w:rPr>
              <w:t xml:space="preserve">3.4 RASTREABILIDADE</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_Toc515337395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52</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53" w:tooltip="Current Document" w:anchor="_Toc515337396" w:history="1">
            <w:r>
              <w:rPr>
                <w:rStyle w:val="251"/>
                <w:rFonts w:ascii="Arial" w:hAnsi="Arial" w:cs="Arial"/>
                <w:color w:val="auto"/>
                <w:sz w:val="24"/>
                <w:szCs w:val="24"/>
              </w:rPr>
              <w:t xml:space="preserve">3.4.1 Requisitos Funcionais X Funcionalidades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_Toc515337396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52</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54" w:tooltip="Current Document" w:anchor="_Toc515337397" w:history="1">
            <w:r>
              <w:rPr>
                <w:rStyle w:val="251"/>
                <w:rFonts w:ascii="Arial" w:hAnsi="Arial" w:cs="Arial"/>
                <w:color w:val="auto"/>
                <w:sz w:val="24"/>
                <w:szCs w:val="24"/>
              </w:rPr>
              <w:t xml:space="preserve">3.4.2 Requisitos Funcionais X Requisitos de Dados X Telas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_Toc515337397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52</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55" w:tooltip="Current Document" w:anchor="_Toc515337398" w:history="1">
            <w:r>
              <w:rPr>
                <w:rStyle w:val="251"/>
                <w:rFonts w:ascii="Arial" w:hAnsi="Arial" w:cs="Arial"/>
                <w:color w:val="auto"/>
                <w:sz w:val="24"/>
                <w:szCs w:val="24"/>
              </w:rPr>
              <w:t xml:space="preserve">3.4.3 Requisitos Funcionais X Regras de Execução</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_Toc515337398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53</w:t>
            </w:r>
            <w:r>
              <w:rPr>
                <w:rFonts w:ascii="Arial" w:hAnsi="Arial" w:cs="Arial"/>
                <w:color w:val="auto"/>
                <w:sz w:val="24"/>
                <w:szCs w:val="24"/>
              </w:rPr>
              <w:fldChar w:fldCharType="end"/>
            </w:r>
          </w:hyperlink>
          <w:r/>
          <w:r/>
        </w:p>
        <w:p>
          <w:pPr>
            <w:pStyle w:val="243"/>
            <w:spacing w:lineRule="auto" w:line="360"/>
            <w:tabs>
              <w:tab w:val="right" w:pos="9061" w:leader="dot"/>
            </w:tabs>
            <w:rPr>
              <w:rFonts w:ascii="Arial" w:hAnsi="Arial" w:cs="Arial" w:eastAsia="Calibri"/>
              <w:color w:val="auto"/>
              <w:sz w:val="24"/>
              <w:szCs w:val="24"/>
              <w:lang w:eastAsia="pt-BR"/>
            </w:rPr>
          </w:pPr>
          <w:r/>
          <w:hyperlink r:id="rId56" w:tooltip="Current Document" w:anchor="_Toc515337399" w:history="1">
            <w:r>
              <w:rPr>
                <w:rStyle w:val="251"/>
                <w:rFonts w:ascii="Arial" w:hAnsi="Arial" w:cs="Arial"/>
                <w:color w:val="auto"/>
                <w:sz w:val="24"/>
                <w:szCs w:val="24"/>
              </w:rPr>
              <w:t xml:space="preserve">3.4.4 Requisitos Funcionais X Objetivos Específicos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_Toc515337399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54</w:t>
            </w:r>
            <w:r>
              <w:rPr>
                <w:rFonts w:ascii="Arial" w:hAnsi="Arial" w:cs="Arial"/>
                <w:color w:val="auto"/>
                <w:sz w:val="24"/>
                <w:szCs w:val="24"/>
              </w:rPr>
              <w:fldChar w:fldCharType="end"/>
            </w:r>
          </w:hyperlink>
          <w:r/>
          <w:r/>
        </w:p>
        <w:p>
          <w:pPr>
            <w:pStyle w:val="242"/>
            <w:spacing w:lineRule="auto" w:line="360"/>
            <w:tabs>
              <w:tab w:val="right" w:pos="9061" w:leader="dot"/>
            </w:tabs>
            <w:rPr>
              <w:rFonts w:ascii="Arial" w:hAnsi="Arial" w:cs="Arial" w:eastAsia="Calibri"/>
              <w:b w:val="false"/>
              <w:bCs w:val="false"/>
              <w:color w:val="auto"/>
              <w:sz w:val="24"/>
              <w:szCs w:val="24"/>
              <w:lang w:eastAsia="pt-BR"/>
            </w:rPr>
          </w:pPr>
          <w:r/>
          <w:hyperlink r:id="rId57" w:tooltip="Current Document" w:anchor="_Toc515337400" w:history="1">
            <w:r>
              <w:rPr>
                <w:rStyle w:val="251"/>
                <w:rFonts w:ascii="Arial" w:hAnsi="Arial" w:cs="Arial"/>
                <w:color w:val="auto"/>
                <w:sz w:val="24"/>
                <w:szCs w:val="24"/>
              </w:rPr>
              <w:t xml:space="preserve">3.5 REQUISITOS NÃO FUNCIONAIS</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_Toc515337400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54</w:t>
            </w:r>
            <w:r>
              <w:rPr>
                <w:rFonts w:ascii="Arial" w:hAnsi="Arial" w:cs="Arial"/>
                <w:color w:val="auto"/>
                <w:sz w:val="24"/>
                <w:szCs w:val="24"/>
              </w:rPr>
              <w:fldChar w:fldCharType="end"/>
            </w:r>
          </w:hyperlink>
          <w:r/>
          <w:r/>
        </w:p>
        <w:p>
          <w:pPr>
            <w:pStyle w:val="242"/>
            <w:spacing w:lineRule="auto" w:line="360"/>
            <w:tabs>
              <w:tab w:val="right" w:pos="9061" w:leader="dot"/>
            </w:tabs>
            <w:rPr>
              <w:rFonts w:ascii="Arial" w:hAnsi="Arial" w:cs="Arial" w:eastAsia="Calibri"/>
              <w:b w:val="false"/>
              <w:bCs w:val="false"/>
              <w:color w:val="auto"/>
              <w:sz w:val="24"/>
              <w:szCs w:val="24"/>
              <w:lang w:eastAsia="pt-BR"/>
            </w:rPr>
          </w:pPr>
          <w:r/>
          <w:hyperlink r:id="rId58" w:tooltip="Current Document" w:anchor="_Toc515337401" w:history="1">
            <w:r>
              <w:rPr>
                <w:rStyle w:val="251"/>
                <w:rFonts w:ascii="Arial" w:hAnsi="Arial" w:cs="Arial"/>
                <w:color w:val="auto"/>
                <w:sz w:val="24"/>
                <w:szCs w:val="24"/>
              </w:rPr>
              <w:t xml:space="preserve">3.6 PROTÓTIPO NÃO FUNCIONAL</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_Toc515337401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56</w:t>
            </w:r>
            <w:r>
              <w:rPr>
                <w:rFonts w:ascii="Arial" w:hAnsi="Arial" w:cs="Arial"/>
                <w:color w:val="auto"/>
                <w:sz w:val="24"/>
                <w:szCs w:val="24"/>
              </w:rPr>
              <w:fldChar w:fldCharType="end"/>
            </w:r>
          </w:hyperlink>
          <w:r/>
          <w:r/>
        </w:p>
        <w:p>
          <w:pPr>
            <w:pStyle w:val="241"/>
            <w:spacing w:lineRule="auto" w:line="360"/>
            <w:tabs>
              <w:tab w:val="right" w:pos="9061" w:leader="dot"/>
            </w:tabs>
            <w:rPr>
              <w:rFonts w:ascii="Arial" w:hAnsi="Arial" w:cs="Arial" w:eastAsia="Calibri"/>
              <w:b w:val="false"/>
              <w:bCs w:val="false"/>
              <w:color w:val="auto"/>
              <w:lang w:eastAsia="pt-BR"/>
            </w:rPr>
          </w:pPr>
          <w:r/>
          <w:hyperlink r:id="rId59" w:tooltip="Current Document" w:anchor="_Toc515337402" w:history="1">
            <w:r>
              <w:rPr>
                <w:rStyle w:val="251"/>
                <w:rFonts w:ascii="Arial" w:hAnsi="Arial" w:cs="Arial"/>
                <w:color w:val="auto"/>
              </w:rPr>
              <w:t xml:space="preserve">4 PROPOSTA DE SOLUÇÃO</w:t>
            </w:r>
            <w:r>
              <w:rPr>
                <w:rFonts w:ascii="Arial" w:hAnsi="Arial" w:cs="Arial"/>
                <w:color w:val="auto"/>
              </w:rPr>
              <w:tab/>
            </w:r>
            <w:r>
              <w:rPr>
                <w:rFonts w:ascii="Arial" w:hAnsi="Arial" w:cs="Arial"/>
                <w:color w:val="auto"/>
              </w:rPr>
              <w:fldChar w:fldCharType="begin"/>
            </w:r>
            <w:r>
              <w:rPr>
                <w:rFonts w:ascii="Arial" w:hAnsi="Arial" w:cs="Arial"/>
                <w:color w:val="auto"/>
              </w:rPr>
              <w:instrText xml:space="preserve"> PAGEREF _Toc515337402 \h </w:instrText>
            </w:r>
            <w:r>
              <w:rPr>
                <w:rFonts w:ascii="Arial" w:hAnsi="Arial" w:cs="Arial"/>
                <w:color w:val="auto"/>
              </w:rPr>
            </w:r>
            <w:r>
              <w:rPr>
                <w:rFonts w:ascii="Arial" w:hAnsi="Arial" w:cs="Arial"/>
                <w:color w:val="auto"/>
              </w:rPr>
              <w:fldChar w:fldCharType="separate"/>
            </w:r>
            <w:r>
              <w:rPr>
                <w:rFonts w:ascii="Arial" w:hAnsi="Arial" w:cs="Arial"/>
                <w:color w:val="auto"/>
              </w:rPr>
              <w:t xml:space="preserve">60</w:t>
            </w:r>
            <w:r>
              <w:rPr>
                <w:rFonts w:ascii="Arial" w:hAnsi="Arial" w:cs="Arial"/>
                <w:color w:val="auto"/>
              </w:rPr>
              <w:fldChar w:fldCharType="end"/>
            </w:r>
          </w:hyperlink>
          <w:r/>
          <w:r/>
        </w:p>
        <w:p>
          <w:pPr>
            <w:pStyle w:val="242"/>
            <w:spacing w:lineRule="auto" w:line="360"/>
            <w:tabs>
              <w:tab w:val="right" w:pos="9061" w:leader="dot"/>
            </w:tabs>
            <w:rPr>
              <w:rFonts w:ascii="Arial" w:hAnsi="Arial" w:cs="Arial" w:eastAsia="Calibri"/>
              <w:b w:val="false"/>
              <w:bCs w:val="false"/>
              <w:color w:val="auto"/>
              <w:sz w:val="24"/>
              <w:szCs w:val="24"/>
              <w:lang w:eastAsia="pt-BR"/>
            </w:rPr>
          </w:pPr>
          <w:r/>
          <w:hyperlink r:id="rId60" w:tooltip="Current Document" w:anchor="_Toc515337403" w:history="1">
            <w:r>
              <w:rPr>
                <w:rStyle w:val="251"/>
                <w:rFonts w:ascii="Arial" w:hAnsi="Arial" w:cs="Arial"/>
                <w:color w:val="auto"/>
                <w:sz w:val="24"/>
                <w:szCs w:val="24"/>
              </w:rPr>
              <w:t xml:space="preserve">4.1 Requisitos Funcionais x Casos de Uso</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_Toc515337403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60</w:t>
            </w:r>
            <w:r>
              <w:rPr>
                <w:rFonts w:ascii="Arial" w:hAnsi="Arial" w:cs="Arial"/>
                <w:color w:val="auto"/>
                <w:sz w:val="24"/>
                <w:szCs w:val="24"/>
              </w:rPr>
              <w:fldChar w:fldCharType="end"/>
            </w:r>
          </w:hyperlink>
          <w:r/>
          <w:r/>
        </w:p>
        <w:p>
          <w:pPr>
            <w:pStyle w:val="242"/>
            <w:spacing w:lineRule="auto" w:line="360"/>
            <w:tabs>
              <w:tab w:val="right" w:pos="9061" w:leader="dot"/>
            </w:tabs>
            <w:rPr>
              <w:rFonts w:ascii="Arial" w:hAnsi="Arial" w:cs="Arial" w:eastAsia="Calibri"/>
              <w:b w:val="false"/>
              <w:bCs w:val="false"/>
              <w:color w:val="auto"/>
              <w:sz w:val="24"/>
              <w:szCs w:val="24"/>
              <w:lang w:eastAsia="pt-BR"/>
            </w:rPr>
          </w:pPr>
          <w:r/>
          <w:hyperlink r:id="rId61" w:tooltip="Current Document" w:anchor="_Toc515337420" w:history="1">
            <w:r>
              <w:rPr>
                <w:rStyle w:val="251"/>
                <w:rFonts w:ascii="Arial" w:hAnsi="Arial" w:cs="Arial"/>
                <w:color w:val="auto"/>
                <w:sz w:val="24"/>
                <w:szCs w:val="24"/>
              </w:rPr>
              <w:t xml:space="preserve">4.2 Diagrama de Casos de Uso</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_Toc515337420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62</w:t>
            </w:r>
            <w:r>
              <w:rPr>
                <w:rFonts w:ascii="Arial" w:hAnsi="Arial" w:cs="Arial"/>
                <w:color w:val="auto"/>
                <w:sz w:val="24"/>
                <w:szCs w:val="24"/>
              </w:rPr>
              <w:fldChar w:fldCharType="end"/>
            </w:r>
          </w:hyperlink>
          <w:r/>
          <w:r/>
        </w:p>
        <w:p>
          <w:pPr>
            <w:pStyle w:val="242"/>
            <w:spacing w:lineRule="auto" w:line="360"/>
            <w:tabs>
              <w:tab w:val="right" w:pos="9061" w:leader="dot"/>
            </w:tabs>
            <w:rPr>
              <w:rFonts w:ascii="Arial" w:hAnsi="Arial" w:cs="Arial" w:eastAsia="Calibri"/>
              <w:b w:val="false"/>
              <w:bCs w:val="false"/>
              <w:color w:val="auto"/>
              <w:sz w:val="24"/>
              <w:szCs w:val="24"/>
              <w:lang w:eastAsia="pt-BR"/>
            </w:rPr>
          </w:pPr>
          <w:r/>
          <w:hyperlink r:id="rId62" w:tooltip="Current Document" w:anchor="_Toc515337421" w:history="1">
            <w:r>
              <w:rPr>
                <w:rStyle w:val="251"/>
                <w:rFonts w:ascii="Arial" w:hAnsi="Arial" w:cs="Arial"/>
                <w:color w:val="auto"/>
                <w:sz w:val="24"/>
                <w:szCs w:val="24"/>
              </w:rPr>
              <w:t xml:space="preserve">4.3 Diagrama de Classes de Domínio</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_Toc515337421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63</w:t>
            </w:r>
            <w:r>
              <w:rPr>
                <w:rFonts w:ascii="Arial" w:hAnsi="Arial" w:cs="Arial"/>
                <w:color w:val="auto"/>
                <w:sz w:val="24"/>
                <w:szCs w:val="24"/>
              </w:rPr>
              <w:fldChar w:fldCharType="end"/>
            </w:r>
          </w:hyperlink>
          <w:r/>
          <w:r/>
        </w:p>
        <w:p>
          <w:pPr>
            <w:pStyle w:val="242"/>
            <w:spacing w:lineRule="auto" w:line="360"/>
            <w:tabs>
              <w:tab w:val="right" w:pos="9061" w:leader="dot"/>
            </w:tabs>
            <w:rPr>
              <w:rFonts w:ascii="Arial" w:hAnsi="Arial" w:cs="Arial" w:eastAsia="Calibri"/>
              <w:b w:val="false"/>
              <w:bCs w:val="false"/>
              <w:color w:val="auto"/>
              <w:sz w:val="24"/>
              <w:szCs w:val="24"/>
              <w:lang w:eastAsia="pt-BR"/>
            </w:rPr>
          </w:pPr>
          <w:r/>
          <w:hyperlink r:id="rId63" w:tooltip="Current Document" w:anchor="_Toc515337422" w:history="1">
            <w:r>
              <w:rPr>
                <w:rStyle w:val="251"/>
                <w:rFonts w:ascii="Arial" w:hAnsi="Arial" w:cs="Arial"/>
                <w:color w:val="auto"/>
                <w:sz w:val="24"/>
                <w:szCs w:val="24"/>
              </w:rPr>
              <w:t xml:space="preserve">4.4 Diagrama de Classes de Análise</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_Toc515337422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64</w:t>
            </w:r>
            <w:r>
              <w:rPr>
                <w:rFonts w:ascii="Arial" w:hAnsi="Arial" w:cs="Arial"/>
                <w:color w:val="auto"/>
                <w:sz w:val="24"/>
                <w:szCs w:val="24"/>
              </w:rPr>
              <w:fldChar w:fldCharType="end"/>
            </w:r>
          </w:hyperlink>
          <w:r/>
          <w:r/>
        </w:p>
        <w:p>
          <w:pPr>
            <w:pStyle w:val="242"/>
            <w:spacing w:lineRule="auto" w:line="360"/>
            <w:tabs>
              <w:tab w:val="right" w:pos="9061" w:leader="dot"/>
            </w:tabs>
            <w:rPr>
              <w:rFonts w:ascii="Arial" w:hAnsi="Arial" w:cs="Arial" w:eastAsia="Calibri"/>
              <w:b w:val="false"/>
              <w:bCs w:val="false"/>
              <w:color w:val="auto"/>
              <w:sz w:val="24"/>
              <w:szCs w:val="24"/>
              <w:lang w:eastAsia="pt-BR"/>
            </w:rPr>
          </w:pPr>
          <w:r/>
          <w:hyperlink r:id="rId64" w:tooltip="Current Document" w:anchor="_Toc515337423" w:history="1">
            <w:r>
              <w:rPr>
                <w:rStyle w:val="251"/>
                <w:rFonts w:ascii="Arial" w:hAnsi="Arial" w:cs="Arial"/>
                <w:color w:val="auto"/>
                <w:sz w:val="24"/>
                <w:szCs w:val="24"/>
                <w:highlight w:val="white"/>
              </w:rPr>
              <w:t xml:space="preserve">4.5 Modelo de Entidades e Relacionamentos Conceitual</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_Toc515337423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65</w:t>
            </w:r>
            <w:r>
              <w:rPr>
                <w:rFonts w:ascii="Arial" w:hAnsi="Arial" w:cs="Arial"/>
                <w:color w:val="auto"/>
                <w:sz w:val="24"/>
                <w:szCs w:val="24"/>
              </w:rPr>
              <w:fldChar w:fldCharType="end"/>
            </w:r>
          </w:hyperlink>
          <w:r/>
          <w:r/>
        </w:p>
        <w:p>
          <w:pPr>
            <w:pStyle w:val="242"/>
            <w:spacing w:lineRule="auto" w:line="360"/>
            <w:tabs>
              <w:tab w:val="right" w:pos="9061" w:leader="dot"/>
            </w:tabs>
            <w:rPr>
              <w:rFonts w:ascii="Arial" w:hAnsi="Arial" w:cs="Arial" w:eastAsia="Calibri"/>
              <w:b w:val="false"/>
              <w:bCs w:val="false"/>
              <w:color w:val="auto"/>
              <w:sz w:val="24"/>
              <w:szCs w:val="24"/>
              <w:lang w:eastAsia="pt-BR"/>
            </w:rPr>
          </w:pPr>
          <w:r/>
          <w:hyperlink r:id="rId65" w:tooltip="Current Document" w:anchor="_Toc515337424" w:history="1">
            <w:r>
              <w:rPr>
                <w:rStyle w:val="251"/>
                <w:rFonts w:ascii="Arial" w:hAnsi="Arial" w:cs="Arial"/>
                <w:color w:val="auto"/>
                <w:sz w:val="24"/>
                <w:szCs w:val="24"/>
              </w:rPr>
              <w:t xml:space="preserve">4.6 Modelo de Entidades e Relacionamento Lógico</w:t>
            </w:r>
            <w:r>
              <w:rPr>
                <w:rFonts w:ascii="Arial" w:hAnsi="Arial" w:cs="Arial"/>
                <w:color w:val="auto"/>
                <w:sz w:val="24"/>
                <w:szCs w:val="24"/>
              </w:rPr>
              <w:tab/>
            </w:r>
            <w:r>
              <w:rPr>
                <w:rFonts w:ascii="Arial" w:hAnsi="Arial" w:cs="Arial"/>
                <w:color w:val="auto"/>
                <w:sz w:val="24"/>
                <w:szCs w:val="24"/>
              </w:rPr>
              <w:fldChar w:fldCharType="begin"/>
            </w:r>
            <w:r>
              <w:rPr>
                <w:rFonts w:ascii="Arial" w:hAnsi="Arial" w:cs="Arial"/>
                <w:color w:val="auto"/>
                <w:sz w:val="24"/>
                <w:szCs w:val="24"/>
              </w:rPr>
              <w:instrText xml:space="preserve"> PAGEREF _Toc515337424 \h </w:instrText>
            </w:r>
            <w:r>
              <w:rPr>
                <w:rFonts w:ascii="Arial" w:hAnsi="Arial" w:cs="Arial"/>
                <w:color w:val="auto"/>
                <w:sz w:val="24"/>
                <w:szCs w:val="24"/>
              </w:rPr>
            </w:r>
            <w:r>
              <w:rPr>
                <w:rFonts w:ascii="Arial" w:hAnsi="Arial" w:cs="Arial"/>
                <w:color w:val="auto"/>
                <w:sz w:val="24"/>
                <w:szCs w:val="24"/>
              </w:rPr>
              <w:fldChar w:fldCharType="separate"/>
            </w:r>
            <w:r>
              <w:rPr>
                <w:rFonts w:ascii="Arial" w:hAnsi="Arial" w:cs="Arial"/>
                <w:color w:val="auto"/>
                <w:sz w:val="24"/>
                <w:szCs w:val="24"/>
              </w:rPr>
              <w:t xml:space="preserve">66</w:t>
            </w:r>
            <w:r>
              <w:rPr>
                <w:rFonts w:ascii="Arial" w:hAnsi="Arial" w:cs="Arial"/>
                <w:color w:val="auto"/>
                <w:sz w:val="24"/>
                <w:szCs w:val="24"/>
              </w:rPr>
              <w:fldChar w:fldCharType="end"/>
            </w:r>
          </w:hyperlink>
          <w:r/>
          <w:r/>
        </w:p>
        <w:p>
          <w:pPr>
            <w:pStyle w:val="241"/>
            <w:spacing w:lineRule="auto" w:line="360"/>
            <w:tabs>
              <w:tab w:val="right" w:pos="9061" w:leader="dot"/>
            </w:tabs>
            <w:rPr>
              <w:rFonts w:ascii="Arial" w:hAnsi="Arial" w:cs="Arial" w:eastAsia="Calibri"/>
              <w:b w:val="false"/>
              <w:bCs w:val="false"/>
              <w:color w:val="auto"/>
              <w:lang w:eastAsia="pt-BR"/>
            </w:rPr>
          </w:pPr>
          <w:r/>
          <w:hyperlink r:id="rId66" w:tooltip="Current Document" w:anchor="_Toc515337425" w:history="1">
            <w:r>
              <w:rPr>
                <w:rStyle w:val="251"/>
                <w:rFonts w:ascii="Arial" w:hAnsi="Arial" w:cs="Arial"/>
                <w:color w:val="auto"/>
              </w:rPr>
              <w:t xml:space="preserve">Referências</w:t>
            </w:r>
            <w:r>
              <w:rPr>
                <w:rFonts w:ascii="Arial" w:hAnsi="Arial" w:cs="Arial"/>
                <w:color w:val="auto"/>
              </w:rPr>
              <w:tab/>
            </w:r>
            <w:r>
              <w:rPr>
                <w:rFonts w:ascii="Arial" w:hAnsi="Arial" w:cs="Arial"/>
                <w:color w:val="auto"/>
              </w:rPr>
              <w:fldChar w:fldCharType="begin"/>
            </w:r>
            <w:r>
              <w:rPr>
                <w:rFonts w:ascii="Arial" w:hAnsi="Arial" w:cs="Arial"/>
                <w:color w:val="auto"/>
              </w:rPr>
              <w:instrText xml:space="preserve"> PAGEREF _Toc515337425 \h </w:instrText>
            </w:r>
            <w:r>
              <w:rPr>
                <w:rFonts w:ascii="Arial" w:hAnsi="Arial" w:cs="Arial"/>
                <w:color w:val="auto"/>
              </w:rPr>
            </w:r>
            <w:r>
              <w:rPr>
                <w:rFonts w:ascii="Arial" w:hAnsi="Arial" w:cs="Arial"/>
                <w:color w:val="auto"/>
              </w:rPr>
              <w:fldChar w:fldCharType="separate"/>
            </w:r>
            <w:r>
              <w:rPr>
                <w:rFonts w:ascii="Arial" w:hAnsi="Arial" w:cs="Arial"/>
                <w:color w:val="auto"/>
              </w:rPr>
              <w:t xml:space="preserve">67</w:t>
            </w:r>
            <w:r>
              <w:rPr>
                <w:rFonts w:ascii="Arial" w:hAnsi="Arial" w:cs="Arial"/>
                <w:color w:val="auto"/>
              </w:rPr>
              <w:fldChar w:fldCharType="end"/>
            </w:r>
          </w:hyperlink>
          <w:r/>
          <w:r/>
        </w:p>
        <w:p>
          <w:pPr>
            <w:spacing w:lineRule="auto" w:line="360"/>
          </w:pPr>
          <w:r>
            <w:rPr>
              <w:rFonts w:ascii="Arial" w:hAnsi="Arial" w:cs="Arial"/>
              <w:b/>
              <w:bCs/>
              <w:color w:val="auto"/>
            </w:rPr>
            <w:fldChar w:fldCharType="end"/>
          </w:r>
          <w:r/>
        </w:p>
      </w:sdtContent>
    </w:sdt>
    <w:p>
      <w:pPr>
        <w:jc w:val="center"/>
        <w:rPr>
          <w:rFonts w:ascii="Arial" w:hAnsi="Arial" w:cs="Arial"/>
          <w:b/>
        </w:rPr>
      </w:pPr>
      <w:r>
        <w:rPr>
          <w:rFonts w:ascii="Arial" w:hAnsi="Arial" w:cs="Arial"/>
          <w:b/>
        </w:rPr>
      </w:r>
      <w:r/>
    </w:p>
    <w:p>
      <w:pPr>
        <w:jc w:val="center"/>
        <w:rPr>
          <w:rFonts w:ascii="Arial" w:hAnsi="Arial" w:cs="Arial"/>
          <w:b/>
        </w:rPr>
      </w:pPr>
      <w:r>
        <w:rPr>
          <w:rFonts w:ascii="Arial" w:hAnsi="Arial" w:cs="Arial"/>
          <w:b/>
        </w:rPr>
      </w:r>
      <w:r/>
    </w:p>
    <w:p>
      <w:pPr>
        <w:jc w:val="center"/>
        <w:rPr>
          <w:rFonts w:ascii="Arial" w:hAnsi="Arial" w:cs="Arial"/>
          <w:b/>
        </w:rPr>
      </w:pPr>
      <w:r>
        <w:rPr>
          <w:rFonts w:ascii="Arial" w:hAnsi="Arial" w:cs="Arial"/>
          <w:b/>
        </w:rPr>
      </w:r>
      <w:r/>
    </w:p>
    <w:p>
      <w:pPr>
        <w:jc w:val="center"/>
        <w:rPr>
          <w:rFonts w:ascii="Arial" w:hAnsi="Arial" w:cs="Arial"/>
          <w:b/>
        </w:rPr>
      </w:pPr>
      <w:r>
        <w:rPr>
          <w:rFonts w:ascii="Arial" w:hAnsi="Arial" w:cs="Arial"/>
          <w:b/>
        </w:rPr>
      </w:r>
      <w:r/>
    </w:p>
    <w:p>
      <w:pPr>
        <w:jc w:val="center"/>
        <w:rPr>
          <w:rFonts w:ascii="Arial" w:hAnsi="Arial" w:cs="Arial"/>
          <w:b/>
        </w:rPr>
      </w:pPr>
      <w:r>
        <w:rPr>
          <w:rFonts w:ascii="Arial" w:hAnsi="Arial" w:cs="Arial"/>
          <w:b/>
        </w:rPr>
      </w:r>
      <w:r/>
    </w:p>
    <w:p>
      <w:pPr>
        <w:jc w:val="center"/>
        <w:rPr>
          <w:rFonts w:ascii="Arial" w:hAnsi="Arial" w:cs="Arial"/>
          <w:b/>
        </w:rPr>
      </w:pPr>
      <w:r>
        <w:rPr>
          <w:rFonts w:ascii="Arial" w:hAnsi="Arial" w:cs="Arial"/>
          <w:b/>
        </w:rPr>
      </w:r>
      <w:r/>
    </w:p>
    <w:p>
      <w:pPr>
        <w:jc w:val="center"/>
        <w:rPr>
          <w:rFonts w:ascii="Arial" w:hAnsi="Arial" w:cs="Arial"/>
          <w:b/>
        </w:rPr>
      </w:pPr>
      <w:r>
        <w:rPr>
          <w:rFonts w:ascii="Arial" w:hAnsi="Arial" w:cs="Arial"/>
          <w:b/>
        </w:rPr>
      </w:r>
      <w:r/>
    </w:p>
    <w:p>
      <w:pPr>
        <w:jc w:val="center"/>
        <w:rPr>
          <w:rFonts w:ascii="Arial" w:hAnsi="Arial" w:cs="Arial"/>
          <w:b/>
        </w:rPr>
      </w:pPr>
      <w:r>
        <w:rPr>
          <w:rFonts w:ascii="Arial" w:hAnsi="Arial" w:cs="Arial"/>
          <w:b/>
        </w:rPr>
      </w:r>
      <w:r/>
    </w:p>
    <w:p>
      <w:pPr>
        <w:jc w:val="center"/>
        <w:rPr>
          <w:rFonts w:ascii="Arial" w:hAnsi="Arial" w:cs="Arial"/>
          <w:b/>
        </w:rPr>
      </w:pPr>
      <w:r>
        <w:rPr>
          <w:rFonts w:ascii="Arial" w:hAnsi="Arial" w:cs="Arial"/>
          <w:b/>
        </w:rPr>
      </w:r>
      <w:r/>
    </w:p>
    <w:p>
      <w:pPr>
        <w:jc w:val="center"/>
        <w:rPr>
          <w:rFonts w:ascii="Arial" w:hAnsi="Arial" w:cs="Arial"/>
          <w:b/>
        </w:rPr>
      </w:pPr>
      <w:r>
        <w:rPr>
          <w:rFonts w:ascii="Arial" w:hAnsi="Arial" w:cs="Arial"/>
          <w:b/>
        </w:rPr>
      </w:r>
      <w:r/>
    </w:p>
    <w:p>
      <w:pPr>
        <w:jc w:val="center"/>
        <w:rPr>
          <w:rFonts w:ascii="Arial" w:hAnsi="Arial" w:cs="Arial"/>
          <w:b/>
        </w:rPr>
      </w:pPr>
      <w:r>
        <w:rPr>
          <w:rFonts w:ascii="Arial" w:hAnsi="Arial" w:cs="Arial"/>
          <w:b/>
        </w:rPr>
      </w:r>
      <w:r/>
    </w:p>
    <w:p>
      <w:pPr>
        <w:jc w:val="center"/>
        <w:rPr>
          <w:rFonts w:ascii="Arial" w:hAnsi="Arial" w:cs="Arial"/>
          <w:b/>
        </w:rPr>
      </w:pPr>
      <w:r>
        <w:rPr>
          <w:rFonts w:ascii="Arial" w:hAnsi="Arial" w:cs="Arial"/>
          <w:b/>
        </w:rPr>
      </w:r>
      <w:r/>
    </w:p>
    <w:p>
      <w:pPr>
        <w:jc w:val="center"/>
        <w:rPr>
          <w:rFonts w:ascii="Arial" w:hAnsi="Arial" w:cs="Arial"/>
          <w:b/>
        </w:rPr>
      </w:pPr>
      <w:r>
        <w:rPr>
          <w:rFonts w:ascii="Arial" w:hAnsi="Arial" w:cs="Arial"/>
          <w:b/>
        </w:rPr>
      </w:r>
      <w:r/>
    </w:p>
    <w:p>
      <w:pPr>
        <w:jc w:val="center"/>
        <w:rPr>
          <w:rFonts w:ascii="Arial" w:hAnsi="Arial" w:cs="Arial"/>
          <w:b/>
        </w:rPr>
      </w:pPr>
      <w:r>
        <w:rPr>
          <w:rFonts w:ascii="Arial" w:hAnsi="Arial" w:cs="Arial"/>
          <w:b/>
        </w:rPr>
      </w:r>
      <w:r/>
    </w:p>
    <w:p>
      <w:pPr>
        <w:jc w:val="left"/>
        <w:spacing w:lineRule="auto" w:line="259" w:after="160"/>
        <w:rPr>
          <w:rFonts w:ascii="Arial" w:hAnsi="Arial" w:cs="Arial"/>
          <w:b/>
        </w:rPr>
      </w:pPr>
      <w:r>
        <w:rPr>
          <w:rFonts w:ascii="Arial" w:hAnsi="Arial" w:cs="Arial"/>
          <w:b/>
        </w:rPr>
        <w:br w:type="page"/>
      </w:r>
      <w:r/>
    </w:p>
    <w:p>
      <w:pPr>
        <w:jc w:val="center"/>
        <w:spacing w:lineRule="auto" w:line="360"/>
        <w:rPr>
          <w:rFonts w:ascii="Arial" w:hAnsi="Arial" w:cs="Arial"/>
          <w:b/>
        </w:rPr>
      </w:pPr>
      <w:r>
        <w:rPr>
          <w:rFonts w:ascii="Arial" w:hAnsi="Arial" w:cs="Arial"/>
          <w:b/>
        </w:rPr>
        <w:t xml:space="preserve">LISTA DE SIGLAS E ABREVIATURAS</w:t>
      </w:r>
      <w:r/>
    </w:p>
    <w:p>
      <w:pPr>
        <w:spacing w:lineRule="auto" w:line="360"/>
        <w:rPr>
          <w:rFonts w:ascii="Arial" w:hAnsi="Arial" w:cs="Arial"/>
        </w:rPr>
      </w:pPr>
      <w:r>
        <w:rPr>
          <w:rFonts w:ascii="Arial" w:hAnsi="Arial" w:cs="Arial"/>
        </w:rPr>
        <w:t xml:space="preserve">C</w:t>
      </w:r>
      <w:r>
        <w:rPr>
          <w:rFonts w:ascii="Arial" w:hAnsi="Arial" w:cs="Arial"/>
        </w:rPr>
        <w:t xml:space="preserve">R</w:t>
      </w:r>
      <w:r>
        <w:rPr>
          <w:rFonts w:ascii="Arial" w:hAnsi="Arial" w:cs="Arial"/>
        </w:rPr>
        <w:t xml:space="preserve">V</w:t>
      </w:r>
      <w:r>
        <w:rPr>
          <w:rFonts w:ascii="Arial" w:hAnsi="Arial" w:cs="Arial"/>
        </w:rPr>
        <w:t xml:space="preserve"> </w:t>
        <w:noBreakHyphen/>
        <w:t xml:space="preserve"> </w:t>
      </w:r>
      <w:r>
        <w:rPr>
          <w:rFonts w:ascii="Arial" w:hAnsi="Arial" w:cs="Arial"/>
        </w:rPr>
        <w:t xml:space="preserve">Certificado  de</w:t>
      </w:r>
      <w:r>
        <w:rPr>
          <w:rFonts w:ascii="Arial" w:hAnsi="Arial" w:cs="Arial"/>
        </w:rPr>
        <w:t xml:space="preserve"> Registro do Veículo.</w:t>
      </w:r>
      <w:r/>
    </w:p>
    <w:p>
      <w:pPr>
        <w:jc w:val="left"/>
        <w:spacing w:lineRule="auto" w:line="360"/>
        <w:rPr>
          <w:rFonts w:ascii="Arial" w:hAnsi="Arial" w:cs="Arial"/>
        </w:rPr>
      </w:pPr>
      <w:r>
        <w:rPr>
          <w:rFonts w:ascii="Arial" w:hAnsi="Arial" w:cs="Arial"/>
        </w:rPr>
        <w:t xml:space="preserve">DPEM </w:t>
        <w:noBreakHyphen/>
        <w:t xml:space="preserve"> Seguro de Danos Pessoais Causados por Embarcações e suas Cargas.</w:t>
      </w:r>
      <w:r/>
    </w:p>
    <w:p>
      <w:pPr>
        <w:jc w:val="left"/>
        <w:spacing w:lineRule="auto" w:line="360"/>
        <w:rPr>
          <w:rFonts w:ascii="Arial" w:hAnsi="Arial" w:cs="Arial"/>
        </w:rPr>
      </w:pPr>
      <w:r>
        <w:rPr>
          <w:rFonts w:ascii="Arial" w:hAnsi="Arial" w:cs="Arial"/>
        </w:rPr>
        <w:t xml:space="preserve">DPVAT </w:t>
        <w:noBreakHyphen/>
        <w:t xml:space="preserve"> Seguro de Danos Pessoais Causados por Veículos Automotores Terrestres.</w:t>
      </w:r>
      <w:r/>
    </w:p>
    <w:p>
      <w:pPr>
        <w:jc w:val="left"/>
        <w:spacing w:lineRule="auto" w:line="360"/>
        <w:rPr>
          <w:rFonts w:ascii="Arial" w:hAnsi="Arial" w:cs="Arial"/>
        </w:rPr>
      </w:pPr>
      <w:r>
        <w:rPr>
          <w:rFonts w:ascii="Arial" w:hAnsi="Arial" w:cs="Arial"/>
        </w:rPr>
        <w:t xml:space="preserve">SBT </w:t>
        <w:noBreakHyphen/>
        <w:t xml:space="preserve"> Sistema Brasileiro de Televisão.</w:t>
      </w:r>
      <w:r/>
    </w:p>
    <w:p>
      <w:pPr>
        <w:jc w:val="left"/>
        <w:spacing w:lineRule="auto" w:line="360"/>
        <w:rPr>
          <w:rFonts w:ascii="Arial" w:hAnsi="Arial" w:cs="Arial"/>
        </w:rPr>
      </w:pPr>
      <w:r>
        <w:rPr>
          <w:rFonts w:ascii="Arial" w:hAnsi="Arial" w:cs="Arial"/>
        </w:rPr>
        <w:t xml:space="preserve">UniCEUB</w:t>
      </w:r>
      <w:r>
        <w:rPr>
          <w:rFonts w:ascii="Arial" w:hAnsi="Arial" w:cs="Arial"/>
        </w:rPr>
        <w:t xml:space="preserve"> </w:t>
        <w:noBreakHyphen/>
        <w:t xml:space="preserve"> Centro Universitário de Brasília.</w:t>
      </w:r>
      <w:r/>
    </w:p>
    <w:p>
      <w:pPr>
        <w:jc w:val="left"/>
        <w:rPr>
          <w:rFonts w:ascii="Arial" w:hAnsi="Arial" w:cs="Arial"/>
          <w:b/>
        </w:rPr>
        <w:sectPr>
          <w:headerReference w:type="default" r:id="rId9"/>
          <w:footerReference w:type="default" r:id="rId16"/>
          <w:footnotePr/>
          <w:type w:val="nextPage"/>
          <w:pgSz w:w="11906" w:h="16838"/>
          <w:pgMar w:top="1701" w:right="1134" w:bottom="1134" w:left="1701" w:gutter="0" w:header="709" w:footer="709"/>
          <w:pgNumType w:start="9"/>
          <w:cols w:num="1" w:sep="0" w:space="708" w:equalWidth="1"/>
          <w:docGrid w:linePitch="360"/>
        </w:sectPr>
      </w:pPr>
      <w:r>
        <w:rPr>
          <w:rFonts w:ascii="Arial" w:hAnsi="Arial" w:cs="Arial"/>
          <w:b/>
        </w:rPr>
      </w:r>
      <w:r/>
    </w:p>
    <w:p>
      <w:pPr>
        <w:pStyle w:val="263"/>
        <w:rPr>
          <w:rStyle w:val="260"/>
          <w:rFonts w:ascii="Arial" w:hAnsi="Arial" w:cs="Arial"/>
          <w:b/>
          <w:color w:val="auto"/>
          <w:sz w:val="24"/>
          <w:szCs w:val="24"/>
        </w:rPr>
      </w:pPr>
      <w:r/>
      <w:bookmarkStart w:id="25" w:name="_Toc514987093"/>
      <w:r/>
      <w:bookmarkStart w:id="26" w:name="_Toc515021251"/>
      <w:r/>
      <w:bookmarkStart w:id="27" w:name="_Toc515337302"/>
      <w:r/>
      <w:bookmarkStart w:id="28" w:name="_Toc514987094"/>
      <w:r/>
      <w:bookmarkStart w:id="29" w:name="_Toc515021252"/>
      <w:r/>
      <w:bookmarkStart w:id="30" w:name="_Toc515337303"/>
      <w:r/>
      <w:bookmarkStart w:id="31" w:name="_Toc514987095"/>
      <w:r/>
      <w:bookmarkStart w:id="32" w:name="_Toc515021253"/>
      <w:r/>
      <w:bookmarkStart w:id="33" w:name="_Toc515337304"/>
      <w:r/>
      <w:bookmarkStart w:id="34" w:name="_Toc514987096"/>
      <w:r/>
      <w:bookmarkStart w:id="35" w:name="_Toc515021254"/>
      <w:r/>
      <w:bookmarkStart w:id="36" w:name="_Toc515337305"/>
      <w:r/>
      <w:bookmarkStart w:id="37" w:name="_Toc514987097"/>
      <w:r/>
      <w:bookmarkStart w:id="38" w:name="_Toc515021255"/>
      <w:r/>
      <w:bookmarkStart w:id="39" w:name="_Toc515337306"/>
      <w:r/>
      <w:bookmarkStart w:id="40" w:name="_Toc514987098"/>
      <w:r/>
      <w:bookmarkStart w:id="41" w:name="_Toc515021256"/>
      <w:r/>
      <w:bookmarkStart w:id="42" w:name="_Toc515337307"/>
      <w:r/>
      <w:bookmarkStart w:id="43" w:name="_Toc514987099"/>
      <w:r/>
      <w:bookmarkStart w:id="44" w:name="_Toc515021257"/>
      <w:r/>
      <w:bookmarkStart w:id="45" w:name="_Toc515337308"/>
      <w:r/>
      <w:bookmarkStart w:id="46" w:name="_Toc514987100"/>
      <w:r/>
      <w:bookmarkStart w:id="47" w:name="_Toc515021258"/>
      <w:r/>
      <w:bookmarkStart w:id="48" w:name="_Toc515337309"/>
      <w:r/>
      <w:bookmarkStart w:id="49" w:name="_Toc514987101"/>
      <w:r/>
      <w:bookmarkStart w:id="50" w:name="_Toc515021259"/>
      <w:r/>
      <w:bookmarkStart w:id="51" w:name="_Toc515337310"/>
      <w:r/>
      <w:bookmarkStart w:id="52" w:name="_Toc514987102"/>
      <w:r/>
      <w:bookmarkStart w:id="53" w:name="_Toc515021260"/>
      <w:r/>
      <w:bookmarkStart w:id="54" w:name="_Toc515337311"/>
      <w:r/>
      <w:bookmarkStart w:id="55" w:name="_Toc514987103"/>
      <w:r/>
      <w:bookmarkStart w:id="56" w:name="_Toc515021261"/>
      <w:r/>
      <w:bookmarkStart w:id="57" w:name="_Toc515337312"/>
      <w:r/>
      <w:bookmarkStart w:id="58" w:name="_Toc514987104"/>
      <w:r/>
      <w:bookmarkStart w:id="59" w:name="_Toc515021262"/>
      <w:r/>
      <w:bookmarkStart w:id="60" w:name="_Toc515337313"/>
      <w:r/>
      <w:bookmarkStart w:id="61" w:name="_Toc514987105"/>
      <w:r/>
      <w:bookmarkStart w:id="62" w:name="_Toc515021263"/>
      <w:r/>
      <w:bookmarkStart w:id="63" w:name="_Toc515337314"/>
      <w:r/>
      <w:bookmarkStart w:id="64" w:name="_Toc514987106"/>
      <w:r/>
      <w:bookmarkStart w:id="65" w:name="_Toc515021264"/>
      <w:r/>
      <w:bookmarkStart w:id="66" w:name="_Toc515337315"/>
      <w:r/>
      <w:bookmarkStart w:id="67" w:name="_Toc514987107"/>
      <w:r/>
      <w:bookmarkStart w:id="68" w:name="_Toc515021265"/>
      <w:r/>
      <w:bookmarkStart w:id="69" w:name="_Toc515337316"/>
      <w:r/>
      <w:bookmarkStart w:id="70" w:name="_Toc514987108"/>
      <w:r/>
      <w:bookmarkStart w:id="71" w:name="_Toc515021266"/>
      <w:r/>
      <w:bookmarkStart w:id="72" w:name="_Toc515337317"/>
      <w:r/>
      <w:bookmarkStart w:id="73" w:name="_Toc514987109"/>
      <w:r/>
      <w:bookmarkStart w:id="74" w:name="_Toc515021267"/>
      <w:r/>
      <w:bookmarkStart w:id="75" w:name="_Toc515337318"/>
      <w:r/>
      <w:bookmarkStart w:id="76" w:name="_Toc514987110"/>
      <w:r/>
      <w:bookmarkStart w:id="77" w:name="_Toc515021268"/>
      <w:r/>
      <w:bookmarkStart w:id="78" w:name="_Toc515337319"/>
      <w:r/>
      <w:bookmarkStart w:id="79" w:name="_Toc514987111"/>
      <w:r/>
      <w:bookmarkStart w:id="80" w:name="_Toc515021269"/>
      <w:r/>
      <w:bookmarkStart w:id="81" w:name="_Toc515337320"/>
      <w:r/>
      <w:bookmarkStart w:id="82" w:name="_Toc514987112"/>
      <w:r/>
      <w:bookmarkStart w:id="83" w:name="_Toc515021270"/>
      <w:r/>
      <w:bookmarkStart w:id="84" w:name="_Toc515337321"/>
      <w:r/>
      <w:bookmarkStart w:id="85" w:name="_Toc514987113"/>
      <w:r/>
      <w:bookmarkStart w:id="86" w:name="_Toc515021271"/>
      <w:r/>
      <w:bookmarkStart w:id="87" w:name="_Toc515337322"/>
      <w:r/>
      <w:bookmarkStart w:id="88" w:name="_Toc514987114"/>
      <w:r/>
      <w:bookmarkStart w:id="89" w:name="_Toc515021272"/>
      <w:r/>
      <w:bookmarkStart w:id="90" w:name="_Toc515337323"/>
      <w:r/>
      <w:bookmarkStart w:id="91" w:name="_Toc514987115"/>
      <w:r/>
      <w:bookmarkStart w:id="92" w:name="_Toc515021273"/>
      <w:r/>
      <w:bookmarkStart w:id="93" w:name="_Toc515337324"/>
      <w:r/>
      <w:bookmarkStart w:id="94" w:name="_Toc514987116"/>
      <w:r/>
      <w:bookmarkStart w:id="95" w:name="_Toc515021274"/>
      <w:r/>
      <w:bookmarkStart w:id="96" w:name="_Toc515337325"/>
      <w:r/>
      <w:bookmarkStart w:id="97" w:name="_Toc514987117"/>
      <w:r/>
      <w:bookmarkStart w:id="98" w:name="_Toc515021275"/>
      <w:r/>
      <w:bookmarkStart w:id="99" w:name="_Toc515337326"/>
      <w:r/>
      <w:bookmarkStart w:id="100" w:name="_Toc514987118"/>
      <w:r/>
      <w:bookmarkStart w:id="101" w:name="_Toc515021276"/>
      <w:r/>
      <w:bookmarkStart w:id="102" w:name="_Toc515337327"/>
      <w:r/>
      <w:bookmarkStart w:id="103" w:name="_Toc514987119"/>
      <w:r/>
      <w:bookmarkStart w:id="104" w:name="_Toc515021277"/>
      <w:r/>
      <w:bookmarkStart w:id="105" w:name="_Toc515337328"/>
      <w:r/>
      <w:bookmarkStart w:id="106" w:name="_Toc514987120"/>
      <w:r/>
      <w:bookmarkStart w:id="107" w:name="_Toc515021278"/>
      <w:r/>
      <w:bookmarkStart w:id="108" w:name="_Toc515337329"/>
      <w:r/>
      <w:bookmarkStart w:id="109" w:name="_Toc514987121"/>
      <w:r/>
      <w:bookmarkStart w:id="110" w:name="_Toc515021279"/>
      <w:r/>
      <w:bookmarkStart w:id="111" w:name="_Toc515337330"/>
      <w:r/>
      <w:bookmarkStart w:id="112" w:name="_Toc514987122"/>
      <w:r/>
      <w:bookmarkStart w:id="113" w:name="_Toc515021280"/>
      <w:r/>
      <w:bookmarkStart w:id="114" w:name="_Toc515337331"/>
      <w:r/>
      <w:bookmarkStart w:id="115" w:name="_Toc514987123"/>
      <w:r/>
      <w:bookmarkStart w:id="116" w:name="_Toc515021281"/>
      <w:r/>
      <w:bookmarkStart w:id="117" w:name="_Toc515337332"/>
      <w:r/>
      <w:bookmarkStart w:id="118" w:name="_Toc514987124"/>
      <w:r/>
      <w:bookmarkStart w:id="119" w:name="_Toc515021282"/>
      <w:r/>
      <w:bookmarkStart w:id="120" w:name="_Toc515337333"/>
      <w:r/>
      <w:bookmarkStart w:id="121" w:name="_Toc514987125"/>
      <w:r/>
      <w:bookmarkStart w:id="122" w:name="_Toc515021283"/>
      <w:r/>
      <w:bookmarkStart w:id="123" w:name="_Toc515337334"/>
      <w:r/>
      <w:bookmarkStart w:id="124" w:name="_Toc514987126"/>
      <w:r/>
      <w:bookmarkStart w:id="125" w:name="_Toc515021284"/>
      <w:r/>
      <w:bookmarkStart w:id="126" w:name="_Toc515337335"/>
      <w:r/>
      <w:bookmarkStart w:id="127" w:name="_Toc514987127"/>
      <w:r/>
      <w:bookmarkStart w:id="128" w:name="_Toc515021285"/>
      <w:r/>
      <w:bookmarkStart w:id="129" w:name="_Toc515337336"/>
      <w:r/>
      <w:bookmarkStart w:id="130" w:name="_Toc514987128"/>
      <w:r/>
      <w:bookmarkStart w:id="131" w:name="_Toc515021286"/>
      <w:r/>
      <w:bookmarkStart w:id="132" w:name="_Toc515337337"/>
      <w:r/>
      <w:bookmarkStart w:id="133" w:name="_Toc514987129"/>
      <w:r/>
      <w:bookmarkStart w:id="134" w:name="_Toc515021287"/>
      <w:r/>
      <w:bookmarkStart w:id="135" w:name="_Toc515337338"/>
      <w:r/>
      <w:bookmarkStart w:id="136" w:name="_Toc514987130"/>
      <w:r/>
      <w:bookmarkStart w:id="137" w:name="_Toc515021288"/>
      <w:r/>
      <w:bookmarkStart w:id="138" w:name="_Toc515337339"/>
      <w:r/>
      <w:bookmarkStart w:id="139" w:name="_Toc514987131"/>
      <w:r/>
      <w:bookmarkStart w:id="140" w:name="_Toc515021289"/>
      <w:r/>
      <w:bookmarkStart w:id="141" w:name="_Toc515337340"/>
      <w:r/>
      <w:bookmarkStart w:id="142" w:name="_Toc514987132"/>
      <w:r/>
      <w:bookmarkStart w:id="143" w:name="_Toc515021290"/>
      <w:r/>
      <w:bookmarkStart w:id="144" w:name="_Toc515337341"/>
      <w:r/>
      <w:bookmarkStart w:id="145" w:name="_Toc514987133"/>
      <w:r/>
      <w:bookmarkStart w:id="146" w:name="_Toc515021291"/>
      <w:r/>
      <w:bookmarkStart w:id="147" w:name="_Toc515337342"/>
      <w:r/>
      <w:bookmarkStart w:id="148" w:name="_Toc514987134"/>
      <w:r/>
      <w:bookmarkStart w:id="149" w:name="_Toc515021292"/>
      <w:r/>
      <w:bookmarkStart w:id="150" w:name="_Toc515337343"/>
      <w:r/>
      <w:bookmarkStart w:id="151" w:name="_Toc514987135"/>
      <w:r/>
      <w:bookmarkStart w:id="152" w:name="_Toc515021293"/>
      <w:r/>
      <w:bookmarkStart w:id="153" w:name="_Toc515337344"/>
      <w:r/>
      <w:bookmarkStart w:id="154" w:name="_Toc514987136"/>
      <w:r/>
      <w:bookmarkStart w:id="155" w:name="_Toc515021294"/>
      <w:r/>
      <w:bookmarkStart w:id="156" w:name="_Toc515337345"/>
      <w:r/>
      <w:bookmarkStart w:id="157" w:name="_Toc514987137"/>
      <w:r/>
      <w:bookmarkStart w:id="158" w:name="_Toc515021295"/>
      <w:r/>
      <w:bookmarkStart w:id="159" w:name="_Toc515337346"/>
      <w:r/>
      <w:bookmarkStart w:id="160" w:name="_Toc514987138"/>
      <w:r/>
      <w:bookmarkStart w:id="161" w:name="_Toc515021296"/>
      <w:r/>
      <w:bookmarkStart w:id="162" w:name="_Toc515337347"/>
      <w:r/>
      <w:bookmarkStart w:id="163" w:name="_Toc514987139"/>
      <w:r/>
      <w:bookmarkStart w:id="164" w:name="_Toc515021297"/>
      <w:r/>
      <w:bookmarkStart w:id="165" w:name="_Toc515337348"/>
      <w:r/>
      <w:bookmarkStart w:id="166" w:name="_Toc514987140"/>
      <w:r/>
      <w:bookmarkStart w:id="167" w:name="_Toc515021298"/>
      <w:r/>
      <w:bookmarkStart w:id="168" w:name="_Toc515337349"/>
      <w:r/>
      <w:bookmarkStart w:id="169" w:name="_Toc514987141"/>
      <w:r/>
      <w:bookmarkStart w:id="170" w:name="_Toc515021299"/>
      <w:r/>
      <w:bookmarkStart w:id="171" w:name="_Toc515337350"/>
      <w:r/>
      <w:bookmarkStart w:id="172" w:name="_Toc514987142"/>
      <w:r/>
      <w:bookmarkStart w:id="173" w:name="_Toc515021300"/>
      <w:r/>
      <w:bookmarkStart w:id="174" w:name="_Toc515337351"/>
      <w:r/>
      <w:bookmarkStart w:id="175" w:name="_Toc514987143"/>
      <w:r/>
      <w:bookmarkStart w:id="176" w:name="_Toc515021301"/>
      <w:r/>
      <w:bookmarkStart w:id="177" w:name="_Toc515337352"/>
      <w:r/>
      <w:bookmarkStart w:id="178" w:name="_Toc514987144"/>
      <w:r/>
      <w:bookmarkStart w:id="179" w:name="_Toc515021302"/>
      <w:r/>
      <w:bookmarkStart w:id="180" w:name="_Toc515337353"/>
      <w:r/>
      <w:bookmarkStart w:id="181" w:name="_Toc514987145"/>
      <w:r/>
      <w:bookmarkStart w:id="182" w:name="_Toc515021303"/>
      <w:r/>
      <w:bookmarkStart w:id="183" w:name="_Toc515337354"/>
      <w:r/>
      <w:bookmarkStart w:id="184" w:name="_Toc514987146"/>
      <w:r/>
      <w:bookmarkStart w:id="185" w:name="_Toc515021304"/>
      <w:r/>
      <w:bookmarkStart w:id="186" w:name="_Toc515337355"/>
      <w:r/>
      <w:bookmarkStart w:id="187" w:name="_Toc514987147"/>
      <w:r/>
      <w:bookmarkStart w:id="188" w:name="_Toc515021305"/>
      <w:r/>
      <w:bookmarkStart w:id="189" w:name="_Toc515337356"/>
      <w:r/>
      <w:bookmarkStart w:id="190" w:name="_Toc514987148"/>
      <w:r/>
      <w:bookmarkStart w:id="191" w:name="_Toc515021306"/>
      <w:r/>
      <w:bookmarkStart w:id="192" w:name="_Toc515337357"/>
      <w:r/>
      <w:bookmarkStart w:id="193" w:name="_Toc514987149"/>
      <w:r/>
      <w:bookmarkStart w:id="194" w:name="_Toc515021307"/>
      <w:r/>
      <w:bookmarkStart w:id="195" w:name="_Toc515337358"/>
      <w:r/>
      <w:bookmarkStart w:id="196" w:name="_Toc514987150"/>
      <w:r/>
      <w:bookmarkStart w:id="197" w:name="_Toc515021308"/>
      <w:r/>
      <w:bookmarkStart w:id="198" w:name="_Toc515337359"/>
      <w:r/>
      <w:bookmarkStart w:id="199" w:name="_Toc514987151"/>
      <w:r/>
      <w:bookmarkStart w:id="200" w:name="_Toc515021309"/>
      <w:r/>
      <w:bookmarkStart w:id="201" w:name="_Toc515337360"/>
      <w:r/>
      <w:bookmarkStart w:id="202" w:name="_Toc514431959"/>
      <w:r/>
      <w:bookmarkStart w:id="203" w:name="_Toc514432810"/>
      <w:r/>
      <w:bookmarkStart w:id="204" w:name="_Toc514433013"/>
      <w:r/>
      <w:bookmarkStart w:id="205" w:name="_Toc515337361"/>
      <w:r/>
      <w:bookmarkEnd w:id="25"/>
      <w:r/>
      <w:bookmarkEnd w:id="26"/>
      <w:r/>
      <w:bookmarkEnd w:id="27"/>
      <w:r/>
      <w:bookmarkEnd w:id="28"/>
      <w:r/>
      <w:bookmarkEnd w:id="29"/>
      <w:r/>
      <w:bookmarkEnd w:id="30"/>
      <w:r/>
      <w:bookmarkEnd w:id="31"/>
      <w:r/>
      <w:bookmarkEnd w:id="32"/>
      <w:r/>
      <w:bookmarkEnd w:id="33"/>
      <w:r/>
      <w:bookmarkEnd w:id="34"/>
      <w:r/>
      <w:bookmarkEnd w:id="35"/>
      <w:r/>
      <w:bookmarkEnd w:id="36"/>
      <w:r/>
      <w:bookmarkEnd w:id="37"/>
      <w:r/>
      <w:bookmarkEnd w:id="38"/>
      <w:r/>
      <w:bookmarkEnd w:id="39"/>
      <w:r/>
      <w:bookmarkEnd w:id="40"/>
      <w:r/>
      <w:bookmarkEnd w:id="41"/>
      <w:r/>
      <w:bookmarkEnd w:id="42"/>
      <w:r/>
      <w:bookmarkEnd w:id="43"/>
      <w:r/>
      <w:bookmarkEnd w:id="44"/>
      <w:r/>
      <w:bookmarkEnd w:id="45"/>
      <w:r/>
      <w:bookmarkEnd w:id="46"/>
      <w:r/>
      <w:bookmarkEnd w:id="47"/>
      <w:r/>
      <w:bookmarkEnd w:id="48"/>
      <w:r/>
      <w:bookmarkEnd w:id="49"/>
      <w:r/>
      <w:bookmarkEnd w:id="50"/>
      <w:r/>
      <w:bookmarkEnd w:id="51"/>
      <w:r/>
      <w:bookmarkEnd w:id="52"/>
      <w:r/>
      <w:bookmarkEnd w:id="53"/>
      <w:r/>
      <w:bookmarkEnd w:id="54"/>
      <w:r/>
      <w:bookmarkEnd w:id="55"/>
      <w:r/>
      <w:bookmarkEnd w:id="56"/>
      <w:r/>
      <w:bookmarkEnd w:id="57"/>
      <w:r/>
      <w:bookmarkEnd w:id="58"/>
      <w:r/>
      <w:bookmarkEnd w:id="59"/>
      <w:r/>
      <w:bookmarkEnd w:id="60"/>
      <w:r/>
      <w:bookmarkEnd w:id="61"/>
      <w:r/>
      <w:bookmarkEnd w:id="62"/>
      <w:r/>
      <w:bookmarkEnd w:id="63"/>
      <w:r/>
      <w:bookmarkEnd w:id="64"/>
      <w:r/>
      <w:bookmarkEnd w:id="65"/>
      <w:r/>
      <w:bookmarkEnd w:id="66"/>
      <w:r/>
      <w:bookmarkEnd w:id="67"/>
      <w:r/>
      <w:bookmarkEnd w:id="68"/>
      <w:r/>
      <w:bookmarkEnd w:id="69"/>
      <w:r/>
      <w:bookmarkEnd w:id="70"/>
      <w:r/>
      <w:bookmarkEnd w:id="71"/>
      <w:r/>
      <w:bookmarkEnd w:id="72"/>
      <w:r/>
      <w:bookmarkEnd w:id="73"/>
      <w:r/>
      <w:bookmarkEnd w:id="74"/>
      <w:r/>
      <w:bookmarkEnd w:id="75"/>
      <w:r/>
      <w:bookmarkEnd w:id="76"/>
      <w:r/>
      <w:bookmarkEnd w:id="77"/>
      <w:r/>
      <w:bookmarkEnd w:id="78"/>
      <w:r/>
      <w:bookmarkEnd w:id="79"/>
      <w:r/>
      <w:bookmarkEnd w:id="80"/>
      <w:r/>
      <w:bookmarkEnd w:id="81"/>
      <w:r/>
      <w:bookmarkEnd w:id="82"/>
      <w:r/>
      <w:bookmarkEnd w:id="83"/>
      <w:r/>
      <w:bookmarkEnd w:id="84"/>
      <w:r/>
      <w:bookmarkEnd w:id="85"/>
      <w:r/>
      <w:bookmarkEnd w:id="86"/>
      <w:r/>
      <w:bookmarkEnd w:id="87"/>
      <w:r/>
      <w:bookmarkEnd w:id="88"/>
      <w:r/>
      <w:bookmarkEnd w:id="89"/>
      <w:r/>
      <w:bookmarkEnd w:id="90"/>
      <w:r/>
      <w:bookmarkEnd w:id="91"/>
      <w:r/>
      <w:bookmarkEnd w:id="92"/>
      <w:r/>
      <w:bookmarkEnd w:id="93"/>
      <w:r/>
      <w:bookmarkEnd w:id="94"/>
      <w:r/>
      <w:bookmarkEnd w:id="95"/>
      <w:r/>
      <w:bookmarkEnd w:id="96"/>
      <w:r/>
      <w:bookmarkEnd w:id="97"/>
      <w:r/>
      <w:bookmarkEnd w:id="98"/>
      <w:r/>
      <w:bookmarkEnd w:id="99"/>
      <w:r/>
      <w:bookmarkEnd w:id="100"/>
      <w:r/>
      <w:bookmarkEnd w:id="101"/>
      <w:r/>
      <w:bookmarkEnd w:id="102"/>
      <w:r/>
      <w:bookmarkEnd w:id="103"/>
      <w:r/>
      <w:bookmarkEnd w:id="104"/>
      <w:r/>
      <w:bookmarkEnd w:id="105"/>
      <w:r/>
      <w:bookmarkEnd w:id="106"/>
      <w:r/>
      <w:bookmarkEnd w:id="107"/>
      <w:r/>
      <w:bookmarkEnd w:id="108"/>
      <w:r/>
      <w:bookmarkEnd w:id="109"/>
      <w:r/>
      <w:bookmarkEnd w:id="110"/>
      <w:r/>
      <w:bookmarkEnd w:id="111"/>
      <w:r/>
      <w:bookmarkEnd w:id="112"/>
      <w:r/>
      <w:bookmarkEnd w:id="113"/>
      <w:r/>
      <w:bookmarkEnd w:id="114"/>
      <w:r/>
      <w:bookmarkEnd w:id="115"/>
      <w:r/>
      <w:bookmarkEnd w:id="116"/>
      <w:r/>
      <w:bookmarkEnd w:id="117"/>
      <w:r/>
      <w:bookmarkEnd w:id="118"/>
      <w:r/>
      <w:bookmarkEnd w:id="119"/>
      <w:r/>
      <w:bookmarkEnd w:id="120"/>
      <w:r/>
      <w:bookmarkEnd w:id="121"/>
      <w:r/>
      <w:bookmarkEnd w:id="122"/>
      <w:r/>
      <w:bookmarkEnd w:id="123"/>
      <w:r/>
      <w:bookmarkEnd w:id="124"/>
      <w:r/>
      <w:bookmarkEnd w:id="125"/>
      <w:r/>
      <w:bookmarkEnd w:id="126"/>
      <w:r/>
      <w:bookmarkEnd w:id="127"/>
      <w:r/>
      <w:bookmarkEnd w:id="128"/>
      <w:r/>
      <w:bookmarkEnd w:id="129"/>
      <w:r/>
      <w:bookmarkEnd w:id="130"/>
      <w:r/>
      <w:bookmarkEnd w:id="131"/>
      <w:r/>
      <w:bookmarkEnd w:id="132"/>
      <w:r/>
      <w:bookmarkEnd w:id="133"/>
      <w:r/>
      <w:bookmarkEnd w:id="134"/>
      <w:r/>
      <w:bookmarkEnd w:id="135"/>
      <w:r/>
      <w:bookmarkEnd w:id="136"/>
      <w:r/>
      <w:bookmarkEnd w:id="137"/>
      <w:r/>
      <w:bookmarkEnd w:id="138"/>
      <w:r/>
      <w:bookmarkEnd w:id="139"/>
      <w:r/>
      <w:bookmarkEnd w:id="140"/>
      <w:r/>
      <w:bookmarkEnd w:id="141"/>
      <w:r/>
      <w:bookmarkEnd w:id="142"/>
      <w:r/>
      <w:bookmarkEnd w:id="143"/>
      <w:r/>
      <w:bookmarkEnd w:id="144"/>
      <w:r/>
      <w:bookmarkEnd w:id="145"/>
      <w:r/>
      <w:bookmarkEnd w:id="146"/>
      <w:r/>
      <w:bookmarkEnd w:id="147"/>
      <w:r/>
      <w:bookmarkEnd w:id="148"/>
      <w:r/>
      <w:bookmarkEnd w:id="149"/>
      <w:r/>
      <w:bookmarkEnd w:id="150"/>
      <w:r/>
      <w:bookmarkEnd w:id="151"/>
      <w:r/>
      <w:bookmarkEnd w:id="152"/>
      <w:r/>
      <w:bookmarkEnd w:id="153"/>
      <w:r/>
      <w:bookmarkEnd w:id="154"/>
      <w:r/>
      <w:bookmarkEnd w:id="155"/>
      <w:r/>
      <w:bookmarkEnd w:id="156"/>
      <w:r/>
      <w:bookmarkEnd w:id="157"/>
      <w:r/>
      <w:bookmarkEnd w:id="158"/>
      <w:r/>
      <w:bookmarkEnd w:id="159"/>
      <w:r/>
      <w:bookmarkEnd w:id="160"/>
      <w:r/>
      <w:bookmarkEnd w:id="161"/>
      <w:r/>
      <w:bookmarkEnd w:id="162"/>
      <w:r/>
      <w:bookmarkEnd w:id="163"/>
      <w:r/>
      <w:bookmarkEnd w:id="164"/>
      <w:r/>
      <w:bookmarkEnd w:id="165"/>
      <w:r/>
      <w:bookmarkEnd w:id="166"/>
      <w:r/>
      <w:bookmarkEnd w:id="167"/>
      <w:r/>
      <w:bookmarkEnd w:id="168"/>
      <w:r/>
      <w:bookmarkEnd w:id="169"/>
      <w:r/>
      <w:bookmarkEnd w:id="170"/>
      <w:r/>
      <w:bookmarkEnd w:id="171"/>
      <w:r/>
      <w:bookmarkEnd w:id="172"/>
      <w:r/>
      <w:bookmarkEnd w:id="173"/>
      <w:r/>
      <w:bookmarkEnd w:id="174"/>
      <w:r/>
      <w:bookmarkEnd w:id="175"/>
      <w:r/>
      <w:bookmarkEnd w:id="176"/>
      <w:r/>
      <w:bookmarkEnd w:id="177"/>
      <w:r/>
      <w:bookmarkEnd w:id="178"/>
      <w:r/>
      <w:bookmarkEnd w:id="179"/>
      <w:r/>
      <w:bookmarkEnd w:id="180"/>
      <w:r/>
      <w:bookmarkEnd w:id="181"/>
      <w:r/>
      <w:bookmarkEnd w:id="182"/>
      <w:r/>
      <w:bookmarkEnd w:id="183"/>
      <w:r/>
      <w:bookmarkEnd w:id="184"/>
      <w:r/>
      <w:bookmarkEnd w:id="185"/>
      <w:r/>
      <w:bookmarkEnd w:id="186"/>
      <w:r/>
      <w:bookmarkEnd w:id="187"/>
      <w:r/>
      <w:bookmarkEnd w:id="188"/>
      <w:r/>
      <w:bookmarkEnd w:id="189"/>
      <w:r/>
      <w:bookmarkEnd w:id="190"/>
      <w:r/>
      <w:bookmarkEnd w:id="191"/>
      <w:r/>
      <w:bookmarkEnd w:id="192"/>
      <w:r/>
      <w:bookmarkEnd w:id="193"/>
      <w:r/>
      <w:bookmarkEnd w:id="194"/>
      <w:r/>
      <w:bookmarkEnd w:id="195"/>
      <w:r/>
      <w:bookmarkEnd w:id="196"/>
      <w:r/>
      <w:bookmarkEnd w:id="197"/>
      <w:r/>
      <w:bookmarkEnd w:id="198"/>
      <w:r/>
      <w:bookmarkEnd w:id="199"/>
      <w:r/>
      <w:bookmarkEnd w:id="200"/>
      <w:r/>
      <w:bookmarkEnd w:id="201"/>
      <w:r>
        <w:rPr>
          <w:rStyle w:val="260"/>
          <w:rFonts w:ascii="Arial" w:hAnsi="Arial" w:cs="Arial"/>
          <w:b/>
          <w:color w:val="auto"/>
          <w:sz w:val="24"/>
          <w:szCs w:val="24"/>
        </w:rPr>
        <w:t xml:space="preserve">I</w:t>
      </w:r>
      <w:r>
        <w:rPr>
          <w:rStyle w:val="260"/>
          <w:rFonts w:ascii="Arial" w:hAnsi="Arial" w:cs="Arial"/>
          <w:b/>
          <w:color w:val="auto"/>
          <w:sz w:val="24"/>
          <w:szCs w:val="24"/>
        </w:rPr>
        <w:t xml:space="preserve">NTRODUÇÃO</w:t>
      </w:r>
      <w:bookmarkEnd w:id="202"/>
      <w:r/>
      <w:bookmarkEnd w:id="203"/>
      <w:r/>
      <w:bookmarkEnd w:id="204"/>
      <w:r/>
      <w:bookmarkEnd w:id="205"/>
      <w:r/>
      <w:r/>
    </w:p>
    <w:p>
      <w:pPr>
        <w:pStyle w:val="263"/>
        <w:numPr>
          <w:ilvl w:val="0"/>
          <w:numId w:val="0"/>
        </w:numPr>
        <w:ind w:firstLine="700"/>
        <w:spacing w:lineRule="auto" w:line="360"/>
        <w:rPr>
          <w:rFonts w:ascii="Arial" w:hAnsi="Arial" w:cs="Arial"/>
          <w:b w:val="false"/>
          <w:bCs/>
        </w:rPr>
      </w:pPr>
      <w:r>
        <w:rPr>
          <w:rFonts w:ascii="Arial" w:hAnsi="Arial" w:cs="Arial"/>
          <w:b w:val="false"/>
          <w:bCs/>
        </w:rPr>
        <w:t xml:space="preserve">Apesar de ser uma das empresas líderes no ramo de escolas náuticas na região do Distrito Federal e Goiás, a empresa </w:t>
      </w:r>
      <w:r>
        <w:rPr>
          <w:rFonts w:ascii="Arial" w:hAnsi="Arial" w:cs="Arial"/>
          <w:b w:val="false"/>
          <w:bCs/>
        </w:rPr>
        <w:t xml:space="preserve">ArraisDF</w:t>
      </w:r>
      <w:r>
        <w:rPr>
          <w:rFonts w:ascii="Arial" w:hAnsi="Arial" w:cs="Arial"/>
          <w:b w:val="false"/>
          <w:bCs/>
        </w:rPr>
        <w:t xml:space="preserve"> ainda mantém alguns </w:t>
      </w:r>
      <w:r>
        <w:rPr>
          <w:rFonts w:ascii="Arial" w:hAnsi="Arial" w:cs="Arial"/>
          <w:b w:val="false"/>
          <w:bCs/>
        </w:rPr>
        <w:t xml:space="preserve">de seus </w:t>
      </w:r>
      <w:r>
        <w:rPr>
          <w:rFonts w:ascii="Arial" w:hAnsi="Arial" w:cs="Arial"/>
          <w:b w:val="false"/>
          <w:bCs/>
        </w:rPr>
        <w:t xml:space="preserve">processos </w:t>
      </w:r>
      <w:r>
        <w:rPr>
          <w:rFonts w:ascii="Arial" w:hAnsi="Arial" w:cs="Arial"/>
          <w:b w:val="false"/>
          <w:bCs/>
        </w:rPr>
        <w:t xml:space="preserve">de forma precária o </w:t>
      </w:r>
      <w:r>
        <w:rPr>
          <w:rFonts w:ascii="Arial" w:hAnsi="Arial" w:cs="Arial"/>
          <w:b w:val="false"/>
          <w:bCs/>
        </w:rPr>
        <w:t xml:space="preserve">que atrapalha o bom andamento dos negócios</w:t>
      </w:r>
      <w:r>
        <w:rPr>
          <w:rFonts w:ascii="Arial" w:hAnsi="Arial" w:cs="Arial"/>
          <w:b w:val="false"/>
          <w:bCs/>
        </w:rPr>
        <w:t xml:space="preserve">. Isso provoca a perda </w:t>
      </w:r>
      <w:r>
        <w:rPr>
          <w:rFonts w:ascii="Arial" w:hAnsi="Arial" w:cs="Arial"/>
          <w:b w:val="false"/>
          <w:bCs/>
        </w:rPr>
        <w:t xml:space="preserve">de clientes e a redução </w:t>
      </w:r>
      <w:r>
        <w:rPr>
          <w:rFonts w:ascii="Arial" w:hAnsi="Arial" w:cs="Arial"/>
          <w:b w:val="false"/>
          <w:bCs/>
        </w:rPr>
        <w:t xml:space="preserve">de </w:t>
      </w:r>
      <w:r>
        <w:rPr>
          <w:rFonts w:ascii="Arial" w:hAnsi="Arial" w:cs="Arial"/>
          <w:b w:val="false"/>
          <w:bCs/>
        </w:rPr>
        <w:t xml:space="preserve">lucro </w:t>
      </w:r>
      <w:r>
        <w:rPr>
          <w:rFonts w:ascii="Arial" w:hAnsi="Arial" w:cs="Arial"/>
          <w:b w:val="false"/>
          <w:bCs/>
        </w:rPr>
        <w:t xml:space="preserve">potencial</w:t>
      </w:r>
      <w:r>
        <w:rPr>
          <w:rFonts w:ascii="Arial" w:hAnsi="Arial" w:cs="Arial"/>
          <w:b w:val="false"/>
          <w:bCs/>
        </w:rPr>
        <w:t xml:space="preserve">.</w:t>
      </w:r>
      <w:r/>
    </w:p>
    <w:p>
      <w:pPr>
        <w:pStyle w:val="263"/>
        <w:numPr>
          <w:ilvl w:val="0"/>
          <w:numId w:val="0"/>
        </w:numPr>
        <w:ind w:firstLine="700"/>
        <w:spacing w:lineRule="auto" w:line="360"/>
        <w:rPr>
          <w:rFonts w:ascii="Arial" w:hAnsi="Arial" w:cs="Arial"/>
          <w:b w:val="false"/>
          <w:bCs/>
        </w:rPr>
      </w:pPr>
      <w:r>
        <w:rPr>
          <w:rFonts w:ascii="Arial" w:hAnsi="Arial" w:cs="Arial"/>
          <w:b w:val="false"/>
          <w:bCs/>
        </w:rPr>
        <w:t xml:space="preserve">E</w:t>
      </w:r>
      <w:r>
        <w:rPr>
          <w:rFonts w:ascii="Arial" w:hAnsi="Arial" w:cs="Arial"/>
          <w:b w:val="false"/>
          <w:bCs/>
        </w:rPr>
        <w:t xml:space="preserve">ste trabalho </w:t>
      </w:r>
      <w:r>
        <w:rPr>
          <w:rFonts w:ascii="Arial" w:hAnsi="Arial" w:cs="Arial"/>
          <w:b w:val="false"/>
          <w:bCs/>
        </w:rPr>
        <w:t xml:space="preserve">procura, </w:t>
      </w:r>
      <w:r>
        <w:rPr>
          <w:rFonts w:ascii="Arial" w:hAnsi="Arial" w:cs="Arial"/>
          <w:b w:val="false"/>
          <w:bCs/>
        </w:rPr>
        <w:t xml:space="preserve">de forma simples e objetiva</w:t>
      </w:r>
      <w:r>
        <w:rPr>
          <w:rFonts w:ascii="Arial" w:hAnsi="Arial" w:cs="Arial"/>
          <w:b w:val="false"/>
          <w:bCs/>
        </w:rPr>
        <w:t xml:space="preserve">,</w:t>
      </w:r>
      <w:r>
        <w:rPr>
          <w:rFonts w:ascii="Arial" w:hAnsi="Arial" w:cs="Arial"/>
          <w:b w:val="false"/>
          <w:bCs/>
        </w:rPr>
        <w:t xml:space="preserve"> apresentar propostas de soluções que visam a melhoria do negócio do nosso cliente, primeiramente fazendo uma análise construtiva das principais características da empresa, o mercado em que atua e a forma em que conduz o negócio, de modo a identificar de forma holística os principais empecilhos que obstruem o crescimento da empresa e o aumento de lucro. Por fim, estabelecemos propostas de soluções</w:t>
      </w:r>
      <w:r>
        <w:rPr>
          <w:rFonts w:ascii="Arial" w:hAnsi="Arial" w:cs="Arial"/>
          <w:b w:val="false"/>
          <w:bCs/>
        </w:rPr>
        <w:t xml:space="preserve"> automatizadas.</w:t>
      </w:r>
      <w:r>
        <w:rPr>
          <w:rFonts w:ascii="Arial" w:hAnsi="Arial" w:cs="Arial"/>
          <w:b w:val="false"/>
          <w:bCs/>
        </w:rPr>
        <w:t xml:space="preserve"> </w:t>
      </w:r>
      <w:r/>
    </w:p>
    <w:p>
      <w:pPr>
        <w:pStyle w:val="263"/>
        <w:numPr>
          <w:ilvl w:val="0"/>
          <w:numId w:val="0"/>
        </w:numPr>
        <w:ind w:firstLine="700"/>
        <w:rPr>
          <w:b w:val="false"/>
          <w:bCs/>
        </w:rPr>
      </w:pPr>
      <w:r>
        <w:rPr>
          <w:b w:val="false"/>
          <w:bCs/>
        </w:rPr>
      </w:r>
      <w:r/>
    </w:p>
    <w:p>
      <w:pPr>
        <w:pStyle w:val="263"/>
        <w:numPr>
          <w:ilvl w:val="0"/>
          <w:numId w:val="0"/>
        </w:numPr>
        <w:ind w:firstLine="700"/>
        <w:rPr>
          <w:b w:val="false"/>
          <w:bCs/>
        </w:rPr>
      </w:pPr>
      <w:r>
        <w:rPr>
          <w:b w:val="false"/>
          <w:bCs/>
        </w:rPr>
      </w:r>
      <w:r/>
    </w:p>
    <w:p>
      <w:pPr>
        <w:pStyle w:val="263"/>
        <w:numPr>
          <w:ilvl w:val="0"/>
          <w:numId w:val="0"/>
        </w:numPr>
        <w:ind w:firstLine="700"/>
        <w:rPr>
          <w:b w:val="false"/>
          <w:bCs/>
        </w:rPr>
      </w:pPr>
      <w:r>
        <w:rPr>
          <w:b w:val="false"/>
          <w:bCs/>
        </w:rPr>
      </w:r>
      <w:r/>
    </w:p>
    <w:p>
      <w:pPr>
        <w:pStyle w:val="263"/>
        <w:numPr>
          <w:ilvl w:val="0"/>
          <w:numId w:val="0"/>
        </w:numPr>
        <w:ind w:firstLine="700"/>
        <w:rPr>
          <w:b w:val="false"/>
          <w:bCs/>
        </w:rPr>
      </w:pPr>
      <w:r>
        <w:rPr>
          <w:b w:val="false"/>
          <w:bCs/>
        </w:rPr>
      </w:r>
      <w:r/>
    </w:p>
    <w:p>
      <w:pPr>
        <w:pStyle w:val="263"/>
        <w:numPr>
          <w:ilvl w:val="0"/>
          <w:numId w:val="0"/>
        </w:numPr>
        <w:ind w:firstLine="700"/>
        <w:rPr>
          <w:b w:val="false"/>
          <w:bCs/>
        </w:rPr>
      </w:pPr>
      <w:r>
        <w:rPr>
          <w:b w:val="false"/>
          <w:bCs/>
        </w:rPr>
      </w:r>
      <w:r/>
    </w:p>
    <w:p>
      <w:pPr>
        <w:pStyle w:val="263"/>
        <w:numPr>
          <w:ilvl w:val="0"/>
          <w:numId w:val="0"/>
        </w:numPr>
        <w:ind w:firstLine="700"/>
        <w:rPr>
          <w:b w:val="false"/>
          <w:bCs/>
        </w:rPr>
      </w:pPr>
      <w:r>
        <w:rPr>
          <w:b w:val="false"/>
          <w:bCs/>
        </w:rPr>
      </w:r>
      <w:r/>
    </w:p>
    <w:p>
      <w:pPr>
        <w:pStyle w:val="263"/>
        <w:numPr>
          <w:ilvl w:val="0"/>
          <w:numId w:val="0"/>
        </w:numPr>
        <w:ind w:firstLine="700"/>
        <w:rPr>
          <w:b w:val="false"/>
          <w:bCs/>
        </w:rPr>
      </w:pPr>
      <w:r>
        <w:rPr>
          <w:b w:val="false"/>
          <w:bCs/>
        </w:rPr>
      </w:r>
      <w:r/>
    </w:p>
    <w:p>
      <w:pPr>
        <w:pStyle w:val="263"/>
        <w:numPr>
          <w:ilvl w:val="0"/>
          <w:numId w:val="0"/>
        </w:numPr>
        <w:ind w:firstLine="700"/>
        <w:rPr>
          <w:b w:val="false"/>
          <w:bCs/>
        </w:rPr>
      </w:pPr>
      <w:r>
        <w:rPr>
          <w:b w:val="false"/>
          <w:bCs/>
        </w:rPr>
      </w:r>
      <w:r/>
    </w:p>
    <w:p>
      <w:pPr>
        <w:pStyle w:val="263"/>
        <w:numPr>
          <w:ilvl w:val="0"/>
          <w:numId w:val="0"/>
        </w:numPr>
        <w:ind w:firstLine="700"/>
        <w:rPr>
          <w:b w:val="false"/>
          <w:bCs/>
        </w:rPr>
      </w:pPr>
      <w:r>
        <w:rPr>
          <w:b w:val="false"/>
          <w:bCs/>
        </w:rPr>
      </w:r>
      <w:r/>
    </w:p>
    <w:p>
      <w:pPr>
        <w:pStyle w:val="263"/>
        <w:numPr>
          <w:ilvl w:val="0"/>
          <w:numId w:val="0"/>
        </w:numPr>
        <w:ind w:firstLine="700"/>
        <w:rPr>
          <w:b w:val="false"/>
          <w:bCs/>
        </w:rPr>
      </w:pPr>
      <w:r>
        <w:rPr>
          <w:b w:val="false"/>
          <w:bCs/>
        </w:rPr>
      </w:r>
      <w:r/>
    </w:p>
    <w:p>
      <w:pPr>
        <w:pStyle w:val="263"/>
        <w:numPr>
          <w:ilvl w:val="0"/>
          <w:numId w:val="0"/>
        </w:numPr>
        <w:ind w:firstLine="700"/>
        <w:rPr>
          <w:b w:val="false"/>
          <w:bCs/>
        </w:rPr>
      </w:pPr>
      <w:r>
        <w:rPr>
          <w:b w:val="false"/>
          <w:bCs/>
        </w:rPr>
      </w:r>
      <w:r/>
    </w:p>
    <w:p>
      <w:pPr>
        <w:pStyle w:val="263"/>
        <w:numPr>
          <w:ilvl w:val="0"/>
          <w:numId w:val="0"/>
        </w:numPr>
        <w:ind w:firstLine="700"/>
        <w:rPr>
          <w:b w:val="false"/>
          <w:bCs/>
        </w:rPr>
      </w:pPr>
      <w:r>
        <w:rPr>
          <w:b w:val="false"/>
          <w:bCs/>
        </w:rPr>
      </w:r>
      <w:r/>
    </w:p>
    <w:p>
      <w:pPr>
        <w:pStyle w:val="263"/>
        <w:numPr>
          <w:ilvl w:val="0"/>
          <w:numId w:val="0"/>
        </w:numPr>
        <w:rPr>
          <w:bCs/>
          <w:sz w:val="22"/>
        </w:rPr>
      </w:pPr>
      <w:r>
        <w:rPr>
          <w:bCs/>
          <w:sz w:val="22"/>
        </w:rPr>
      </w:r>
      <w:r/>
    </w:p>
    <w:p>
      <w:pPr>
        <w:pStyle w:val="263"/>
        <w:numPr>
          <w:ilvl w:val="0"/>
          <w:numId w:val="0"/>
        </w:numPr>
        <w:tabs>
          <w:tab w:val="left" w:pos="426" w:leader="none"/>
        </w:tabs>
        <w:rPr>
          <w:b w:val="false"/>
        </w:rPr>
      </w:pPr>
      <w:r>
        <w:rPr>
          <w:b w:val="false"/>
        </w:rPr>
      </w:r>
      <w:r/>
    </w:p>
    <w:p>
      <w:pPr>
        <w:pStyle w:val="263"/>
        <w:numPr>
          <w:ilvl w:val="0"/>
          <w:numId w:val="0"/>
        </w:numPr>
        <w:tabs>
          <w:tab w:val="left" w:pos="426" w:leader="none"/>
        </w:tabs>
        <w:rPr>
          <w:b w:val="false"/>
        </w:rPr>
      </w:pPr>
      <w:r>
        <w:rPr>
          <w:b w:val="false"/>
        </w:rPr>
      </w:r>
      <w:r/>
    </w:p>
    <w:p>
      <w:pPr>
        <w:pStyle w:val="263"/>
        <w:numPr>
          <w:ilvl w:val="0"/>
          <w:numId w:val="0"/>
        </w:numPr>
        <w:tabs>
          <w:tab w:val="left" w:pos="426" w:leader="none"/>
        </w:tabs>
        <w:rPr>
          <w:b w:val="false"/>
        </w:rPr>
      </w:pPr>
      <w:r>
        <w:rPr>
          <w:b w:val="false"/>
        </w:rPr>
      </w:r>
      <w:r/>
    </w:p>
    <w:p>
      <w:pPr>
        <w:pStyle w:val="263"/>
        <w:numPr>
          <w:ilvl w:val="0"/>
          <w:numId w:val="0"/>
        </w:numPr>
        <w:tabs>
          <w:tab w:val="left" w:pos="426" w:leader="none"/>
        </w:tabs>
        <w:rPr>
          <w:b w:val="false"/>
        </w:rPr>
      </w:pPr>
      <w:r>
        <w:rPr>
          <w:b w:val="false"/>
        </w:rPr>
      </w:r>
      <w:r/>
    </w:p>
    <w:p>
      <w:pPr>
        <w:pStyle w:val="263"/>
        <w:rPr>
          <w:rStyle w:val="260"/>
          <w:rFonts w:ascii="Arial" w:hAnsi="Arial" w:cs="Arial"/>
          <w:b/>
          <w:color w:val="auto"/>
          <w:sz w:val="24"/>
        </w:rPr>
        <w:outlineLvl w:val="0"/>
      </w:pPr>
      <w:r/>
      <w:bookmarkStart w:id="206" w:name="_Toc515337362"/>
      <w:r>
        <w:rPr>
          <w:rStyle w:val="260"/>
          <w:rFonts w:ascii="Arial" w:hAnsi="Arial" w:cs="Arial"/>
          <w:b/>
          <w:color w:val="auto"/>
          <w:sz w:val="24"/>
        </w:rPr>
        <w:t xml:space="preserve">ANÁLISE DE NEGÓCIO</w:t>
      </w:r>
      <w:bookmarkEnd w:id="206"/>
      <w:r/>
      <w:r/>
    </w:p>
    <w:p>
      <w:pPr>
        <w:pStyle w:val="264"/>
        <w:rPr>
          <w:rStyle w:val="260"/>
          <w:rFonts w:ascii="Arial" w:hAnsi="Arial" w:cs="Arial"/>
          <w:b/>
          <w:color w:val="auto"/>
          <w:sz w:val="24"/>
        </w:rPr>
        <w:outlineLvl w:val="1"/>
      </w:pPr>
      <w:r/>
      <w:bookmarkStart w:id="207" w:name="_Toc515337363"/>
      <w:r>
        <w:rPr>
          <w:rStyle w:val="260"/>
          <w:rFonts w:ascii="Arial" w:hAnsi="Arial" w:cs="Arial"/>
          <w:b/>
          <w:color w:val="auto"/>
          <w:sz w:val="24"/>
        </w:rPr>
        <w:t xml:space="preserve">ANÁLISE INSTITUCIONAL </w:t>
      </w:r>
      <w:r>
        <w:rPr>
          <w:rStyle w:val="260"/>
          <w:rFonts w:ascii="Arial" w:hAnsi="Arial" w:cs="Arial"/>
          <w:b/>
          <w:color w:val="auto"/>
          <w:sz w:val="24"/>
        </w:rPr>
        <w:noBreakHyphen/>
        <w:t xml:space="preserve"> VISÃO GERAL</w:t>
      </w:r>
      <w:bookmarkEnd w:id="207"/>
      <w:r/>
      <w:r/>
    </w:p>
    <w:p>
      <w:pPr>
        <w:pStyle w:val="267"/>
        <w:rPr>
          <w:rStyle w:val="260"/>
          <w:rFonts w:ascii="Arial" w:hAnsi="Arial" w:cs="Arial"/>
          <w:b/>
          <w:color w:val="auto"/>
          <w:sz w:val="24"/>
        </w:rPr>
        <w:outlineLvl w:val="2"/>
      </w:pPr>
      <w:r/>
      <w:bookmarkStart w:id="208" w:name="_Toc515337364"/>
      <w:r>
        <w:rPr>
          <w:rStyle w:val="260"/>
          <w:rFonts w:ascii="Arial" w:hAnsi="Arial" w:cs="Arial"/>
          <w:b/>
          <w:color w:val="auto"/>
          <w:sz w:val="24"/>
        </w:rPr>
        <w:t xml:space="preserve">A empresa</w:t>
      </w:r>
      <w:bookmarkEnd w:id="208"/>
      <w:r/>
      <w:r/>
    </w:p>
    <w:p>
      <w:pPr>
        <w:ind w:firstLine="700"/>
        <w:spacing w:lineRule="auto" w:line="360" w:before="80"/>
        <w:rPr>
          <w:rFonts w:ascii="Arial" w:hAnsi="Arial" w:cs="Arial"/>
        </w:rPr>
      </w:pPr>
      <w:r>
        <w:rPr>
          <w:rFonts w:ascii="Arial" w:hAnsi="Arial" w:cs="Arial"/>
        </w:rPr>
        <w:t xml:space="preserve"> A empresa </w:t>
      </w:r>
      <w:r>
        <w:rPr>
          <w:rFonts w:ascii="Arial" w:hAnsi="Arial" w:cs="Arial"/>
        </w:rPr>
        <w:t xml:space="preserve">ArraisDF</w:t>
      </w:r>
      <w:sdt>
        <w:sdtPr/>
        <w:sdtContent>
          <w:r>
            <w:rPr>
              <w:rFonts w:ascii="Arial" w:hAnsi="Arial" w:cs="Arial"/>
            </w:rPr>
            <w:fldChar w:fldCharType="begin"/>
          </w:r>
          <w:r>
            <w:rPr>
              <w:rFonts w:ascii="Arial" w:hAnsi="Arial" w:cs="Arial"/>
            </w:rPr>
            <w:instrText xml:space="preserve"> CITATION Mar181 \l 1046 </w:instrText>
          </w:r>
          <w:r>
            <w:rPr>
              <w:rFonts w:ascii="Arial" w:hAnsi="Arial" w:cs="Arial"/>
            </w:rPr>
            <w:fldChar w:fldCharType="separate"/>
          </w:r>
          <w:r>
            <w:rPr>
              <w:rFonts w:ascii="Arial" w:hAnsi="Arial" w:cs="Arial"/>
            </w:rPr>
            <w:t xml:space="preserve"> </w:t>
          </w:r>
          <w:r>
            <w:rPr>
              <w:rFonts w:ascii="Arial" w:hAnsi="Arial" w:cs="Arial"/>
            </w:rPr>
            <w:t xml:space="preserve">(MARINHA DO BRASIL)</w:t>
          </w:r>
          <w:r>
            <w:rPr>
              <w:rFonts w:ascii="Arial" w:hAnsi="Arial" w:cs="Arial"/>
            </w:rPr>
            <w:fldChar w:fldCharType="end"/>
          </w:r>
        </w:sdtContent>
      </w:sdt>
      <w:r>
        <w:rPr>
          <w:rFonts w:ascii="Arial" w:hAnsi="Arial" w:cs="Arial"/>
        </w:rPr>
        <w:t xml:space="preserve">, com sede em Taguatinga-DF, </w:t>
      </w:r>
      <w:r>
        <w:rPr>
          <w:rFonts w:ascii="Arial" w:hAnsi="Arial" w:cs="Arial"/>
        </w:rPr>
        <w:t xml:space="preserve"> trabalha há mais de 10 anos no ramo de despachantes náuticos, oferecendo serviços de aulas teóricas e práticas para o exame de habilitação náutica, marcação de provas, regularização de documentação de embarcações na Marinha do Brasil, venda de apostilas, venda de coletes esportivos da marca </w:t>
      </w:r>
      <w:r>
        <w:rPr>
          <w:rFonts w:ascii="Arial" w:hAnsi="Arial" w:cs="Arial"/>
        </w:rPr>
        <w:t xml:space="preserve">Prolife</w:t>
      </w:r>
      <w:r>
        <w:rPr>
          <w:rFonts w:ascii="Arial" w:hAnsi="Arial" w:cs="Arial"/>
        </w:rPr>
        <w:t xml:space="preserve"> e renovação da habilitação náutica. Nesse tempo de funcionamento, a empresa já ajudou mais de 2000 alunos a obterem habilitação náutica.</w:t>
      </w:r>
      <w:r/>
    </w:p>
    <w:p>
      <w:pPr>
        <w:ind w:firstLine="700"/>
        <w:spacing w:lineRule="auto" w:line="360" w:before="80"/>
        <w:rPr>
          <w:rFonts w:ascii="Arial" w:hAnsi="Arial" w:cs="Arial"/>
        </w:rPr>
      </w:pPr>
      <w:r>
        <w:rPr>
          <w:rFonts w:ascii="Arial" w:hAnsi="Arial" w:cs="Arial"/>
        </w:rPr>
        <w:t xml:space="preserve">A empresa atende semanalmente por volta de 6 a 12 alunos, nas Unidades Federativas de Goiás e Distrito Federal (estados que ficam na jurisdição da Capitania Fluvial de Brasília), contando com uma equipe de 6 instrutores práticos</w:t>
      </w:r>
      <w:r>
        <w:rPr>
          <w:rFonts w:ascii="Arial" w:hAnsi="Arial" w:cs="Arial"/>
        </w:rPr>
        <w:t xml:space="preserve">:</w:t>
      </w:r>
      <w:r>
        <w:rPr>
          <w:rFonts w:ascii="Arial" w:hAnsi="Arial" w:cs="Arial"/>
        </w:rPr>
        <w:t xml:space="preserve"> 4 destinados às aulas práticas em lanchas e barcos e 2 destinados às aulas práticas com jet-ski. </w:t>
      </w:r>
      <w:r/>
    </w:p>
    <w:p>
      <w:pPr>
        <w:ind w:firstLine="700"/>
        <w:spacing w:lineRule="auto" w:line="360" w:before="80"/>
        <w:rPr>
          <w:rFonts w:ascii="Arial" w:hAnsi="Arial" w:cs="Arial"/>
        </w:rPr>
      </w:pPr>
      <w:r>
        <w:rPr>
          <w:rFonts w:ascii="Arial" w:hAnsi="Arial" w:cs="Arial"/>
        </w:rPr>
        <w:t xml:space="preserve">Além disso, a empresa oferece como elemento diferencial um curso teórico abordando os principais </w:t>
      </w:r>
      <w:r>
        <w:rPr>
          <w:rFonts w:ascii="Arial" w:hAnsi="Arial" w:cs="Arial"/>
        </w:rPr>
        <w:t xml:space="preserve">conteúdos</w:t>
      </w:r>
      <w:r>
        <w:rPr>
          <w:rFonts w:ascii="Arial" w:hAnsi="Arial" w:cs="Arial"/>
        </w:rPr>
        <w:t xml:space="preserve"> </w:t>
      </w:r>
      <w:r>
        <w:rPr>
          <w:rFonts w:ascii="Arial" w:hAnsi="Arial" w:cs="Arial"/>
        </w:rPr>
        <w:t xml:space="preserve">d</w:t>
      </w:r>
      <w:r>
        <w:rPr>
          <w:rFonts w:ascii="Arial" w:hAnsi="Arial" w:cs="Arial"/>
        </w:rPr>
        <w:t xml:space="preserve">o exame para obtenção de habilitação náutica. A</w:t>
      </w:r>
      <w:r>
        <w:rPr>
          <w:rFonts w:ascii="Arial" w:hAnsi="Arial" w:cs="Arial"/>
        </w:rPr>
        <w:t xml:space="preserve">tualmente, a</w:t>
      </w:r>
      <w:r>
        <w:rPr>
          <w:rFonts w:ascii="Arial" w:hAnsi="Arial" w:cs="Arial"/>
        </w:rPr>
        <w:t xml:space="preserve"> empresa </w:t>
      </w:r>
      <w:r>
        <w:rPr>
          <w:rFonts w:ascii="Arial" w:hAnsi="Arial" w:cs="Arial"/>
        </w:rPr>
        <w:t xml:space="preserve">possui </w:t>
      </w:r>
      <w:r>
        <w:rPr>
          <w:rFonts w:ascii="Arial" w:hAnsi="Arial" w:cs="Arial"/>
        </w:rPr>
        <w:t xml:space="preserve">apenas um instrutor </w:t>
      </w:r>
      <w:r>
        <w:rPr>
          <w:rFonts w:ascii="Arial" w:hAnsi="Arial" w:cs="Arial"/>
        </w:rPr>
        <w:t xml:space="preserve">para</w:t>
      </w:r>
      <w:r>
        <w:rPr>
          <w:rFonts w:ascii="Arial" w:hAnsi="Arial" w:cs="Arial"/>
        </w:rPr>
        <w:t xml:space="preserve"> ministrar as aulas teóricas.</w:t>
      </w:r>
      <w:r/>
    </w:p>
    <w:p>
      <w:pPr>
        <w:ind w:firstLine="700"/>
        <w:spacing w:lineRule="auto" w:line="360" w:before="80"/>
        <w:rPr>
          <w:rFonts w:ascii="Arial" w:hAnsi="Arial" w:cs="Arial"/>
        </w:rPr>
      </w:pPr>
      <w:r>
        <w:rPr>
          <w:rFonts w:ascii="Arial" w:hAnsi="Arial" w:cs="Arial"/>
        </w:rPr>
      </w:r>
      <w:r/>
    </w:p>
    <w:p>
      <w:pPr>
        <w:pStyle w:val="267"/>
        <w:spacing w:lineRule="auto" w:line="360"/>
        <w:rPr>
          <w:rFonts w:ascii="Arial" w:hAnsi="Arial" w:cs="Arial"/>
        </w:rPr>
        <w:outlineLvl w:val="2"/>
      </w:pPr>
      <w:r/>
      <w:bookmarkStart w:id="209" w:name="_Toc515337365"/>
      <w:r>
        <w:rPr>
          <w:rFonts w:ascii="Arial" w:hAnsi="Arial" w:cs="Arial"/>
        </w:rPr>
        <w:t xml:space="preserve">O negócio</w:t>
      </w:r>
      <w:bookmarkEnd w:id="209"/>
      <w:r/>
      <w:r/>
    </w:p>
    <w:p>
      <w:pPr>
        <w:ind w:firstLine="700"/>
        <w:spacing w:lineRule="auto" w:line="360" w:before="80"/>
        <w:rPr>
          <w:rFonts w:ascii="Arial" w:hAnsi="Arial" w:cs="Arial"/>
        </w:rPr>
      </w:pPr>
      <w:r>
        <w:rPr>
          <w:rFonts w:ascii="Arial" w:hAnsi="Arial" w:cs="Arial"/>
        </w:rPr>
        <w:t xml:space="preserve">Segundo os veículos de notícias</w:t>
      </w:r>
      <w:sdt>
        <w:sdtPr/>
        <w:sdtContent>
          <w:r>
            <w:rPr>
              <w:rFonts w:ascii="Arial" w:hAnsi="Arial" w:cs="Arial"/>
              <w:vertAlign w:val="superscript"/>
            </w:rPr>
            <w:fldChar w:fldCharType="begin"/>
          </w:r>
          <w:r>
            <w:rPr>
              <w:rFonts w:ascii="Arial" w:hAnsi="Arial" w:cs="Arial"/>
              <w:vertAlign w:val="superscript"/>
            </w:rPr>
            <w:instrText xml:space="preserve">CITATION SBT18 \l 1046 </w:instrText>
          </w:r>
          <w:r>
            <w:rPr>
              <w:rFonts w:ascii="Arial" w:hAnsi="Arial" w:cs="Arial"/>
              <w:vertAlign w:val="superscript"/>
            </w:rPr>
            <w:fldChar w:fldCharType="separate"/>
          </w:r>
          <w:r>
            <w:rPr>
              <w:rFonts w:ascii="Arial" w:hAnsi="Arial" w:cs="Arial"/>
              <w:vertAlign w:val="superscript"/>
            </w:rPr>
            <w:t xml:space="preserve"> </w:t>
          </w:r>
          <w:r>
            <w:rPr>
              <w:rFonts w:ascii="Arial" w:hAnsi="Arial" w:cs="Arial"/>
            </w:rPr>
            <w:t xml:space="preserve">(SBT, 2018)</w:t>
          </w:r>
          <w:r>
            <w:rPr>
              <w:rFonts w:ascii="Arial" w:hAnsi="Arial" w:cs="Arial"/>
              <w:vertAlign w:val="superscript"/>
            </w:rPr>
            <w:fldChar w:fldCharType="end"/>
          </w:r>
        </w:sdtContent>
      </w:sdt>
      <w:r>
        <w:rPr>
          <w:rFonts w:ascii="Arial" w:hAnsi="Arial" w:cs="Arial"/>
        </w:rPr>
        <w:t xml:space="preserve">, a jurisdição da Capitania Fluvial de Brasília é a terceira maior do Brasil em número de embarcações de esporte e recreio devidamente regularizadas e uma das líderes nacionais em quantidade de habilitações náuticas geradas. Isso se deve </w:t>
      </w:r>
      <w:r>
        <w:rPr>
          <w:rFonts w:ascii="Arial" w:hAnsi="Arial" w:cs="Arial"/>
        </w:rPr>
        <w:t xml:space="preserve">à</w:t>
      </w:r>
      <w:r>
        <w:rPr>
          <w:rFonts w:ascii="Arial" w:hAnsi="Arial" w:cs="Arial"/>
        </w:rPr>
        <w:t xml:space="preserve"> abundância de mananciais localizados </w:t>
      </w:r>
      <w:r>
        <w:rPr>
          <w:rFonts w:ascii="Arial" w:hAnsi="Arial" w:cs="Arial"/>
        </w:rPr>
        <w:t xml:space="preserve">n</w:t>
      </w:r>
      <w:r>
        <w:rPr>
          <w:rFonts w:ascii="Arial" w:hAnsi="Arial" w:cs="Arial"/>
        </w:rPr>
        <w:t xml:space="preserve">o Distrito Federal e Goiás, como o Lago Paranoá, </w:t>
      </w:r>
      <w:r>
        <w:rPr>
          <w:rFonts w:ascii="Arial" w:hAnsi="Arial" w:cs="Arial"/>
        </w:rPr>
        <w:t xml:space="preserve">Lago de </w:t>
      </w:r>
      <w:r>
        <w:rPr>
          <w:rFonts w:ascii="Arial" w:hAnsi="Arial" w:cs="Arial"/>
        </w:rPr>
        <w:t xml:space="preserve">Serra da Mesa e a Lagoa do Samuel, </w:t>
      </w:r>
      <w:r>
        <w:rPr>
          <w:rFonts w:ascii="Arial" w:hAnsi="Arial" w:cs="Arial"/>
        </w:rPr>
        <w:t xml:space="preserve">que </w:t>
      </w:r>
      <w:r>
        <w:rPr>
          <w:rFonts w:ascii="Arial" w:hAnsi="Arial" w:cs="Arial"/>
        </w:rPr>
        <w:t xml:space="preserve">são atrativos turísticos para a população que deseja ter uma embarcação </w:t>
      </w:r>
      <w:r>
        <w:rPr>
          <w:rFonts w:ascii="Arial" w:hAnsi="Arial" w:cs="Arial"/>
        </w:rPr>
        <w:t xml:space="preserve">para utili</w:t>
      </w:r>
      <w:r>
        <w:rPr>
          <w:rFonts w:ascii="Arial" w:hAnsi="Arial" w:cs="Arial"/>
        </w:rPr>
        <w:t xml:space="preserve">zá-la</w:t>
      </w:r>
      <w:r>
        <w:rPr>
          <w:rFonts w:ascii="Arial" w:hAnsi="Arial" w:cs="Arial"/>
        </w:rPr>
        <w:t xml:space="preserve"> </w:t>
      </w:r>
      <w:r>
        <w:rPr>
          <w:rFonts w:ascii="Arial" w:hAnsi="Arial" w:cs="Arial"/>
        </w:rPr>
        <w:t xml:space="preserve">n</w:t>
      </w:r>
      <w:r>
        <w:rPr>
          <w:rFonts w:ascii="Arial" w:hAnsi="Arial" w:cs="Arial"/>
        </w:rPr>
        <w:t xml:space="preserve">os momentos de lazer.</w:t>
      </w:r>
      <w:r/>
    </w:p>
    <w:p>
      <w:pPr>
        <w:ind w:firstLine="700"/>
        <w:spacing w:lineRule="auto" w:line="360" w:before="80"/>
        <w:rPr>
          <w:rFonts w:ascii="Arial" w:hAnsi="Arial" w:cs="Arial"/>
        </w:rPr>
      </w:pPr>
      <w:r>
        <w:rPr>
          <w:rFonts w:ascii="Arial" w:hAnsi="Arial" w:cs="Arial"/>
        </w:rPr>
        <w:t xml:space="preserve">Todavia, de modo análogo ao meio rodoviário, não se pode apenas colocar uma embarcação na água e imediatamente sair navegando, deve-se antes seguir uma série de etapas </w:t>
      </w:r>
      <w:r>
        <w:rPr>
          <w:rFonts w:ascii="Arial" w:hAnsi="Arial" w:cs="Arial"/>
        </w:rPr>
        <w:t xml:space="preserve">exigidas </w:t>
      </w:r>
      <w:r>
        <w:rPr>
          <w:rFonts w:ascii="Arial" w:hAnsi="Arial" w:cs="Arial"/>
        </w:rPr>
        <w:t xml:space="preserve">pela autoridade náutica, a fim de que se possa utiliz</w:t>
      </w:r>
      <w:r>
        <w:rPr>
          <w:rFonts w:ascii="Arial" w:hAnsi="Arial" w:cs="Arial"/>
        </w:rPr>
        <w:t xml:space="preserve">á-la </w:t>
      </w:r>
      <w:r>
        <w:rPr>
          <w:rFonts w:ascii="Arial" w:hAnsi="Arial" w:cs="Arial"/>
        </w:rPr>
        <w:t xml:space="preserve">da maneira correta e dentro das leis. Nesse ponto, a empresa </w:t>
      </w:r>
      <w:r>
        <w:rPr>
          <w:rFonts w:ascii="Arial" w:hAnsi="Arial" w:cs="Arial"/>
        </w:rPr>
        <w:t xml:space="preserve">ArraisDF</w:t>
      </w:r>
      <w:r>
        <w:rPr>
          <w:rFonts w:ascii="Arial" w:hAnsi="Arial" w:cs="Arial"/>
        </w:rPr>
        <w:t xml:space="preserve"> atua junto aos seus clientes, oferecendo serviços de despachante perante a Marinha e oferecendo </w:t>
      </w:r>
      <w:r>
        <w:rPr>
          <w:rFonts w:ascii="Arial" w:hAnsi="Arial" w:cs="Arial"/>
        </w:rPr>
        <w:t xml:space="preserve">os meios </w:t>
      </w:r>
      <w:r>
        <w:rPr>
          <w:rFonts w:ascii="Arial" w:hAnsi="Arial" w:cs="Arial"/>
        </w:rPr>
        <w:t xml:space="preserve">para que o </w:t>
      </w:r>
      <w:r>
        <w:rPr>
          <w:rFonts w:ascii="Arial" w:hAnsi="Arial" w:cs="Arial"/>
        </w:rPr>
        <w:t xml:space="preserve">seu cliente </w:t>
      </w:r>
      <w:r>
        <w:rPr>
          <w:rFonts w:ascii="Arial" w:hAnsi="Arial" w:cs="Arial"/>
        </w:rPr>
        <w:t xml:space="preserve">consiga alcançar o seu objetivo de obter os requisitos necessário para pilotar sua embarcação para esporte e recreio.</w:t>
      </w:r>
      <w:r/>
    </w:p>
    <w:p>
      <w:pPr>
        <w:ind w:firstLine="700"/>
        <w:spacing w:lineRule="auto" w:line="360" w:before="80"/>
        <w:rPr>
          <w:rFonts w:ascii="Arial" w:hAnsi="Arial" w:cs="Arial"/>
        </w:rPr>
      </w:pPr>
      <w:r>
        <w:rPr>
          <w:rFonts w:ascii="Arial" w:hAnsi="Arial" w:cs="Arial"/>
        </w:rPr>
        <w:t xml:space="preserve">O primeiro passo necessário é a regularização da embarcação, com o registro (médio e grande porte) ou inscrição (pequeno porte) dela na autoridade marítima local</w:t>
      </w:r>
      <w:sdt>
        <w:sdtPr/>
        <w:sdtContent>
          <w:r>
            <w:rPr>
              <w:rFonts w:ascii="Arial" w:hAnsi="Arial" w:cs="Arial"/>
            </w:rPr>
            <w:fldChar w:fldCharType="begin"/>
          </w:r>
          <w:r>
            <w:rPr>
              <w:rFonts w:ascii="Arial" w:hAnsi="Arial" w:cs="Arial"/>
            </w:rPr>
            <w:instrText xml:space="preserve">CITATION Mar05 \l 1046 </w:instrText>
          </w:r>
          <w:r>
            <w:rPr>
              <w:rFonts w:ascii="Arial" w:hAnsi="Arial" w:cs="Arial"/>
            </w:rPr>
            <w:fldChar w:fldCharType="separate"/>
          </w:r>
          <w:r>
            <w:rPr>
              <w:rFonts w:ascii="Arial" w:hAnsi="Arial" w:cs="Arial"/>
            </w:rPr>
            <w:t xml:space="preserve"> </w:t>
          </w:r>
          <w:r>
            <w:rPr>
              <w:rFonts w:ascii="Arial" w:hAnsi="Arial" w:cs="Arial"/>
            </w:rPr>
            <w:t xml:space="preserve">(MARINHA, 2005)</w:t>
          </w:r>
          <w:r>
            <w:rPr>
              <w:rFonts w:ascii="Arial" w:hAnsi="Arial" w:cs="Arial"/>
            </w:rPr>
            <w:fldChar w:fldCharType="end"/>
          </w:r>
        </w:sdtContent>
      </w:sdt>
      <w:r>
        <w:rPr>
          <w:rFonts w:ascii="Arial" w:hAnsi="Arial" w:cs="Arial"/>
        </w:rPr>
        <w:t xml:space="preserve">. Esse registro comprova as condições de navegabilidade da embarcação e </w:t>
      </w:r>
      <w:r>
        <w:rPr>
          <w:rFonts w:ascii="Arial" w:hAnsi="Arial" w:cs="Arial"/>
        </w:rPr>
        <w:t xml:space="preserve">contém </w:t>
      </w:r>
      <w:r>
        <w:rPr>
          <w:rFonts w:ascii="Arial" w:hAnsi="Arial" w:cs="Arial"/>
        </w:rPr>
        <w:t xml:space="preserve">uma descrição completa na forma de um documento, </w:t>
      </w:r>
      <w:r>
        <w:rPr>
          <w:rFonts w:ascii="Arial" w:hAnsi="Arial" w:cs="Arial"/>
        </w:rPr>
        <w:t xml:space="preserve">que </w:t>
      </w:r>
      <w:r>
        <w:rPr>
          <w:rFonts w:ascii="Arial" w:hAnsi="Arial" w:cs="Arial"/>
        </w:rPr>
        <w:t xml:space="preserve">é semelhante ao CNV para os veículos terrestres. Para fazer </w:t>
      </w:r>
      <w:r>
        <w:rPr>
          <w:rFonts w:ascii="Arial" w:hAnsi="Arial" w:cs="Arial"/>
        </w:rPr>
        <w:t xml:space="preserve">o </w:t>
      </w:r>
      <w:r>
        <w:rPr>
          <w:rFonts w:ascii="Arial" w:hAnsi="Arial" w:cs="Arial"/>
        </w:rPr>
        <w:t xml:space="preserve">registro ou inscrição, a pessoa gastaria várias horas durante alguns dias indo à autoridade marítima local, sem contar a possibilidade de erro no processo, o que </w:t>
      </w:r>
      <w:r>
        <w:rPr>
          <w:rFonts w:ascii="Arial" w:hAnsi="Arial" w:cs="Arial"/>
        </w:rPr>
        <w:t xml:space="preserve">provocaria mais perda de tempo</w:t>
      </w:r>
      <w:r>
        <w:rPr>
          <w:rFonts w:ascii="Arial" w:hAnsi="Arial" w:cs="Arial"/>
        </w:rPr>
        <w:t xml:space="preserve">. Assim, a partir dos dados fornecidos pelo cliente, a empresa se encarrega </w:t>
      </w:r>
      <w:r>
        <w:rPr>
          <w:rFonts w:ascii="Arial" w:hAnsi="Arial" w:cs="Arial"/>
        </w:rPr>
        <w:t xml:space="preserve">do </w:t>
      </w:r>
      <w:r>
        <w:rPr>
          <w:rFonts w:ascii="Arial" w:hAnsi="Arial" w:cs="Arial"/>
        </w:rPr>
        <w:t xml:space="preserve">processo de regularização da embarcação, </w:t>
      </w:r>
      <w:r>
        <w:rPr>
          <w:rFonts w:ascii="Arial" w:hAnsi="Arial" w:cs="Arial"/>
        </w:rPr>
        <w:t xml:space="preserve">atuando junto ao setor adequado da </w:t>
      </w:r>
      <w:r>
        <w:rPr>
          <w:rFonts w:ascii="Arial" w:hAnsi="Arial" w:cs="Arial"/>
        </w:rPr>
        <w:t xml:space="preserve">Marinha e enviando ao cliente o documento de inscrição ou registro da embarcação.</w:t>
      </w:r>
      <w:r/>
    </w:p>
    <w:p>
      <w:pPr>
        <w:ind w:firstLine="700"/>
        <w:spacing w:lineRule="auto" w:line="360" w:before="80"/>
        <w:rPr>
          <w:rFonts w:ascii="Arial" w:hAnsi="Arial" w:cs="Arial"/>
        </w:rPr>
      </w:pPr>
      <w:r>
        <w:rPr>
          <w:rFonts w:ascii="Arial" w:hAnsi="Arial" w:cs="Arial"/>
        </w:rPr>
        <w:t xml:space="preserve">A etapa </w:t>
      </w:r>
      <w:r>
        <w:rPr>
          <w:rFonts w:ascii="Arial" w:hAnsi="Arial" w:cs="Arial"/>
        </w:rPr>
        <w:t xml:space="preserve">seguinte </w:t>
      </w:r>
      <w:r>
        <w:rPr>
          <w:rFonts w:ascii="Arial" w:hAnsi="Arial" w:cs="Arial"/>
        </w:rPr>
        <w:t xml:space="preserve">consiste em gerar e pagar o seguro anual DPEM</w:t>
      </w:r>
      <w:sdt>
        <w:sdtPr/>
        <w:sdtContent>
          <w:r>
            <w:rPr>
              <w:rFonts w:ascii="Arial" w:hAnsi="Arial" w:cs="Arial"/>
            </w:rPr>
            <w:fldChar w:fldCharType="begin"/>
          </w:r>
          <w:r>
            <w:rPr>
              <w:rFonts w:ascii="Arial" w:hAnsi="Arial" w:cs="Arial"/>
            </w:rPr>
            <w:instrText xml:space="preserve">CITATION Mar05 \l 1046 </w:instrText>
          </w:r>
          <w:r>
            <w:rPr>
              <w:rFonts w:ascii="Arial" w:hAnsi="Arial" w:cs="Arial"/>
            </w:rPr>
            <w:fldChar w:fldCharType="separate"/>
          </w:r>
          <w:r>
            <w:rPr>
              <w:rFonts w:ascii="Arial" w:hAnsi="Arial" w:cs="Arial"/>
            </w:rPr>
            <w:t xml:space="preserve"> </w:t>
          </w:r>
          <w:r>
            <w:rPr>
              <w:rFonts w:ascii="Arial" w:hAnsi="Arial" w:cs="Arial"/>
            </w:rPr>
            <w:t xml:space="preserve">(MARINHA, 2005)</w:t>
          </w:r>
          <w:r>
            <w:rPr>
              <w:rFonts w:ascii="Arial" w:hAnsi="Arial" w:cs="Arial"/>
            </w:rPr>
            <w:fldChar w:fldCharType="end"/>
          </w:r>
        </w:sdtContent>
      </w:sdt>
      <w:r>
        <w:rPr>
          <w:rFonts w:ascii="Arial" w:hAnsi="Arial" w:cs="Arial"/>
        </w:rPr>
        <w:t xml:space="preserve">, o qual serve para ressarcir o indivíduo em caso de acidentes com invalidez, morte ou perda total da embarcação, de modo semelhante ao seguro DPVAT. Esse seguro pode ser gerado pela internet e pago em boa parte das instituições banc</w:t>
      </w:r>
      <w:r>
        <w:rPr>
          <w:rFonts w:ascii="Arial" w:hAnsi="Arial" w:cs="Arial"/>
        </w:rPr>
        <w:t xml:space="preserve">á</w:t>
      </w:r>
      <w:r>
        <w:rPr>
          <w:rFonts w:ascii="Arial" w:hAnsi="Arial" w:cs="Arial"/>
        </w:rPr>
        <w:t xml:space="preserve">rias, porém deve ser gerado a partir dos dados contidos no documento de inscrição ou registro da embarcação. Portanto, a empresa oferece </w:t>
      </w:r>
      <w:r>
        <w:rPr>
          <w:rFonts w:ascii="Arial" w:hAnsi="Arial" w:cs="Arial"/>
        </w:rPr>
        <w:t xml:space="preserve">o </w:t>
      </w:r>
      <w:r>
        <w:rPr>
          <w:rFonts w:ascii="Arial" w:hAnsi="Arial" w:cs="Arial"/>
        </w:rPr>
        <w:t xml:space="preserve">serviço de gerar o seguro DPEM para o cliente concomitantemente com o serviço de inscrição da embarcação, de modo a entregar os dois documentos ao cliente de forma rápida para que ele possa navegar imediatamente.</w:t>
      </w:r>
      <w:r/>
    </w:p>
    <w:p>
      <w:pPr>
        <w:ind w:firstLine="700"/>
        <w:spacing w:lineRule="auto" w:line="360" w:before="80"/>
        <w:rPr>
          <w:rFonts w:ascii="Arial" w:hAnsi="Arial" w:cs="Arial"/>
        </w:rPr>
      </w:pPr>
      <w:r>
        <w:rPr>
          <w:rFonts w:ascii="Arial" w:hAnsi="Arial" w:cs="Arial"/>
        </w:rPr>
        <w:t xml:space="preserve">Além de regularizar a embarcação, o cliente necessita de habilitação</w:t>
      </w:r>
      <w:r>
        <w:rPr>
          <w:rFonts w:ascii="Arial" w:hAnsi="Arial" w:cs="Arial"/>
        </w:rPr>
        <w:t xml:space="preserve"> </w:t>
      </w:r>
      <w:r>
        <w:rPr>
          <w:rFonts w:ascii="Arial" w:hAnsi="Arial" w:cs="Arial"/>
        </w:rPr>
        <w:t xml:space="preserve">adequada. Existem quatro categorias de habilitações náuticas: Capitão Amador, Mestre Amador, Arrais Amador e </w:t>
      </w:r>
      <w:r>
        <w:rPr>
          <w:rFonts w:ascii="Arial" w:hAnsi="Arial" w:cs="Arial"/>
        </w:rPr>
        <w:t xml:space="preserve">Motonauta</w:t>
      </w:r>
      <w:r>
        <w:rPr>
          <w:rFonts w:ascii="Arial" w:hAnsi="Arial" w:cs="Arial"/>
        </w:rPr>
        <w:t xml:space="preserve">, sendo as duas primeiras necessárias para navegação costeira e marítima e as duas últimas para se navegar em águas interiores. A empresa trabalha apenas com </w:t>
      </w:r>
      <w:r>
        <w:rPr>
          <w:rFonts w:ascii="Arial" w:hAnsi="Arial" w:cs="Arial"/>
        </w:rPr>
        <w:t xml:space="preserve">a habilitação para </w:t>
      </w:r>
      <w:r>
        <w:rPr>
          <w:rFonts w:ascii="Arial" w:hAnsi="Arial" w:cs="Arial"/>
        </w:rPr>
        <w:t xml:space="preserve">as categorias de Arrais Amador e </w:t>
      </w:r>
      <w:r>
        <w:rPr>
          <w:rFonts w:ascii="Arial" w:hAnsi="Arial" w:cs="Arial"/>
        </w:rPr>
        <w:t xml:space="preserve">Motonauta</w:t>
      </w:r>
      <w:r>
        <w:rPr>
          <w:rFonts w:ascii="Arial" w:hAnsi="Arial" w:cs="Arial"/>
        </w:rPr>
        <w:t xml:space="preserve">, visto que são as categorias mais requisitadas e necessárias para aqueles que moram na região do Distrito Federal e Goiás.</w:t>
      </w:r>
      <w:r>
        <w:rPr>
          <w:rFonts w:ascii="Arial" w:hAnsi="Arial" w:cs="Arial"/>
        </w:rPr>
        <w:t xml:space="preserve"> N</w:t>
      </w:r>
      <w:r>
        <w:rPr>
          <w:rFonts w:ascii="Arial" w:hAnsi="Arial" w:cs="Arial"/>
        </w:rPr>
        <w:t xml:space="preserve">a categoria de Arrais Amador </w:t>
      </w:r>
      <w:r>
        <w:rPr>
          <w:rFonts w:ascii="Arial" w:hAnsi="Arial" w:cs="Arial"/>
        </w:rPr>
        <w:t xml:space="preserve">o cliente estará </w:t>
      </w:r>
      <w:r>
        <w:rPr>
          <w:rFonts w:ascii="Arial" w:hAnsi="Arial" w:cs="Arial"/>
        </w:rPr>
        <w:t xml:space="preserve">apto a conduzir lanchas e outros barcos, destinados a esporte e recreio, em rios, lagos, lagoas e baías. Caso o cliente deseje obter habilitação para pilotar motos-aquáticas, ele deve incluir a opção pela categoria </w:t>
      </w:r>
      <w:r>
        <w:rPr>
          <w:rFonts w:ascii="Arial" w:hAnsi="Arial" w:cs="Arial"/>
        </w:rPr>
        <w:t xml:space="preserve">Motonauta</w:t>
      </w:r>
      <w:r>
        <w:rPr>
          <w:rFonts w:ascii="Arial" w:hAnsi="Arial" w:cs="Arial"/>
        </w:rPr>
        <w:t xml:space="preserve">. Com isso, ele deve realizar uma quantidade de horas-aula práticas de acordo com a categoria escolhida e depois marcar o exame teórico na Marinha</w:t>
      </w:r>
      <w:r>
        <w:rPr>
          <w:rFonts w:ascii="Arial" w:hAnsi="Arial" w:cs="Arial"/>
        </w:rPr>
        <w:t xml:space="preserve">. Esse exame </w:t>
      </w:r>
      <w:r>
        <w:rPr>
          <w:rFonts w:ascii="Arial" w:hAnsi="Arial" w:cs="Arial"/>
        </w:rPr>
        <w:t xml:space="preserve">consiste em 40 questões, </w:t>
      </w:r>
      <w:r>
        <w:rPr>
          <w:rFonts w:ascii="Arial" w:hAnsi="Arial" w:cs="Arial"/>
        </w:rPr>
        <w:t xml:space="preserve">onde o candidato deve obter no mínimo 50 % de acerto para a aprovação</w:t>
      </w:r>
      <w:sdt>
        <w:sdtPr/>
        <w:sdtContent>
          <w:r>
            <w:rPr>
              <w:rFonts w:ascii="Arial" w:hAnsi="Arial" w:cs="Arial"/>
            </w:rPr>
            <w:fldChar w:fldCharType="begin"/>
          </w:r>
          <w:r>
            <w:rPr>
              <w:rFonts w:ascii="Arial" w:hAnsi="Arial" w:cs="Arial"/>
            </w:rPr>
            <w:instrText xml:space="preserve">CITATION Mar03 \l 1046 </w:instrText>
          </w:r>
          <w:r>
            <w:rPr>
              <w:rFonts w:ascii="Arial" w:hAnsi="Arial" w:cs="Arial"/>
            </w:rPr>
            <w:fldChar w:fldCharType="separate"/>
          </w:r>
          <w:r>
            <w:rPr>
              <w:rFonts w:ascii="Arial" w:hAnsi="Arial" w:cs="Arial"/>
            </w:rPr>
            <w:t xml:space="preserve"> </w:t>
          </w:r>
          <w:r>
            <w:rPr>
              <w:rFonts w:ascii="Arial" w:hAnsi="Arial" w:cs="Arial"/>
            </w:rPr>
            <w:t xml:space="preserve">(MARINHA, 2003)</w:t>
          </w:r>
          <w:r>
            <w:rPr>
              <w:rFonts w:ascii="Arial" w:hAnsi="Arial" w:cs="Arial"/>
            </w:rPr>
            <w:fldChar w:fldCharType="end"/>
          </w:r>
        </w:sdtContent>
      </w:sdt>
      <w:r>
        <w:rPr>
          <w:rFonts w:ascii="Arial" w:hAnsi="Arial" w:cs="Arial"/>
        </w:rPr>
        <w:t xml:space="preserve">. Na empresa, o aluno realizará as aulas práticas com instrutores credenciados pela Marinha em uma marina localizada no Lago Paranoá ou em um lago que seja mais próximo ao cliente, caso ele seja morador de Goiás. Nessas aulas, o cliente aprenderá noções de como pilotar embarcações, lançamento de âncoras e atracagem em cais, além de alguns conhecimentos básicos e necessários de mecânica de embarcações. As embarcações utilizadas na</w:t>
      </w:r>
      <w:r>
        <w:rPr>
          <w:rFonts w:ascii="Arial" w:hAnsi="Arial" w:cs="Arial"/>
        </w:rPr>
        <w:t xml:space="preserve">s</w:t>
      </w:r>
      <w:r>
        <w:rPr>
          <w:rFonts w:ascii="Arial" w:hAnsi="Arial" w:cs="Arial"/>
        </w:rPr>
        <w:t xml:space="preserve"> aula</w:t>
      </w:r>
      <w:r>
        <w:rPr>
          <w:rFonts w:ascii="Arial" w:hAnsi="Arial" w:cs="Arial"/>
        </w:rPr>
        <w:t xml:space="preserve">s</w:t>
      </w:r>
      <w:r>
        <w:rPr>
          <w:rFonts w:ascii="Arial" w:hAnsi="Arial" w:cs="Arial"/>
        </w:rPr>
        <w:t xml:space="preserve"> são de propriedade da empresa </w:t>
      </w:r>
      <w:r>
        <w:rPr>
          <w:rFonts w:ascii="Arial" w:hAnsi="Arial" w:cs="Arial"/>
        </w:rPr>
        <w:t xml:space="preserve">ArraisDF</w:t>
      </w:r>
      <w:r>
        <w:rPr>
          <w:rFonts w:ascii="Arial" w:hAnsi="Arial" w:cs="Arial"/>
        </w:rPr>
        <w:t xml:space="preserve">. Após a realização das aulas práticas, os alunos realizarão um curso preparatório, ministrado pelo instrutor teórico da escola, com o conteúdo </w:t>
      </w:r>
      <w:r>
        <w:rPr>
          <w:rFonts w:ascii="Arial" w:hAnsi="Arial" w:cs="Arial"/>
        </w:rPr>
        <w:t xml:space="preserve">exigido </w:t>
      </w:r>
      <w:r>
        <w:rPr>
          <w:rFonts w:ascii="Arial" w:hAnsi="Arial" w:cs="Arial"/>
        </w:rPr>
        <w:t xml:space="preserve">no exame realizado pela Marinha</w:t>
      </w:r>
      <w:r>
        <w:rPr>
          <w:rFonts w:ascii="Arial" w:hAnsi="Arial" w:cs="Arial"/>
        </w:rPr>
        <w:t xml:space="preserve"> do</w:t>
      </w:r>
      <w:r>
        <w:rPr>
          <w:rFonts w:ascii="Arial" w:hAnsi="Arial" w:cs="Arial"/>
        </w:rPr>
        <w:t xml:space="preserve"> Brasil. Nesse curso, </w:t>
      </w:r>
      <w:r>
        <w:rPr>
          <w:rFonts w:ascii="Arial" w:hAnsi="Arial" w:cs="Arial"/>
        </w:rPr>
        <w:t xml:space="preserve">os alunos </w:t>
      </w:r>
      <w:r>
        <w:rPr>
          <w:rFonts w:ascii="Arial" w:hAnsi="Arial" w:cs="Arial"/>
        </w:rPr>
        <w:t xml:space="preserve">recebem uma apostila produzida pela própria empresa, para que </w:t>
      </w:r>
      <w:r>
        <w:rPr>
          <w:rFonts w:ascii="Arial" w:hAnsi="Arial" w:cs="Arial"/>
        </w:rPr>
        <w:t xml:space="preserve">possuam</w:t>
      </w:r>
      <w:r>
        <w:rPr>
          <w:rFonts w:ascii="Arial" w:hAnsi="Arial" w:cs="Arial"/>
        </w:rPr>
        <w:t xml:space="preserve"> um material de consulta para </w:t>
      </w:r>
      <w:r>
        <w:rPr>
          <w:rFonts w:ascii="Arial" w:hAnsi="Arial" w:cs="Arial"/>
        </w:rPr>
        <w:t xml:space="preserve">os </w:t>
      </w:r>
      <w:r>
        <w:rPr>
          <w:rFonts w:ascii="Arial" w:hAnsi="Arial" w:cs="Arial"/>
        </w:rPr>
        <w:t xml:space="preserve">estudos individuais. A empresa se encarregará de coletar os documentos necessários do cliente para a marcação de sua prova em uma banca disponibilizada pela Marinha, de modo a poupá-lo de ter que ir até o estabelecimento para marcar.</w:t>
      </w:r>
      <w:r/>
    </w:p>
    <w:p>
      <w:pPr>
        <w:ind w:firstLine="700"/>
        <w:spacing w:lineRule="auto" w:line="360" w:before="80"/>
        <w:rPr>
          <w:rFonts w:ascii="Arial" w:hAnsi="Arial" w:cs="Arial"/>
        </w:rPr>
      </w:pPr>
      <w:r>
        <w:rPr>
          <w:rFonts w:ascii="Arial" w:hAnsi="Arial" w:cs="Arial"/>
        </w:rPr>
        <w:t xml:space="preserve">Caso a pessoa atinja os 50% de questões necessários para a aprovação na prova, a empresa se encarrega de recolher a habilitação na Marinha e notificar o cliente do seu resultado. Se o cliente não atingir o percentual necessário para a aprovação, a empresa se encarrega de notificá-lo do resultado, além de se encarregar da remarcação da prova, permitindo que ele assista alguma aula teórica novamente, caso queira.</w:t>
      </w:r>
      <w:r/>
    </w:p>
    <w:p>
      <w:pPr>
        <w:ind w:firstLine="700"/>
        <w:spacing w:lineRule="auto" w:line="360" w:before="80"/>
        <w:rPr>
          <w:rFonts w:ascii="Arial" w:hAnsi="Arial" w:cs="Arial"/>
        </w:rPr>
      </w:pPr>
      <w:r>
        <w:rPr>
          <w:rFonts w:ascii="Arial" w:hAnsi="Arial" w:cs="Arial"/>
        </w:rPr>
        <w:t xml:space="preserve">A habilitação obtida pelo cliente da empresa tem validade de 10 anos</w:t>
      </w:r>
      <w:sdt>
        <w:sdtPr/>
        <w:sdtContent>
          <w:r>
            <w:rPr>
              <w:rFonts w:ascii="Arial" w:hAnsi="Arial" w:cs="Arial"/>
            </w:rPr>
            <w:fldChar w:fldCharType="begin"/>
          </w:r>
          <w:r>
            <w:rPr>
              <w:rFonts w:ascii="Arial" w:hAnsi="Arial" w:cs="Arial"/>
            </w:rPr>
            <w:instrText xml:space="preserve">CITATION Mar03 \l 1046 </w:instrText>
          </w:r>
          <w:r>
            <w:rPr>
              <w:rFonts w:ascii="Arial" w:hAnsi="Arial" w:cs="Arial"/>
            </w:rPr>
            <w:fldChar w:fldCharType="separate"/>
          </w:r>
          <w:r>
            <w:rPr>
              <w:rFonts w:ascii="Arial" w:hAnsi="Arial" w:cs="Arial"/>
            </w:rPr>
            <w:t xml:space="preserve"> </w:t>
          </w:r>
          <w:r>
            <w:rPr>
              <w:rFonts w:ascii="Arial" w:hAnsi="Arial" w:cs="Arial"/>
            </w:rPr>
            <w:t xml:space="preserve">(MARINHA, 2003)</w:t>
          </w:r>
          <w:r>
            <w:rPr>
              <w:rFonts w:ascii="Arial" w:hAnsi="Arial" w:cs="Arial"/>
            </w:rPr>
            <w:fldChar w:fldCharType="end"/>
          </w:r>
        </w:sdtContent>
      </w:sdt>
      <w:r>
        <w:rPr>
          <w:rFonts w:ascii="Arial" w:hAnsi="Arial" w:cs="Arial"/>
        </w:rPr>
        <w:t xml:space="preserve">, sendo que para a renovação basta apenas que o cliente entregue </w:t>
      </w:r>
      <w:r>
        <w:rPr>
          <w:rFonts w:ascii="Arial" w:hAnsi="Arial" w:cs="Arial"/>
        </w:rPr>
        <w:t xml:space="preserve">a </w:t>
      </w:r>
      <w:r>
        <w:rPr>
          <w:rFonts w:ascii="Arial" w:hAnsi="Arial" w:cs="Arial"/>
        </w:rPr>
        <w:t xml:space="preserve">documentação </w:t>
      </w:r>
      <w:r>
        <w:rPr>
          <w:rFonts w:ascii="Arial" w:hAnsi="Arial" w:cs="Arial"/>
        </w:rPr>
        <w:t xml:space="preserve">adequada </w:t>
      </w:r>
      <w:r>
        <w:rPr>
          <w:rFonts w:ascii="Arial" w:hAnsi="Arial" w:cs="Arial"/>
        </w:rPr>
        <w:t xml:space="preserve">na empresa com um comprovante médico. Assim a empresa se encarregará de levar a documentação até a Marinha e efetuar os procedimentos necessários para que o cliente obtenha a renovação de sua carteira, notificando-o quando a nova carteira ficar pronta.</w:t>
      </w:r>
      <w:r/>
    </w:p>
    <w:p>
      <w:pPr>
        <w:ind w:firstLine="700"/>
        <w:spacing w:lineRule="auto" w:line="360" w:before="80"/>
        <w:rPr>
          <w:rFonts w:ascii="Arial" w:hAnsi="Arial" w:cs="Arial"/>
        </w:rPr>
      </w:pPr>
      <w:r>
        <w:rPr>
          <w:rFonts w:ascii="Arial" w:hAnsi="Arial" w:cs="Arial"/>
        </w:rPr>
        <w:t xml:space="preserve">Após passar pelos processos citados acima, o cliente tem condições de navegar </w:t>
      </w:r>
      <w:r>
        <w:rPr>
          <w:rFonts w:ascii="Arial" w:hAnsi="Arial" w:cs="Arial"/>
        </w:rPr>
        <w:t xml:space="preserve">em conformidade com a legislação vigente</w:t>
      </w:r>
      <w:r>
        <w:rPr>
          <w:rFonts w:ascii="Arial" w:hAnsi="Arial" w:cs="Arial"/>
        </w:rPr>
        <w:t xml:space="preserve">. </w:t>
      </w:r>
      <w:r/>
    </w:p>
    <w:p>
      <w:pPr>
        <w:ind w:firstLine="700"/>
        <w:spacing w:lineRule="auto" w:line="360" w:before="80"/>
        <w:rPr>
          <w:rFonts w:ascii="Arial" w:hAnsi="Arial" w:cs="Arial"/>
        </w:rPr>
      </w:pPr>
      <w:r>
        <w:rPr>
          <w:rFonts w:ascii="Arial" w:hAnsi="Arial" w:cs="Arial"/>
        </w:rPr>
        <w:t xml:space="preserve">Para os clientes que desejam estudar sozinhos para a prova</w:t>
      </w:r>
      <w:r>
        <w:rPr>
          <w:rFonts w:ascii="Arial" w:hAnsi="Arial" w:cs="Arial"/>
        </w:rPr>
        <w:t xml:space="preserve">, por morarem</w:t>
      </w:r>
      <w:r>
        <w:rPr>
          <w:rFonts w:ascii="Arial" w:hAnsi="Arial" w:cs="Arial"/>
        </w:rPr>
        <w:t xml:space="preserve"> em uma localidade muito distante</w:t>
      </w:r>
      <w:r>
        <w:rPr>
          <w:rFonts w:ascii="Arial" w:hAnsi="Arial" w:cs="Arial"/>
        </w:rPr>
        <w:t xml:space="preserve"> do local das aulas</w:t>
      </w:r>
      <w:r>
        <w:rPr>
          <w:rFonts w:ascii="Arial" w:hAnsi="Arial" w:cs="Arial"/>
        </w:rPr>
        <w:t xml:space="preserve"> </w:t>
      </w:r>
      <w:r>
        <w:rPr>
          <w:rFonts w:ascii="Arial" w:hAnsi="Arial" w:cs="Arial"/>
        </w:rPr>
        <w:t xml:space="preserve">ou por </w:t>
      </w:r>
      <w:r>
        <w:rPr>
          <w:rFonts w:ascii="Arial" w:hAnsi="Arial" w:cs="Arial"/>
        </w:rPr>
        <w:t xml:space="preserve">não quere</w:t>
      </w:r>
      <w:r>
        <w:rPr>
          <w:rFonts w:ascii="Arial" w:hAnsi="Arial" w:cs="Arial"/>
        </w:rPr>
        <w:t xml:space="preserve">re</w:t>
      </w:r>
      <w:r>
        <w:rPr>
          <w:rFonts w:ascii="Arial" w:hAnsi="Arial" w:cs="Arial"/>
        </w:rPr>
        <w:t xml:space="preserve">m realizar o curso teórico, pode</w:t>
      </w:r>
      <w:r>
        <w:rPr>
          <w:rFonts w:ascii="Arial" w:hAnsi="Arial" w:cs="Arial"/>
        </w:rPr>
        <w:t xml:space="preserve">m</w:t>
      </w:r>
      <w:r>
        <w:rPr>
          <w:rFonts w:ascii="Arial" w:hAnsi="Arial" w:cs="Arial"/>
        </w:rPr>
        <w:t xml:space="preserve"> adquirir a apostila da empresa por um valor especificado, a fim de estudar sozinho para o exame teórico.</w:t>
      </w:r>
      <w:r/>
    </w:p>
    <w:p>
      <w:pPr>
        <w:ind w:firstLine="700"/>
        <w:spacing w:lineRule="auto" w:line="360" w:before="80"/>
        <w:rPr>
          <w:rFonts w:ascii="Arial" w:hAnsi="Arial" w:cs="Arial"/>
        </w:rPr>
      </w:pPr>
      <w:r>
        <w:rPr>
          <w:rFonts w:ascii="Arial" w:hAnsi="Arial" w:cs="Arial"/>
        </w:rPr>
        <w:t xml:space="preserve">A empresa também revende coletes da marca </w:t>
      </w:r>
      <w:r>
        <w:rPr>
          <w:rFonts w:ascii="Arial" w:hAnsi="Arial" w:cs="Arial"/>
        </w:rPr>
        <w:t xml:space="preserve">Prolife</w:t>
      </w:r>
      <w:r>
        <w:rPr>
          <w:rFonts w:ascii="Arial" w:hAnsi="Arial" w:cs="Arial"/>
        </w:rPr>
        <w:t xml:space="preserve"> para os clientes interessados, com várias opções de tamanho e cores.</w:t>
      </w:r>
      <w:r/>
    </w:p>
    <w:p>
      <w:pPr>
        <w:pStyle w:val="267"/>
        <w:numPr>
          <w:ilvl w:val="2"/>
          <w:numId w:val="0"/>
        </w:numPr>
      </w:pPr>
      <w:r/>
      <w:r/>
    </w:p>
    <w:p>
      <w:pPr>
        <w:pStyle w:val="267"/>
        <w:spacing w:lineRule="auto" w:line="360"/>
        <w:rPr>
          <w:rStyle w:val="260"/>
          <w:rFonts w:ascii="Arial" w:hAnsi="Arial" w:cs="Arial"/>
          <w:b/>
          <w:color w:val="auto"/>
          <w:sz w:val="24"/>
        </w:rPr>
        <w:outlineLvl w:val="2"/>
      </w:pPr>
      <w:r/>
      <w:bookmarkStart w:id="210" w:name="_Toc515337366"/>
      <w:r>
        <w:rPr>
          <w:rStyle w:val="260"/>
          <w:rFonts w:ascii="Arial" w:hAnsi="Arial" w:cs="Arial"/>
          <w:b/>
          <w:color w:val="auto"/>
          <w:sz w:val="24"/>
        </w:rPr>
        <w:t xml:space="preserve">A organização </w:t>
      </w:r>
      <w:r>
        <w:rPr>
          <w:rStyle w:val="260"/>
          <w:rFonts w:ascii="Arial" w:hAnsi="Arial" w:cs="Arial"/>
          <w:b/>
          <w:color w:val="auto"/>
          <w:sz w:val="24"/>
        </w:rPr>
        <w:noBreakHyphen/>
        <w:t xml:space="preserve"> visão geral</w:t>
      </w:r>
      <w:bookmarkEnd w:id="210"/>
      <w:r>
        <w:rPr>
          <w:rStyle w:val="260"/>
          <w:rFonts w:ascii="Arial" w:hAnsi="Arial" w:cs="Arial"/>
          <w:b/>
          <w:color w:val="auto"/>
          <w:sz w:val="24"/>
        </w:rPr>
        <w:t xml:space="preserve"> </w:t>
      </w:r>
      <w:r/>
    </w:p>
    <w:p>
      <w:pPr>
        <w:pStyle w:val="267"/>
        <w:numPr>
          <w:ilvl w:val="2"/>
          <w:numId w:val="0"/>
        </w:numPr>
        <w:jc w:val="center"/>
        <w:keepNext/>
        <w:spacing w:lineRule="auto" w:line="360"/>
      </w:pPr>
      <w:r>
        <w:rPr>
          <w:lang w:eastAsia="pt-BR"/>
        </w:rPr>
        <w:drawing>
          <wp:inline xmlns:wp="http://schemas.openxmlformats.org/drawingml/2006/wordprocessingDrawing" distT="0" distB="0" distL="0" distR="0">
            <wp:extent cx="3627749" cy="2546982"/>
            <wp:effectExtent l="0" t="0" r="10791" b="5715"/>
            <wp:docPr id="2" name="Picture 1" descr="Diagrama em branc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1" descr="Diagrama em branco" hidden="0"/>
                    <pic:cNvPicPr>
                      <a:picLocks noChangeAspect="1"/>
                    </pic:cNvPicPr>
                  </pic:nvPicPr>
                  <pic:blipFill>
                    <a:blip r:embed="rId67"/>
                    <a:stretch/>
                  </pic:blipFill>
                  <pic:spPr bwMode="auto">
                    <a:xfrm>
                      <a:off x="0" y="0"/>
                      <a:ext cx="3627755" cy="2546985"/>
                    </a:xfrm>
                    <a:prstGeom prst="rect">
                      <a:avLst/>
                    </a:prstGeom>
                  </pic:spPr>
                </pic:pic>
              </a:graphicData>
            </a:graphic>
          </wp:inline>
        </w:drawing>
      </w:r>
      <w:r/>
    </w:p>
    <w:p>
      <w:pPr>
        <w:pStyle w:val="236"/>
        <w:spacing w:lineRule="auto" w:line="360"/>
        <w:rPr>
          <w:rFonts w:ascii="Arial" w:hAnsi="Arial" w:cs="Arial"/>
          <w:color w:val="auto"/>
          <w:sz w:val="20"/>
          <w:szCs w:val="20"/>
        </w:rPr>
      </w:pPr>
      <w:r/>
      <w:bookmarkStart w:id="211" w:name="_Toc515341985"/>
      <w:r>
        <w:rPr>
          <w:rFonts w:ascii="Arial" w:hAnsi="Arial" w:cs="Arial"/>
          <w:color w:val="auto"/>
          <w:sz w:val="20"/>
          <w:szCs w:val="20"/>
        </w:rPr>
        <w:t xml:space="preserve">Figura </w:t>
      </w:r>
      <w:r>
        <w:rPr>
          <w:rFonts w:ascii="Arial" w:hAnsi="Arial" w:cs="Arial"/>
          <w:color w:val="auto"/>
          <w:sz w:val="20"/>
          <w:szCs w:val="20"/>
        </w:rPr>
        <w:fldChar w:fldCharType="begin"/>
      </w:r>
      <w:r>
        <w:rPr>
          <w:rFonts w:ascii="Arial" w:hAnsi="Arial" w:cs="Arial"/>
          <w:color w:val="auto"/>
          <w:sz w:val="20"/>
          <w:szCs w:val="20"/>
        </w:rPr>
        <w:instrText xml:space="preserve"> SEQ Figura \* ARABIC </w:instrText>
      </w:r>
      <w:r>
        <w:rPr>
          <w:rFonts w:ascii="Arial" w:hAnsi="Arial" w:cs="Arial"/>
          <w:color w:val="auto"/>
          <w:sz w:val="20"/>
          <w:szCs w:val="20"/>
        </w:rPr>
        <w:fldChar w:fldCharType="separate"/>
      </w:r>
      <w:r>
        <w:rPr>
          <w:rFonts w:ascii="Arial" w:hAnsi="Arial" w:cs="Arial"/>
          <w:color w:val="auto"/>
          <w:sz w:val="20"/>
          <w:szCs w:val="20"/>
        </w:rPr>
        <w:t xml:space="preserve">1</w:t>
      </w:r>
      <w:r>
        <w:rPr>
          <w:rFonts w:ascii="Arial" w:hAnsi="Arial" w:cs="Arial"/>
          <w:color w:val="auto"/>
          <w:sz w:val="20"/>
          <w:szCs w:val="20"/>
        </w:rPr>
        <w:fldChar w:fldCharType="end"/>
      </w:r>
      <w:r>
        <w:rPr>
          <w:rFonts w:ascii="Arial" w:hAnsi="Arial" w:cs="Arial"/>
          <w:color w:val="auto"/>
          <w:sz w:val="20"/>
          <w:szCs w:val="20"/>
        </w:rPr>
        <w:t xml:space="preserve">-Organograma da Empresa</w:t>
      </w:r>
      <w:bookmarkEnd w:id="211"/>
      <w:r/>
      <w:r/>
    </w:p>
    <w:p>
      <w:pPr>
        <w:pStyle w:val="267"/>
        <w:numPr>
          <w:ilvl w:val="2"/>
          <w:numId w:val="0"/>
        </w:numPr>
        <w:ind w:firstLine="709"/>
        <w:spacing w:lineRule="auto" w:line="360"/>
        <w:rPr>
          <w:rFonts w:ascii="Arial" w:hAnsi="Arial" w:cs="Arial"/>
          <w:b w:val="false"/>
        </w:rPr>
      </w:pPr>
      <w:r>
        <w:rPr>
          <w:rFonts w:ascii="Arial" w:hAnsi="Arial" w:cs="Arial"/>
          <w:b w:val="false"/>
        </w:rPr>
        <w:t xml:space="preserve">O coordenador administrativo atua junto ao cliente, marcando as aulas, combinando os preços dos serviços, marcando as aulas e repassando as informações ao coordenador de ensino, marcando os exames teóricos na Marinha do Brasil, cuidando de levar a documentação até a </w:t>
      </w:r>
      <w:r>
        <w:rPr>
          <w:rFonts w:ascii="Arial" w:hAnsi="Arial" w:cs="Arial"/>
          <w:b w:val="false"/>
        </w:rPr>
        <w:t xml:space="preserve">Capitania Fluvial</w:t>
      </w:r>
      <w:r>
        <w:rPr>
          <w:rFonts w:ascii="Arial" w:hAnsi="Arial" w:cs="Arial"/>
          <w:b w:val="false"/>
        </w:rPr>
        <w:t xml:space="preserve"> e notificando o cliente acerca dos</w:t>
      </w:r>
      <w:r>
        <w:rPr>
          <w:rFonts w:ascii="Arial" w:hAnsi="Arial" w:cs="Arial"/>
          <w:b w:val="false"/>
        </w:rPr>
        <w:t xml:space="preserve"> </w:t>
      </w:r>
      <w:r>
        <w:rPr>
          <w:rFonts w:ascii="Arial" w:hAnsi="Arial" w:cs="Arial"/>
          <w:b w:val="false"/>
        </w:rPr>
        <w:t xml:space="preserve">resultados, tanto sobre documentação de embarcações quanto resultados de exames teóricos.</w:t>
      </w:r>
      <w:r/>
    </w:p>
    <w:p>
      <w:pPr>
        <w:pStyle w:val="267"/>
        <w:numPr>
          <w:ilvl w:val="2"/>
          <w:numId w:val="0"/>
        </w:numPr>
        <w:ind w:firstLine="709"/>
        <w:spacing w:lineRule="auto" w:line="360"/>
        <w:rPr>
          <w:rFonts w:ascii="Arial" w:hAnsi="Arial" w:cs="Arial"/>
          <w:b w:val="false"/>
        </w:rPr>
      </w:pPr>
      <w:r>
        <w:rPr>
          <w:rFonts w:ascii="Arial" w:hAnsi="Arial" w:cs="Arial"/>
          <w:b w:val="false"/>
        </w:rPr>
        <w:t xml:space="preserve">O coordenador de ensino cuida dos assuntos relacionados </w:t>
      </w:r>
      <w:r>
        <w:rPr>
          <w:rFonts w:ascii="Arial" w:hAnsi="Arial" w:cs="Arial"/>
          <w:b w:val="false"/>
        </w:rPr>
        <w:t xml:space="preserve">à</w:t>
      </w:r>
      <w:r>
        <w:rPr>
          <w:rFonts w:ascii="Arial" w:hAnsi="Arial" w:cs="Arial"/>
          <w:b w:val="false"/>
        </w:rPr>
        <w:t xml:space="preserve">s aulas teóricas e práticas, as apostilas e os simulados de treino, preparando o conteúdo e garantindo o bom funcionamento das aulas. Para isso, ele fiscaliza as aulas dos instrutores teóricos e práticos, a fim de garantir que o padrão do serviço oferecido seja de qualidade, satisfazendo o cliente.</w:t>
      </w:r>
      <w:r/>
    </w:p>
    <w:p>
      <w:pPr>
        <w:pStyle w:val="267"/>
        <w:numPr>
          <w:ilvl w:val="2"/>
          <w:numId w:val="0"/>
        </w:numPr>
        <w:ind w:firstLine="709"/>
        <w:spacing w:lineRule="auto" w:line="360"/>
        <w:rPr>
          <w:rFonts w:ascii="Arial" w:hAnsi="Arial" w:cs="Arial"/>
          <w:b w:val="false"/>
        </w:rPr>
      </w:pPr>
      <w:r>
        <w:rPr>
          <w:rFonts w:ascii="Arial" w:hAnsi="Arial" w:cs="Arial"/>
          <w:b w:val="false"/>
        </w:rPr>
        <w:t xml:space="preserve">Os instrutores práticos têm a missão de ministrar os cursos</w:t>
      </w:r>
      <w:r>
        <w:rPr>
          <w:rFonts w:ascii="Arial" w:hAnsi="Arial" w:cs="Arial"/>
          <w:b w:val="false"/>
        </w:rPr>
        <w:t xml:space="preserve"> </w:t>
      </w:r>
      <w:r>
        <w:rPr>
          <w:rFonts w:ascii="Arial" w:hAnsi="Arial" w:cs="Arial"/>
          <w:b w:val="false"/>
        </w:rPr>
        <w:t xml:space="preserve">práticos de pilotagem de lancha ou jet-ski, além de alguns conceitos fundamentais de mecânica de embarcações. O instrutor teórico tem a função de ministrar um curso preparatório para o exame realizado pela Marinha do Brasil.</w:t>
      </w:r>
      <w:r/>
    </w:p>
    <w:p>
      <w:pPr>
        <w:pStyle w:val="267"/>
        <w:numPr>
          <w:ilvl w:val="2"/>
          <w:numId w:val="0"/>
        </w:numPr>
        <w:ind w:firstLine="709"/>
        <w:spacing w:lineRule="auto" w:line="360"/>
        <w:rPr>
          <w:rFonts w:ascii="Arial" w:hAnsi="Arial" w:cs="Arial"/>
          <w:b w:val="false"/>
        </w:rPr>
      </w:pPr>
      <w:r>
        <w:rPr>
          <w:rFonts w:ascii="Arial" w:hAnsi="Arial" w:cs="Arial"/>
          <w:b w:val="false"/>
        </w:rPr>
        <w:t xml:space="preserve">Vale frisar </w:t>
      </w:r>
      <w:r>
        <w:rPr>
          <w:rFonts w:ascii="Arial" w:hAnsi="Arial" w:cs="Arial"/>
          <w:b w:val="false"/>
        </w:rPr>
        <w:t xml:space="preserve">que </w:t>
      </w:r>
      <w:r>
        <w:rPr>
          <w:rFonts w:ascii="Arial" w:hAnsi="Arial" w:cs="Arial"/>
          <w:b w:val="false"/>
        </w:rPr>
        <w:t xml:space="preserve">,</w:t>
      </w:r>
      <w:r>
        <w:rPr>
          <w:rFonts w:ascii="Arial" w:hAnsi="Arial" w:cs="Arial"/>
          <w:b w:val="false"/>
        </w:rPr>
        <w:t xml:space="preserve">na</w:t>
      </w:r>
      <w:r>
        <w:rPr>
          <w:rFonts w:ascii="Arial" w:hAnsi="Arial" w:cs="Arial"/>
          <w:b w:val="false"/>
        </w:rPr>
        <w:t xml:space="preserve"> empresa, a proprietária </w:t>
      </w:r>
      <w:r>
        <w:rPr>
          <w:rFonts w:ascii="Arial" w:hAnsi="Arial" w:cs="Arial"/>
          <w:b w:val="false"/>
        </w:rPr>
        <w:t xml:space="preserve">Junia</w:t>
      </w:r>
      <w:r>
        <w:rPr>
          <w:rFonts w:ascii="Arial" w:hAnsi="Arial" w:cs="Arial"/>
          <w:b w:val="false"/>
        </w:rPr>
        <w:t xml:space="preserve"> </w:t>
      </w:r>
      <w:r>
        <w:rPr>
          <w:rFonts w:ascii="Arial" w:hAnsi="Arial" w:cs="Arial"/>
          <w:b w:val="false"/>
        </w:rPr>
        <w:t xml:space="preserve">Meiriane</w:t>
      </w:r>
      <w:r>
        <w:rPr>
          <w:rFonts w:ascii="Arial" w:hAnsi="Arial" w:cs="Arial"/>
          <w:b w:val="false"/>
        </w:rPr>
        <w:t xml:space="preserve"> desempenha em conjunto com seu </w:t>
      </w:r>
      <w:r>
        <w:rPr>
          <w:rFonts w:ascii="Arial" w:hAnsi="Arial" w:cs="Arial"/>
          <w:b w:val="false"/>
        </w:rPr>
        <w:t xml:space="preserve">cônjuge </w:t>
      </w:r>
      <w:r>
        <w:rPr>
          <w:rFonts w:ascii="Arial" w:hAnsi="Arial" w:cs="Arial"/>
          <w:b w:val="false"/>
        </w:rPr>
        <w:t xml:space="preserve">Jassé</w:t>
      </w:r>
      <w:r>
        <w:rPr>
          <w:rFonts w:ascii="Arial" w:hAnsi="Arial" w:cs="Arial"/>
          <w:b w:val="false"/>
        </w:rPr>
        <w:t xml:space="preserve"> Ferreira os papéis de coordenadora administrativa e de ensino. </w:t>
      </w:r>
      <w:r/>
    </w:p>
    <w:p>
      <w:pPr>
        <w:pStyle w:val="264"/>
        <w:spacing w:lineRule="auto" w:line="360"/>
        <w:rPr>
          <w:rFonts w:ascii="Arial" w:hAnsi="Arial" w:cs="Arial"/>
        </w:rPr>
        <w:outlineLvl w:val="1"/>
      </w:pPr>
      <w:r/>
      <w:bookmarkStart w:id="212" w:name="_Toc515337367"/>
      <w:r>
        <w:rPr>
          <w:rFonts w:ascii="Arial" w:hAnsi="Arial" w:cs="Arial"/>
        </w:rPr>
        <w:t xml:space="preserve">ANÁLISE FUNCIONAL - VISÃO ESPECÍFICA</w:t>
      </w:r>
      <w:bookmarkEnd w:id="212"/>
      <w:r/>
      <w:r/>
    </w:p>
    <w:p>
      <w:pPr>
        <w:pStyle w:val="267"/>
        <w:spacing w:lineRule="auto" w:line="360"/>
        <w:rPr>
          <w:rFonts w:ascii="Arial" w:hAnsi="Arial" w:cs="Arial"/>
        </w:rPr>
        <w:outlineLvl w:val="2"/>
      </w:pPr>
      <w:r/>
      <w:bookmarkStart w:id="213" w:name="_Toc515337368"/>
      <w:r>
        <w:rPr>
          <w:rFonts w:ascii="Arial" w:hAnsi="Arial" w:cs="Arial"/>
        </w:rPr>
        <w:t xml:space="preserve">Áreas envolvidas</w:t>
      </w:r>
      <w:bookmarkEnd w:id="213"/>
      <w:r/>
      <w:r/>
    </w:p>
    <w:p>
      <w:pPr>
        <w:pStyle w:val="267"/>
        <w:numPr>
          <w:ilvl w:val="2"/>
          <w:numId w:val="0"/>
        </w:numPr>
        <w:ind w:firstLine="700"/>
        <w:spacing w:lineRule="auto" w:line="360"/>
        <w:rPr>
          <w:rFonts w:ascii="Arial" w:hAnsi="Arial" w:cs="Arial"/>
          <w:b w:val="false"/>
          <w:bCs/>
        </w:rPr>
      </w:pPr>
      <w:r>
        <w:rPr>
          <w:rFonts w:ascii="Arial" w:hAnsi="Arial" w:cs="Arial"/>
          <w:b w:val="false"/>
          <w:bCs/>
        </w:rPr>
        <w:t xml:space="preserve">As áreas envolvidas são </w:t>
      </w:r>
      <w:r>
        <w:rPr>
          <w:rFonts w:ascii="Arial" w:hAnsi="Arial" w:cs="Arial"/>
          <w:b w:val="false"/>
          <w:bCs/>
        </w:rPr>
        <w:t xml:space="preserve">as de coordenação administrativa e educacional da empresa.</w:t>
      </w:r>
      <w:r/>
    </w:p>
    <w:p>
      <w:pPr>
        <w:pStyle w:val="267"/>
        <w:spacing w:lineRule="auto" w:line="360"/>
        <w:rPr>
          <w:rFonts w:ascii="Arial" w:hAnsi="Arial" w:cs="Arial"/>
        </w:rPr>
        <w:outlineLvl w:val="2"/>
      </w:pPr>
      <w:r/>
      <w:bookmarkStart w:id="214" w:name="_Toc515337369"/>
      <w:r>
        <w:rPr>
          <w:rFonts w:ascii="Arial" w:hAnsi="Arial" w:cs="Arial"/>
        </w:rPr>
        <w:t xml:space="preserve">Descrição dos processos atuais</w:t>
      </w:r>
      <w:bookmarkEnd w:id="214"/>
      <w:r/>
      <w:r/>
    </w:p>
    <w:p>
      <w:pPr>
        <w:pStyle w:val="267"/>
        <w:numPr>
          <w:ilvl w:val="0"/>
          <w:numId w:val="0"/>
        </w:numPr>
        <w:ind w:firstLine="709"/>
        <w:spacing w:lineRule="auto" w:line="360"/>
        <w:rPr>
          <w:rFonts w:ascii="Arial" w:hAnsi="Arial" w:cs="Arial"/>
          <w:b w:val="false"/>
        </w:rPr>
      </w:pPr>
      <w:r>
        <w:rPr>
          <w:rFonts w:ascii="Arial" w:hAnsi="Arial" w:cs="Arial"/>
          <w:b w:val="false"/>
        </w:rPr>
        <w:t xml:space="preserve">Para requerer um serviço na escola náutica, primeiramente, o cliente deve entrar em contato com a empresa através do telefone. Com isso, o coordenador administrativo conversa com o cliente e verifica qual tipo de serviço que ele deseja que a empresa realize.</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Caso deseje tirar habilitação náutica, o cliente deve se deslocar até a </w:t>
      </w:r>
      <w:r>
        <w:rPr>
          <w:rFonts w:ascii="Arial" w:hAnsi="Arial" w:cs="Arial"/>
          <w:b w:val="false"/>
        </w:rPr>
        <w:t xml:space="preserve">empresa </w:t>
      </w:r>
      <w:r>
        <w:rPr>
          <w:rFonts w:ascii="Arial" w:hAnsi="Arial" w:cs="Arial"/>
          <w:b w:val="false"/>
        </w:rPr>
        <w:t xml:space="preserve">,</w:t>
      </w:r>
      <w:r>
        <w:rPr>
          <w:rFonts w:ascii="Arial" w:hAnsi="Arial" w:cs="Arial"/>
          <w:b w:val="false"/>
        </w:rPr>
        <w:t xml:space="preserve">primeiramente</w:t>
      </w:r>
      <w:r>
        <w:rPr>
          <w:rFonts w:ascii="Arial" w:hAnsi="Arial" w:cs="Arial"/>
          <w:b w:val="false"/>
        </w:rPr>
        <w:t xml:space="preserve">, para entregar cópias de sua documentação, preencher os formulários para a entrada do processo na Marinha do Brasil e efetuar o pagamento ao coordenador administrativo. Com isso, o coordenador administrativo</w:t>
      </w:r>
      <w:r>
        <w:rPr>
          <w:rFonts w:ascii="Arial" w:hAnsi="Arial" w:cs="Arial"/>
          <w:b w:val="false"/>
        </w:rPr>
        <w:t xml:space="preserve">,</w:t>
      </w:r>
      <w:r>
        <w:rPr>
          <w:rFonts w:ascii="Arial" w:hAnsi="Arial" w:cs="Arial"/>
          <w:b w:val="false"/>
        </w:rPr>
        <w:t xml:space="preserve"> </w:t>
      </w:r>
      <w:r>
        <w:rPr>
          <w:rFonts w:ascii="Arial" w:hAnsi="Arial" w:cs="Arial"/>
          <w:b w:val="false"/>
        </w:rPr>
        <w:t xml:space="preserve">de </w:t>
      </w:r>
      <w:r>
        <w:rPr>
          <w:rFonts w:ascii="Arial" w:hAnsi="Arial" w:cs="Arial"/>
          <w:b w:val="false"/>
        </w:rPr>
        <w:t xml:space="preserve">posse da documentação do cliente, dá entrada do processo na Marinha e já marca as aulas para uma data próxima.</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Depois de marcar as aulas, o coordenador administrativo entra em contato com o cliente, por meio telefônico, a fim de </w:t>
      </w:r>
      <w:r>
        <w:rPr>
          <w:rFonts w:ascii="Arial" w:hAnsi="Arial" w:cs="Arial"/>
          <w:b w:val="false"/>
        </w:rPr>
        <w:t xml:space="preserve">notificá</w:t>
      </w:r>
      <w:r>
        <w:rPr>
          <w:rFonts w:ascii="Arial" w:hAnsi="Arial" w:cs="Arial"/>
          <w:b w:val="false"/>
        </w:rPr>
        <w:t xml:space="preserve">-lo do dia</w:t>
      </w:r>
      <w:r>
        <w:rPr>
          <w:rFonts w:ascii="Arial" w:hAnsi="Arial" w:cs="Arial"/>
          <w:b w:val="false"/>
        </w:rPr>
        <w:t xml:space="preserve"> e</w:t>
      </w:r>
      <w:r>
        <w:rPr>
          <w:rFonts w:ascii="Arial" w:hAnsi="Arial" w:cs="Arial"/>
          <w:b w:val="false"/>
        </w:rPr>
        <w:t xml:space="preserve"> horário de sua aula prática e teórica, caso ele tenha optado por fazer o curso teórico. A partir disso, são designados aos clientes um instrutor prático e um teórico, sendo que</w:t>
      </w:r>
      <w:r>
        <w:rPr>
          <w:rFonts w:ascii="Arial" w:hAnsi="Arial" w:cs="Arial"/>
          <w:b w:val="false"/>
        </w:rPr>
        <w:t xml:space="preserve">,</w:t>
      </w:r>
      <w:r>
        <w:rPr>
          <w:rFonts w:ascii="Arial" w:hAnsi="Arial" w:cs="Arial"/>
          <w:b w:val="false"/>
        </w:rPr>
        <w:t xml:space="preserve"> caso o cliente não tenha realizado a opção de fazer o curso teórico, </w:t>
      </w:r>
      <w:r>
        <w:rPr>
          <w:rFonts w:ascii="Arial" w:hAnsi="Arial" w:cs="Arial"/>
          <w:b w:val="false"/>
        </w:rPr>
        <w:t xml:space="preserve">já </w:t>
      </w:r>
      <w:r>
        <w:rPr>
          <w:rFonts w:ascii="Arial" w:hAnsi="Arial" w:cs="Arial"/>
          <w:b w:val="false"/>
        </w:rPr>
        <w:t xml:space="preserve">pode realizar as aulas prática</w:t>
      </w:r>
      <w:r>
        <w:rPr>
          <w:rFonts w:ascii="Arial" w:hAnsi="Arial" w:cs="Arial"/>
          <w:b w:val="false"/>
        </w:rPr>
        <w:t xml:space="preserve">s</w:t>
      </w:r>
      <w:r>
        <w:rPr>
          <w:rFonts w:ascii="Arial" w:hAnsi="Arial" w:cs="Arial"/>
          <w:b w:val="false"/>
        </w:rPr>
        <w:t xml:space="preserve">, senão deverá realizar primeiramente as aulas teóricas.</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Após a realização das aulas, o Coordenador Administrativo agenda uma data específica para que o cliente realize o exame teórico na Marinha do Brasil e notifica o aluno através do telefone acerca da data, horário e local da realização do exame. Após receber a notificação de prova, o aluno realiza o exame na data marcada, sendo sua prova corrigida posteriormente pela Capitania Fluvial de Brasília, que divulga os resultados para a empresa que trata de notificar o aluno </w:t>
      </w:r>
      <w:r>
        <w:rPr>
          <w:rFonts w:ascii="Arial" w:hAnsi="Arial" w:cs="Arial"/>
          <w:b w:val="false"/>
        </w:rPr>
        <w:t xml:space="preserve">por</w:t>
      </w:r>
      <w:r>
        <w:rPr>
          <w:rFonts w:ascii="Arial" w:hAnsi="Arial" w:cs="Arial"/>
          <w:b w:val="false"/>
        </w:rPr>
        <w:t xml:space="preserve"> meio telefônico sobre o resultado do seu exame. Caso ele seja reprovado, deverá marcar outra data de prova e realizá-la novamente, contudo, se ele for aprovado, deve ir até a empresa </w:t>
      </w:r>
      <w:r>
        <w:rPr>
          <w:rFonts w:ascii="Arial" w:hAnsi="Arial" w:cs="Arial"/>
          <w:b w:val="false"/>
        </w:rPr>
        <w:t xml:space="preserve">para</w:t>
      </w:r>
      <w:r>
        <w:rPr>
          <w:rFonts w:ascii="Arial" w:hAnsi="Arial" w:cs="Arial"/>
          <w:b w:val="false"/>
        </w:rPr>
        <w:t xml:space="preserve"> pegar a sua habilitação de Arrais Amador</w:t>
      </w:r>
      <w:r>
        <w:rPr>
          <w:rFonts w:ascii="Arial" w:hAnsi="Arial" w:cs="Arial"/>
          <w:b w:val="false"/>
        </w:rPr>
        <w:t xml:space="preserve"> ou </w:t>
      </w:r>
      <w:r>
        <w:rPr>
          <w:rFonts w:ascii="Arial" w:hAnsi="Arial" w:cs="Arial"/>
          <w:b w:val="false"/>
        </w:rPr>
        <w:t xml:space="preserve">Motonauta</w:t>
      </w:r>
      <w:r>
        <w:rPr>
          <w:rFonts w:ascii="Arial" w:hAnsi="Arial" w:cs="Arial"/>
          <w:b w:val="false"/>
        </w:rPr>
        <w:t xml:space="preserve">.</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Se o serviço escolhido pelo cliente for o de </w:t>
      </w:r>
      <w:r>
        <w:rPr>
          <w:rFonts w:ascii="Arial" w:hAnsi="Arial" w:cs="Arial"/>
          <w:b w:val="false"/>
        </w:rPr>
        <w:t xml:space="preserve">venda </w:t>
      </w:r>
      <w:r>
        <w:rPr>
          <w:rFonts w:ascii="Arial" w:hAnsi="Arial" w:cs="Arial"/>
          <w:b w:val="false"/>
        </w:rPr>
        <w:t xml:space="preserve">de apostilas, primeiramente, o cliente tenta estabelecer contato com a empresa através do telefone, informando que deseja comprar a apostila. No próximo passo, o cliente escolhe como deseja </w:t>
      </w:r>
      <w:r>
        <w:rPr>
          <w:rFonts w:ascii="Arial" w:hAnsi="Arial" w:cs="Arial"/>
          <w:b w:val="false"/>
        </w:rPr>
        <w:t xml:space="preserve">receber </w:t>
      </w:r>
      <w:r>
        <w:rPr>
          <w:rFonts w:ascii="Arial" w:hAnsi="Arial" w:cs="Arial"/>
          <w:b w:val="false"/>
        </w:rPr>
        <w:t xml:space="preserve">a apostila, que pode ser entregue no estabelecimento da empresa ou </w:t>
      </w:r>
      <w:r>
        <w:rPr>
          <w:rFonts w:ascii="Arial" w:hAnsi="Arial" w:cs="Arial"/>
          <w:b w:val="false"/>
        </w:rPr>
        <w:t xml:space="preserve">pel</w:t>
      </w:r>
      <w:r>
        <w:rPr>
          <w:rFonts w:ascii="Arial" w:hAnsi="Arial" w:cs="Arial"/>
          <w:b w:val="false"/>
        </w:rPr>
        <w:t xml:space="preserve">os </w:t>
      </w:r>
      <w:r>
        <w:rPr>
          <w:rFonts w:ascii="Arial" w:hAnsi="Arial" w:cs="Arial"/>
          <w:b w:val="false"/>
        </w:rPr>
        <w:t xml:space="preserve">Correios. Caso o método de entrega seja </w:t>
      </w:r>
      <w:r>
        <w:rPr>
          <w:rFonts w:ascii="Arial" w:hAnsi="Arial" w:cs="Arial"/>
          <w:b w:val="false"/>
        </w:rPr>
        <w:t xml:space="preserve">este último</w:t>
      </w:r>
      <w:r>
        <w:rPr>
          <w:rFonts w:ascii="Arial" w:hAnsi="Arial" w:cs="Arial"/>
          <w:b w:val="false"/>
        </w:rPr>
        <w:t xml:space="preserve">, o cliente deve fazer uma transferência para a conta da empresa, enviando o comprovante para o coordenador administrativo</w:t>
      </w:r>
      <w:r>
        <w:rPr>
          <w:rFonts w:ascii="Arial" w:hAnsi="Arial" w:cs="Arial"/>
          <w:b w:val="false"/>
        </w:rPr>
        <w:t xml:space="preserve">, </w:t>
      </w:r>
      <w:r>
        <w:rPr>
          <w:rFonts w:ascii="Arial" w:hAnsi="Arial" w:cs="Arial"/>
          <w:b w:val="false"/>
        </w:rPr>
        <w:t xml:space="preserve">que trata de confirmar o pagamento e enviar a apostila. Caso o cliente opte por pegar a apostila em mãos, </w:t>
      </w:r>
      <w:r>
        <w:rPr>
          <w:rFonts w:ascii="Arial" w:hAnsi="Arial" w:cs="Arial"/>
          <w:b w:val="false"/>
        </w:rPr>
        <w:t xml:space="preserve">ele</w:t>
      </w:r>
      <w:r>
        <w:rPr>
          <w:rFonts w:ascii="Arial" w:hAnsi="Arial" w:cs="Arial"/>
          <w:b w:val="false"/>
        </w:rPr>
        <w:t xml:space="preserve"> entrega o dinheiro para o coordenador administrativo, que confere se quantia está certa, </w:t>
      </w:r>
      <w:r>
        <w:rPr>
          <w:rFonts w:ascii="Arial" w:hAnsi="Arial" w:cs="Arial"/>
          <w:b w:val="false"/>
        </w:rPr>
        <w:t xml:space="preserve">devolve </w:t>
      </w:r>
      <w:r>
        <w:rPr>
          <w:rFonts w:ascii="Arial" w:hAnsi="Arial" w:cs="Arial"/>
          <w:b w:val="false"/>
        </w:rPr>
        <w:t xml:space="preserve">o troco necessário e entrega a apostila.</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Para renovar a sua habilitação, o cliente deve se dirigir até a empresa para entregar a habilitação vencida. Depois, efetuará o pagamento através de transferência bancária ou por dinheiro ao Coordenador Administrativo, que com a confirmação do pagamento enviará a documentação à Capitania Fluvial de Brasília. Esta, validará a documentação recebida pelo cliente e gerará uma nova habilitação, que será recolhida pelo </w:t>
      </w:r>
      <w:r>
        <w:rPr>
          <w:rFonts w:ascii="Arial" w:hAnsi="Arial" w:cs="Arial"/>
          <w:b w:val="false"/>
        </w:rPr>
        <w:t xml:space="preserve">despachante </w:t>
      </w:r>
      <w:r>
        <w:rPr>
          <w:rFonts w:ascii="Arial" w:hAnsi="Arial" w:cs="Arial"/>
          <w:b w:val="false"/>
        </w:rPr>
        <w:t xml:space="preserve">náutico (</w:t>
      </w:r>
      <w:r>
        <w:rPr>
          <w:rFonts w:ascii="Arial" w:hAnsi="Arial" w:cs="Arial"/>
          <w:b w:val="false"/>
        </w:rPr>
        <w:t xml:space="preserve">Coordenador Administrativo), o qual notificará o cliente por telefone para que ele possa buscar a nova habilitação.</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Para </w:t>
      </w:r>
      <w:r>
        <w:rPr>
          <w:rFonts w:ascii="Arial" w:hAnsi="Arial" w:cs="Arial"/>
          <w:b w:val="false"/>
        </w:rPr>
        <w:t xml:space="preserve">requisitar o</w:t>
      </w:r>
      <w:r>
        <w:rPr>
          <w:rFonts w:ascii="Arial" w:hAnsi="Arial" w:cs="Arial"/>
          <w:b w:val="false"/>
        </w:rPr>
        <w:t xml:space="preserve"> serviço de regularização de embarcação, o cliente primeiramente deve entrar em contato com a empresa, a fim de informar o coordenador administrativo sobre o desejo acerca de</w:t>
      </w:r>
      <w:r>
        <w:rPr>
          <w:rFonts w:ascii="Arial" w:hAnsi="Arial" w:cs="Arial"/>
          <w:b w:val="false"/>
        </w:rPr>
        <w:t xml:space="preserve">ste </w:t>
      </w:r>
      <w:r>
        <w:rPr>
          <w:rFonts w:ascii="Arial" w:hAnsi="Arial" w:cs="Arial"/>
          <w:b w:val="false"/>
        </w:rPr>
        <w:t xml:space="preserve">serviço. </w:t>
      </w:r>
      <w:r>
        <w:rPr>
          <w:rFonts w:ascii="Arial" w:hAnsi="Arial" w:cs="Arial"/>
          <w:b w:val="false"/>
        </w:rPr>
        <w:t xml:space="preserve">Depois d</w:t>
      </w:r>
      <w:r>
        <w:rPr>
          <w:rFonts w:ascii="Arial" w:hAnsi="Arial" w:cs="Arial"/>
          <w:b w:val="false"/>
        </w:rPr>
        <w:t xml:space="preserve">isso, o cliente efetua o pagamento para a empresa, que pode ser por transferência bancária ou em dinheiro, entregando a documentação na sede da empresa. Com isso, o Coordenador Administrativo leva a documentação na Marinha, que valida os dados e gera o documento de inscrição da embarcação. Com isso, o Coordenador Administrativo recolhe a documentação gerada na Marinha e notifica o cliente por telefone acerca da criação dos documentos, para que o cliente possa ir até a empresa e buscar os documentos em mãos.</w:t>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numPr>
          <w:ilvl w:val="0"/>
          <w:numId w:val="0"/>
        </w:numPr>
        <w:ind w:firstLine="709"/>
        <w:spacing w:lineRule="auto" w:line="360"/>
        <w:rPr>
          <w:rFonts w:ascii="Arial" w:hAnsi="Arial" w:cs="Arial"/>
          <w:b w:val="false"/>
        </w:rPr>
        <w:sectPr>
          <w:headerReference w:type="default" r:id="rId10"/>
          <w:footnotePr/>
          <w:type w:val="nextPage"/>
          <w:pgSz w:w="11906" w:h="16838"/>
          <w:pgMar w:top="1701" w:right="1134" w:bottom="1134" w:left="1701" w:gutter="0" w:header="709" w:footer="709"/>
          <w:pgNumType w:start="9"/>
          <w:cols w:num="1" w:sep="0" w:space="708" w:equalWidth="1"/>
          <w:docGrid w:linePitch="360"/>
        </w:sectPr>
      </w:pPr>
      <w:r>
        <w:rPr>
          <w:rFonts w:ascii="Arial" w:hAnsi="Arial" w:cs="Arial"/>
          <w:b w:val="false"/>
        </w:rPr>
      </w:r>
      <w:r/>
    </w:p>
    <w:p>
      <w:pPr>
        <w:pStyle w:val="267"/>
        <w:rPr>
          <w:rFonts w:ascii="Arial" w:hAnsi="Arial" w:cs="Arial"/>
        </w:rPr>
        <w:outlineLvl w:val="2"/>
      </w:pPr>
      <w:r/>
      <w:bookmarkStart w:id="215" w:name="_Toc515337370"/>
      <w:r>
        <w:rPr>
          <w:rFonts w:ascii="Arial" w:hAnsi="Arial" w:cs="Arial"/>
        </w:rPr>
        <w:t xml:space="preserve">Mapeamento dos processos atuais</w:t>
      </w:r>
      <w:bookmarkEnd w:id="215"/>
      <w:r/>
      <w:r/>
    </w:p>
    <w:p>
      <w:pPr>
        <w:pStyle w:val="263"/>
        <w:numPr>
          <w:ilvl w:val="0"/>
          <w:numId w:val="0"/>
        </w:numPr>
      </w:pPr>
      <w:r/>
      <w:r/>
    </w:p>
    <w:p>
      <w:pPr>
        <w:pStyle w:val="263"/>
        <w:numPr>
          <w:ilvl w:val="0"/>
          <w:numId w:val="0"/>
        </w:numPr>
      </w:pPr>
      <w:r/>
      <w:r/>
    </w:p>
    <w:p>
      <w:pPr>
        <w:pStyle w:val="263"/>
        <w:numPr>
          <w:ilvl w:val="0"/>
          <w:numId w:val="0"/>
        </w:numPr>
      </w:pPr>
      <w:r/>
      <w:r/>
    </w:p>
    <w:p>
      <w:pPr>
        <w:pStyle w:val="263"/>
        <w:numPr>
          <w:ilvl w:val="0"/>
          <w:numId w:val="0"/>
        </w:numPr>
      </w:pPr>
      <w:r/>
      <w:r/>
    </w:p>
    <w:p>
      <w:pPr>
        <w:pStyle w:val="263"/>
        <w:numPr>
          <w:ilvl w:val="0"/>
          <w:numId w:val="0"/>
        </w:numPr>
      </w:pPr>
      <w:r>
        <w:rPr>
          <w:lang w:eastAsia="pt-BR"/>
        </w:rPr>
        <w:drawing>
          <wp:anchor xmlns:wp="http://schemas.openxmlformats.org/drawingml/2006/wordprocessingDrawing" distT="0" distB="0" distL="114300" distR="114300" simplePos="0" relativeHeight="251659264" behindDoc="0" locked="0" layoutInCell="1" allowOverlap="1">
            <wp:simplePos x="0" y="0"/>
            <wp:positionH relativeFrom="column">
              <wp:posOffset>-1692274</wp:posOffset>
            </wp:positionH>
            <wp:positionV relativeFrom="paragraph">
              <wp:posOffset>354964</wp:posOffset>
            </wp:positionV>
            <wp:extent cx="7842884" cy="4922519"/>
            <wp:effectExtent l="0" t="6666" r="0" b="0"/>
            <wp:wrapSquare wrapText="bothSides"/>
            <wp:docPr id="3" name="Imagem 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rocesso-venda.png" hidden="0"/>
                    <pic:cNvPicPr>
                      <a:picLocks noChangeAspect="1"/>
                    </pic:cNvPicPr>
                  </pic:nvPicPr>
                  <pic:blipFill>
                    <a:blip r:embed="rId68"/>
                    <a:stretch/>
                  </pic:blipFill>
                  <pic:spPr bwMode="auto">
                    <a:xfrm rot="16199999">
                      <a:off x="0" y="0"/>
                      <a:ext cx="7842885" cy="4922520"/>
                    </a:xfrm>
                    <a:prstGeom prst="rect">
                      <a:avLst/>
                    </a:prstGeom>
                  </pic:spPr>
                </pic:pic>
              </a:graphicData>
            </a:graphic>
            <wp14:sizeRelH relativeFrom="margin">
              <wp14:pctWidth>0</wp14:pctWidth>
            </wp14:sizeRelH>
            <wp14:sizeRelV relativeFrom="margin">
              <wp14:pctHeight>0</wp14:pctHeight>
            </wp14:sizeRelV>
          </wp:anchor>
        </w:drawing>
      </w:r>
      <w:r/>
    </w:p>
    <w:p>
      <w:pPr>
        <w:pStyle w:val="263"/>
        <w:numPr>
          <w:ilvl w:val="0"/>
          <w:numId w:val="0"/>
        </w:numPr>
      </w:pPr>
      <w:r/>
      <w:r/>
    </w:p>
    <w:p>
      <w:pPr>
        <w:pStyle w:val="263"/>
        <w:numPr>
          <w:ilvl w:val="0"/>
          <w:numId w:val="0"/>
        </w:numPr>
      </w:pPr>
      <w:r/>
      <w:r/>
    </w:p>
    <w:p>
      <w:pPr>
        <w:pStyle w:val="263"/>
        <w:numPr>
          <w:ilvl w:val="0"/>
          <w:numId w:val="0"/>
        </w:numPr>
      </w:pPr>
      <w:r/>
      <w:r/>
    </w:p>
    <w:p>
      <w:pPr>
        <w:pStyle w:val="263"/>
        <w:numPr>
          <w:ilvl w:val="0"/>
          <w:numId w:val="0"/>
        </w:numPr>
      </w:pPr>
      <w:r/>
      <w:r/>
    </w:p>
    <w:p>
      <w:pPr>
        <w:pStyle w:val="263"/>
        <w:numPr>
          <w:ilvl w:val="0"/>
          <w:numId w:val="0"/>
        </w:numPr>
      </w:pPr>
      <w:r/>
      <w:r/>
    </w:p>
    <w:p>
      <w:pPr>
        <w:pStyle w:val="263"/>
        <w:numPr>
          <w:ilvl w:val="0"/>
          <w:numId w:val="0"/>
        </w:numPr>
      </w:pPr>
      <w:r/>
      <w:r/>
    </w:p>
    <w:p>
      <w:pPr>
        <w:pStyle w:val="263"/>
        <w:numPr>
          <w:ilvl w:val="0"/>
          <w:numId w:val="0"/>
        </w:numPr>
        <w:rPr>
          <w:rFonts w:ascii="Arial" w:hAnsi="Arial" w:cs="Arial"/>
          <w:color w:val="auto"/>
        </w:rPr>
      </w:pPr>
      <w:r>
        <w:rPr>
          <w:rFonts w:ascii="Arial" w:hAnsi="Arial" w:cs="Arial"/>
          <w:color w:val="auto"/>
        </w:rPr>
        <mc:AlternateContent>
          <mc:Choice Requires="wps">
            <w:drawing>
              <wp:anchor xmlns:wp="http://schemas.openxmlformats.org/drawingml/2006/wordprocessingDrawing" distT="0" distB="0" distL="114300" distR="114300" simplePos="0" relativeHeight="251656192" behindDoc="0" locked="0" layoutInCell="1" allowOverlap="1">
                <wp:simplePos x="0" y="0"/>
                <wp:positionH relativeFrom="column">
                  <wp:posOffset>-4128134</wp:posOffset>
                </wp:positionH>
                <wp:positionV relativeFrom="paragraph">
                  <wp:posOffset>264794</wp:posOffset>
                </wp:positionV>
                <wp:extent cx="8054339" cy="634"/>
                <wp:effectExtent l="4444" t="0" r="8254" b="8254"/>
                <wp:wrapSquare wrapText="bothSides"/>
                <wp:docPr id="4" name="Caixa de Texto 12"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8054340" cy="635"/>
                        </a:xfrm>
                        <a:prstGeom prst="rect">
                          <a:avLst/>
                        </a:prstGeom>
                        <a:solidFill>
                          <a:prstClr val="white"/>
                        </a:solidFill>
                        <a:ln>
                          <a:noFill/>
                        </a:ln>
                      </wps:spPr>
                      <wps:txbx>
                        <w:txbxContent>
                          <w:p>
                            <w:pPr>
                              <w:pStyle w:val="236"/>
                              <w:rPr>
                                <w:rFonts w:ascii="Arial" w:hAnsi="Arial" w:cs="Arial" w:eastAsia="Arial"/>
                                <w:color w:val="auto"/>
                                <w:sz w:val="20"/>
                                <w:szCs w:val="20"/>
                              </w:rPr>
                            </w:pPr>
                            <w:r/>
                            <w:bookmarkStart w:id="216" w:name="_Toc515341986"/>
                            <w:r>
                              <w:rPr>
                                <w:rFonts w:ascii="Arial" w:hAnsi="Arial" w:cs="Arial"/>
                                <w:color w:val="auto"/>
                                <w:sz w:val="20"/>
                                <w:szCs w:val="20"/>
                              </w:rPr>
                              <w:t xml:space="preserve">Figura </w:t>
                            </w:r>
                            <w:r>
                              <w:rPr>
                                <w:rFonts w:ascii="Arial" w:hAnsi="Arial" w:cs="Arial"/>
                                <w:color w:val="auto"/>
                                <w:sz w:val="20"/>
                                <w:szCs w:val="20"/>
                              </w:rPr>
                              <w:fldChar w:fldCharType="begin"/>
                            </w:r>
                            <w:r>
                              <w:rPr>
                                <w:rFonts w:ascii="Arial" w:hAnsi="Arial" w:cs="Arial"/>
                                <w:color w:val="auto"/>
                                <w:sz w:val="20"/>
                                <w:szCs w:val="20"/>
                              </w:rPr>
                              <w:instrText xml:space="preserve"> SEQ Figura \* ARABIC </w:instrText>
                            </w:r>
                            <w:r>
                              <w:rPr>
                                <w:rFonts w:ascii="Arial" w:hAnsi="Arial" w:cs="Arial"/>
                                <w:color w:val="auto"/>
                                <w:sz w:val="20"/>
                                <w:szCs w:val="20"/>
                              </w:rPr>
                              <w:fldChar w:fldCharType="separate"/>
                            </w:r>
                            <w:r>
                              <w:rPr>
                                <w:rFonts w:ascii="Arial" w:hAnsi="Arial" w:cs="Arial"/>
                                <w:color w:val="auto"/>
                                <w:sz w:val="20"/>
                                <w:szCs w:val="20"/>
                              </w:rPr>
                              <w:t xml:space="preserve">2</w:t>
                            </w:r>
                            <w:r>
                              <w:rPr>
                                <w:rFonts w:ascii="Arial" w:hAnsi="Arial" w:cs="Arial"/>
                                <w:color w:val="auto"/>
                                <w:sz w:val="20"/>
                                <w:szCs w:val="20"/>
                              </w:rPr>
                              <w:fldChar w:fldCharType="end"/>
                            </w:r>
                            <w:r>
                              <w:rPr>
                                <w:rFonts w:ascii="Arial" w:hAnsi="Arial" w:cs="Arial"/>
                                <w:color w:val="auto"/>
                                <w:sz w:val="20"/>
                                <w:szCs w:val="20"/>
                              </w:rPr>
                              <w:t xml:space="preserve">-Processo de venda de apostila</w:t>
                            </w:r>
                            <w:bookmarkEnd w:id="216"/>
                            <w: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a:graphicData>
                </a:graphic>
                <wp14:sizeRelH relativeFrom="margin">
                  <wp14:pctWidth>0</wp14:pctWidth>
                </wp14:sizeRelH>
              </wp:anchor>
            </w:drawing>
          </mc:Choice>
          <mc:Fallback>
            <w:pict>
              <v:shape id="shape 0" o:spid="_x0000_s0000" o:spt="1" style="position:absolute;mso-wrap-distance-left:9.0pt;mso-wrap-distance-top:0.0pt;mso-wrap-distance-right:9.0pt;mso-wrap-distance-bottom:0.0pt;z-index:251656192;o:allowoverlap:true;o:allowincell:true;mso-position-horizontal-relative:text;margin-left:-325.0pt;mso-position-horizontal:absolute;mso-position-vertical-relative:text;margin-top:20.8pt;mso-position-vertical:absolute;width:634.2pt;height:0.0pt;rotation:269;v-text-anchor:top;" coordsize="100000,100000" path="" fillcolor="#FFFFFF">
                <v:path textboxrect="0,0,0,0"/>
                <w10:wrap type="square"/>
                <v:textbox>
                  <w:txbxContent>
                    <w:p>
                      <w:pPr>
                        <w:pStyle w:val="236"/>
                        <w:rPr>
                          <w:rFonts w:ascii="Arial" w:hAnsi="Arial" w:cs="Arial" w:eastAsia="Arial"/>
                          <w:color w:val="auto"/>
                          <w:sz w:val="20"/>
                          <w:szCs w:val="20"/>
                        </w:rPr>
                      </w:pPr>
                      <w:r/>
                      <w:bookmarkStart w:id="216" w:name="_Toc515341986"/>
                      <w:r>
                        <w:rPr>
                          <w:rFonts w:ascii="Arial" w:hAnsi="Arial" w:cs="Arial"/>
                          <w:color w:val="auto"/>
                          <w:sz w:val="20"/>
                          <w:szCs w:val="20"/>
                        </w:rPr>
                        <w:t xml:space="preserve">Figura </w:t>
                      </w:r>
                      <w:r>
                        <w:rPr>
                          <w:rFonts w:ascii="Arial" w:hAnsi="Arial" w:cs="Arial"/>
                          <w:color w:val="auto"/>
                          <w:sz w:val="20"/>
                          <w:szCs w:val="20"/>
                        </w:rPr>
                        <w:fldChar w:fldCharType="begin"/>
                      </w:r>
                      <w:r>
                        <w:rPr>
                          <w:rFonts w:ascii="Arial" w:hAnsi="Arial" w:cs="Arial"/>
                          <w:color w:val="auto"/>
                          <w:sz w:val="20"/>
                          <w:szCs w:val="20"/>
                        </w:rPr>
                        <w:instrText xml:space="preserve"> SEQ Figura \* ARABIC </w:instrText>
                      </w:r>
                      <w:r>
                        <w:rPr>
                          <w:rFonts w:ascii="Arial" w:hAnsi="Arial" w:cs="Arial"/>
                          <w:color w:val="auto"/>
                          <w:sz w:val="20"/>
                          <w:szCs w:val="20"/>
                        </w:rPr>
                        <w:fldChar w:fldCharType="separate"/>
                      </w:r>
                      <w:r>
                        <w:rPr>
                          <w:rFonts w:ascii="Arial" w:hAnsi="Arial" w:cs="Arial"/>
                          <w:color w:val="auto"/>
                          <w:sz w:val="20"/>
                          <w:szCs w:val="20"/>
                        </w:rPr>
                        <w:t xml:space="preserve">2</w:t>
                      </w:r>
                      <w:r>
                        <w:rPr>
                          <w:rFonts w:ascii="Arial" w:hAnsi="Arial" w:cs="Arial"/>
                          <w:color w:val="auto"/>
                          <w:sz w:val="20"/>
                          <w:szCs w:val="20"/>
                        </w:rPr>
                        <w:fldChar w:fldCharType="end"/>
                      </w:r>
                      <w:r>
                        <w:rPr>
                          <w:rFonts w:ascii="Arial" w:hAnsi="Arial" w:cs="Arial"/>
                          <w:color w:val="auto"/>
                          <w:sz w:val="20"/>
                          <w:szCs w:val="20"/>
                        </w:rPr>
                        <w:t xml:space="preserve">-Processo de venda de apostila</w:t>
                      </w:r>
                      <w:bookmarkEnd w:id="216"/>
                      <w:r/>
                      <w:r/>
                    </w:p>
                  </w:txbxContent>
                </v:textbox>
              </v:shape>
            </w:pict>
          </mc:Fallback>
        </mc:AlternateContent>
      </w:r>
      <w:r/>
    </w:p>
    <w:p>
      <w:pPr>
        <w:pStyle w:val="263"/>
        <w:numPr>
          <w:ilvl w:val="0"/>
          <w:numId w:val="0"/>
        </w:numPr>
        <w:rPr>
          <w:rFonts w:ascii="Arial" w:hAnsi="Arial" w:cs="Arial"/>
          <w:color w:val="auto"/>
        </w:rPr>
      </w:pPr>
      <w:r>
        <w:rPr>
          <w:rFonts w:ascii="Arial" w:hAnsi="Arial" w:cs="Arial"/>
          <w:color w:val="auto"/>
        </w:rPr>
      </w:r>
      <w:r/>
    </w:p>
    <w:p>
      <w:pPr>
        <w:pStyle w:val="263"/>
        <w:numPr>
          <w:ilvl w:val="0"/>
          <w:numId w:val="0"/>
        </w:numPr>
        <w:rPr>
          <w:rFonts w:ascii="Arial" w:hAnsi="Arial" w:cs="Arial"/>
          <w:color w:val="auto"/>
        </w:rPr>
      </w:pPr>
      <w:r>
        <w:rPr>
          <w:rFonts w:ascii="Arial" w:hAnsi="Arial" w:cs="Arial"/>
          <w:color w:val="auto"/>
        </w:rPr>
      </w:r>
      <w:r/>
    </w:p>
    <w:p>
      <w:pPr>
        <w:pStyle w:val="263"/>
        <w:numPr>
          <w:ilvl w:val="0"/>
          <w:numId w:val="0"/>
        </w:numPr>
        <w:rPr>
          <w:rFonts w:ascii="Arial" w:hAnsi="Arial" w:cs="Arial"/>
          <w:color w:val="auto"/>
        </w:rPr>
      </w:pPr>
      <w:r>
        <w:rPr>
          <w:rFonts w:ascii="Arial" w:hAnsi="Arial" w:cs="Arial"/>
          <w:color w:val="auto"/>
        </w:rPr>
      </w:r>
      <w:r/>
    </w:p>
    <w:p>
      <w:pPr>
        <w:pStyle w:val="263"/>
        <w:numPr>
          <w:ilvl w:val="0"/>
          <w:numId w:val="0"/>
        </w:numPr>
        <w:rPr>
          <w:rFonts w:ascii="Arial" w:hAnsi="Arial" w:cs="Arial"/>
          <w:color w:val="auto"/>
        </w:rPr>
      </w:pPr>
      <w:r>
        <w:rPr>
          <w:rFonts w:ascii="Arial" w:hAnsi="Arial" w:cs="Arial"/>
          <w:color w:val="auto"/>
        </w:rPr>
      </w:r>
      <w:r/>
    </w:p>
    <w:p>
      <w:pPr>
        <w:pStyle w:val="263"/>
        <w:numPr>
          <w:ilvl w:val="0"/>
          <w:numId w:val="0"/>
        </w:numPr>
        <w:rPr>
          <w:rFonts w:ascii="Arial" w:hAnsi="Arial" w:cs="Arial"/>
          <w:color w:val="auto"/>
        </w:rPr>
      </w:pPr>
      <w:r>
        <w:rPr>
          <w:rFonts w:ascii="Arial" w:hAnsi="Arial" w:cs="Arial"/>
          <w:color w:val="auto"/>
        </w:rPr>
      </w:r>
      <w:r/>
    </w:p>
    <w:p>
      <w:pPr>
        <w:pStyle w:val="263"/>
        <w:numPr>
          <w:ilvl w:val="0"/>
          <w:numId w:val="0"/>
        </w:numPr>
        <w:rPr>
          <w:rFonts w:ascii="Arial" w:hAnsi="Arial" w:cs="Arial"/>
          <w:color w:val="auto"/>
        </w:rPr>
      </w:pPr>
      <w:r>
        <w:rPr>
          <w:rFonts w:ascii="Arial" w:hAnsi="Arial" w:cs="Arial"/>
          <w:color w:val="auto"/>
        </w:rPr>
      </w:r>
      <w:r/>
    </w:p>
    <w:p>
      <w:pPr>
        <w:pStyle w:val="263"/>
        <w:numPr>
          <w:ilvl w:val="0"/>
          <w:numId w:val="0"/>
        </w:numPr>
        <w:rPr>
          <w:rFonts w:ascii="Arial" w:hAnsi="Arial" w:cs="Arial"/>
          <w:color w:val="auto"/>
        </w:rPr>
      </w:pPr>
      <w:r>
        <w:rPr>
          <w:rFonts w:ascii="Arial" w:hAnsi="Arial" w:cs="Arial"/>
          <w:color w:val="auto"/>
        </w:rPr>
      </w:r>
      <w:r/>
    </w:p>
    <w:p>
      <w:pPr>
        <w:pStyle w:val="263"/>
        <w:numPr>
          <w:ilvl w:val="0"/>
          <w:numId w:val="0"/>
        </w:numPr>
        <w:rPr>
          <w:rFonts w:ascii="Arial" w:hAnsi="Arial" w:cs="Arial"/>
          <w:color w:val="auto"/>
        </w:rPr>
      </w:pPr>
      <w:r>
        <w:rPr>
          <w:rFonts w:ascii="Arial" w:hAnsi="Arial" w:cs="Arial"/>
          <w:color w:val="auto"/>
        </w:rPr>
      </w:r>
      <w:r/>
    </w:p>
    <w:p>
      <w:pPr>
        <w:pStyle w:val="263"/>
        <w:numPr>
          <w:ilvl w:val="0"/>
          <w:numId w:val="0"/>
        </w:numPr>
        <w:rPr>
          <w:rFonts w:ascii="Arial" w:hAnsi="Arial" w:cs="Arial"/>
          <w:color w:val="auto"/>
        </w:rPr>
      </w:pPr>
      <w:r>
        <w:rPr>
          <w:rFonts w:ascii="Arial" w:hAnsi="Arial" w:cs="Arial"/>
          <w:color w:val="auto"/>
        </w:rPr>
      </w:r>
      <w:r/>
    </w:p>
    <w:p>
      <w:pPr>
        <w:pStyle w:val="263"/>
        <w:numPr>
          <w:ilvl w:val="0"/>
          <w:numId w:val="0"/>
        </w:numPr>
      </w:pPr>
      <w:r/>
      <w:r/>
    </w:p>
    <w:p>
      <w:pPr>
        <w:pStyle w:val="263"/>
        <w:numPr>
          <w:ilvl w:val="0"/>
          <w:numId w:val="0"/>
        </w:numPr>
      </w:pPr>
      <w:r/>
      <w:r/>
    </w:p>
    <w:p>
      <w:pPr>
        <w:pStyle w:val="263"/>
        <w:numPr>
          <w:ilvl w:val="0"/>
          <w:numId w:val="0"/>
        </w:numPr>
        <w:sectPr>
          <w:footnotePr/>
          <w:type w:val="nextPage"/>
          <w:pgSz w:w="11906" w:h="16838"/>
          <w:pgMar w:top="1701" w:right="1134" w:bottom="1134" w:left="1701" w:gutter="0" w:header="709" w:footer="709"/>
          <w:pgNumType w:start="16"/>
          <w:cols w:num="1" w:sep="0" w:space="708" w:equalWidth="1"/>
          <w:docGrid w:linePitch="360"/>
        </w:sectPr>
      </w:pPr>
      <w:r/>
      <w:r/>
    </w:p>
    <w:p>
      <w:pPr>
        <w:pStyle w:val="263"/>
        <w:numPr>
          <w:ilvl w:val="0"/>
          <w:numId w:val="0"/>
        </w:numPr>
        <w:keepNext/>
      </w:pPr>
      <w:r>
        <w:rPr>
          <w:lang w:eastAsia="pt-BR"/>
        </w:rPr>
        <w:drawing>
          <wp:inline xmlns:wp="http://schemas.openxmlformats.org/drawingml/2006/wordprocessingDrawing" distT="0" distB="0" distL="0" distR="0">
            <wp:extent cx="8503920" cy="5044602"/>
            <wp:effectExtent l="0" t="0" r="0" b="3809"/>
            <wp:docPr id="5" name="Imagem 1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regularizar-embarcação.png" hidden="0"/>
                    <pic:cNvPicPr>
                      <a:picLocks noChangeAspect="1"/>
                    </pic:cNvPicPr>
                  </pic:nvPicPr>
                  <pic:blipFill>
                    <a:blip r:embed="rId69"/>
                    <a:stretch/>
                  </pic:blipFill>
                  <pic:spPr bwMode="auto">
                    <a:xfrm>
                      <a:off x="0" y="0"/>
                      <a:ext cx="8512482" cy="5049682"/>
                    </a:xfrm>
                    <a:prstGeom prst="rect">
                      <a:avLst/>
                    </a:prstGeom>
                  </pic:spPr>
                </pic:pic>
              </a:graphicData>
            </a:graphic>
          </wp:inline>
        </w:drawing>
      </w:r>
      <w:r/>
    </w:p>
    <w:p>
      <w:pPr>
        <w:pStyle w:val="236"/>
        <w:rPr>
          <w:rFonts w:ascii="Arial" w:hAnsi="Arial" w:cs="Arial"/>
          <w:color w:val="auto"/>
          <w:sz w:val="20"/>
        </w:rPr>
      </w:pPr>
      <w:r/>
      <w:bookmarkStart w:id="218" w:name="_Toc515341987"/>
      <w:r>
        <w:rPr>
          <w:rFonts w:ascii="Arial" w:hAnsi="Arial" w:cs="Arial"/>
          <w:color w:val="auto"/>
          <w:sz w:val="20"/>
        </w:rPr>
        <w:t xml:space="preserve">Figura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3</w:t>
      </w:r>
      <w:r>
        <w:rPr>
          <w:rFonts w:ascii="Arial" w:hAnsi="Arial" w:cs="Arial"/>
          <w:color w:val="auto"/>
          <w:sz w:val="20"/>
        </w:rPr>
        <w:fldChar w:fldCharType="end"/>
      </w:r>
      <w:r>
        <w:rPr>
          <w:rFonts w:ascii="Arial" w:hAnsi="Arial" w:cs="Arial"/>
          <w:color w:val="auto"/>
          <w:sz w:val="20"/>
        </w:rPr>
        <w:t xml:space="preserve">-Processo de regularização de embarcação</w:t>
      </w:r>
      <w:bookmarkEnd w:id="218"/>
      <w:r/>
      <w:r/>
    </w:p>
    <w:p>
      <w:pPr>
        <w:pStyle w:val="267"/>
        <w:numPr>
          <w:ilvl w:val="2"/>
          <w:numId w:val="0"/>
        </w:numPr>
        <w:keepNext/>
      </w:pPr>
      <w:r/>
      <w:r/>
    </w:p>
    <w:p>
      <w:pPr>
        <w:pStyle w:val="267"/>
        <w:numPr>
          <w:ilvl w:val="2"/>
          <w:numId w:val="0"/>
        </w:numPr>
        <w:keepNext/>
      </w:pPr>
      <w:r>
        <w:rPr>
          <w:lang w:eastAsia="pt-BR"/>
        </w:rPr>
        <w:drawing>
          <wp:inline xmlns:wp="http://schemas.openxmlformats.org/drawingml/2006/wordprocessingDrawing" distT="0" distB="0" distL="0" distR="0">
            <wp:extent cx="8961120" cy="4853939"/>
            <wp:effectExtent l="0" t="0" r="0" b="3809"/>
            <wp:docPr id="6" name="Imagem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rocesso-tirar-habilitação.png" hidden="0"/>
                    <pic:cNvPicPr>
                      <a:picLocks noChangeAspect="1"/>
                    </pic:cNvPicPr>
                  </pic:nvPicPr>
                  <pic:blipFill>
                    <a:blip r:embed="rId70"/>
                    <a:stretch/>
                  </pic:blipFill>
                  <pic:spPr bwMode="auto">
                    <a:xfrm>
                      <a:off x="0" y="0"/>
                      <a:ext cx="8961781" cy="4854298"/>
                    </a:xfrm>
                    <a:prstGeom prst="rect">
                      <a:avLst/>
                    </a:prstGeom>
                  </pic:spPr>
                </pic:pic>
              </a:graphicData>
            </a:graphic>
          </wp:inline>
        </w:drawing>
      </w:r>
      <w:r/>
    </w:p>
    <w:p>
      <w:pPr>
        <w:pStyle w:val="236"/>
        <w:rPr>
          <w:rFonts w:ascii="Arial" w:hAnsi="Arial" w:cs="Arial"/>
          <w:color w:val="auto"/>
          <w:sz w:val="20"/>
        </w:rPr>
      </w:pPr>
      <w:r/>
      <w:bookmarkStart w:id="219" w:name="_Toc515341988"/>
      <w:r>
        <w:rPr>
          <w:rFonts w:ascii="Arial" w:hAnsi="Arial" w:cs="Arial"/>
          <w:color w:val="auto"/>
          <w:sz w:val="20"/>
        </w:rPr>
        <w:t xml:space="preserve">Figura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4</w:t>
      </w:r>
      <w:r>
        <w:rPr>
          <w:rFonts w:ascii="Arial" w:hAnsi="Arial" w:cs="Arial"/>
          <w:color w:val="auto"/>
          <w:sz w:val="20"/>
        </w:rPr>
        <w:fldChar w:fldCharType="end"/>
      </w:r>
      <w:r>
        <w:rPr>
          <w:rFonts w:ascii="Arial" w:hAnsi="Arial" w:cs="Arial"/>
          <w:color w:val="auto"/>
          <w:sz w:val="20"/>
        </w:rPr>
        <w:t xml:space="preserve">-Processo de tirar habilitação</w:t>
      </w:r>
      <w:bookmarkEnd w:id="219"/>
      <w:r/>
      <w:r/>
    </w:p>
    <w:p>
      <w:pPr>
        <w:keepNext/>
      </w:pPr>
      <w:r>
        <w:drawing>
          <wp:inline xmlns:wp="http://schemas.openxmlformats.org/drawingml/2006/wordprocessingDrawing" distT="0" distB="0" distL="0" distR="0">
            <wp:extent cx="8938260" cy="5311139"/>
            <wp:effectExtent l="0" t="0" r="0" b="3809"/>
            <wp:docPr id="7" name="Imagem 2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novoprocessorenovacaohabilitacao.png" hidden="0"/>
                    <pic:cNvPicPr>
                      <a:picLocks noChangeAspect="1"/>
                    </pic:cNvPicPr>
                  </pic:nvPicPr>
                  <pic:blipFill>
                    <a:blip r:embed="rId71"/>
                    <a:stretch/>
                  </pic:blipFill>
                  <pic:spPr bwMode="auto">
                    <a:xfrm>
                      <a:off x="0" y="0"/>
                      <a:ext cx="8938260" cy="5311140"/>
                    </a:xfrm>
                    <a:prstGeom prst="rect">
                      <a:avLst/>
                    </a:prstGeom>
                  </pic:spPr>
                </pic:pic>
              </a:graphicData>
            </a:graphic>
          </wp:inline>
        </w:drawing>
      </w:r>
      <w:r/>
    </w:p>
    <w:p>
      <w:pPr>
        <w:pStyle w:val="236"/>
        <w:jc w:val="left"/>
        <w:rPr>
          <w:rFonts w:ascii="Arial" w:hAnsi="Arial" w:cs="Arial"/>
          <w:color w:val="auto"/>
          <w:sz w:val="20"/>
        </w:rPr>
      </w:pPr>
      <w:r/>
      <w:bookmarkStart w:id="220" w:name="_Toc515341989"/>
      <w:r>
        <w:rPr>
          <w:rFonts w:ascii="Arial" w:hAnsi="Arial" w:cs="Arial"/>
          <w:color w:val="auto"/>
          <w:sz w:val="20"/>
        </w:rPr>
        <w:t xml:space="preserve">Figura</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5</w:t>
      </w:r>
      <w:r>
        <w:rPr>
          <w:rFonts w:ascii="Arial" w:hAnsi="Arial" w:cs="Arial"/>
          <w:color w:val="auto"/>
          <w:sz w:val="20"/>
        </w:rPr>
        <w:fldChar w:fldCharType="end"/>
      </w:r>
      <w:r>
        <w:rPr>
          <w:rFonts w:ascii="Arial" w:hAnsi="Arial" w:cs="Arial"/>
          <w:color w:val="auto"/>
          <w:sz w:val="20"/>
        </w:rPr>
        <w:t xml:space="preserve">-Processo de renovação de habilitação.</w:t>
      </w:r>
      <w:bookmarkEnd w:id="220"/>
      <w:r/>
      <w:r/>
    </w:p>
    <w:p>
      <w:r/>
      <w:r/>
    </w:p>
    <w:p>
      <w:pPr>
        <w:keepNext/>
      </w:pPr>
      <w:r>
        <w:drawing>
          <wp:inline xmlns:wp="http://schemas.openxmlformats.org/drawingml/2006/wordprocessingDrawing" distT="0" distB="0" distL="0" distR="0">
            <wp:extent cx="8526780" cy="5372100"/>
            <wp:effectExtent l="0" t="0" r="7619" b="0"/>
            <wp:docPr id="8" name="Imagem 2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rocesso-realização-aulas.png" hidden="0"/>
                    <pic:cNvPicPr>
                      <a:picLocks noChangeAspect="1"/>
                    </pic:cNvPicPr>
                  </pic:nvPicPr>
                  <pic:blipFill>
                    <a:blip r:embed="rId72"/>
                    <a:stretch/>
                  </pic:blipFill>
                  <pic:spPr bwMode="auto">
                    <a:xfrm>
                      <a:off x="0" y="0"/>
                      <a:ext cx="8526780" cy="5372100"/>
                    </a:xfrm>
                    <a:prstGeom prst="rect">
                      <a:avLst/>
                    </a:prstGeom>
                  </pic:spPr>
                </pic:pic>
              </a:graphicData>
            </a:graphic>
          </wp:inline>
        </w:drawing>
      </w:r>
      <w:r/>
    </w:p>
    <w:p>
      <w:pPr>
        <w:pStyle w:val="236"/>
        <w:rPr>
          <w:rFonts w:ascii="Arial" w:hAnsi="Arial" w:cs="Arial"/>
          <w:color w:val="auto"/>
          <w:sz w:val="20"/>
        </w:rPr>
      </w:pPr>
      <w:r/>
      <w:bookmarkStart w:id="221" w:name="_Toc515341990"/>
      <w:r>
        <w:rPr>
          <w:rFonts w:ascii="Arial" w:hAnsi="Arial" w:cs="Arial"/>
          <w:color w:val="auto"/>
          <w:sz w:val="20"/>
        </w:rPr>
        <w:t xml:space="preserve">Figura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6</w:t>
      </w:r>
      <w:r>
        <w:rPr>
          <w:rFonts w:ascii="Arial" w:hAnsi="Arial" w:cs="Arial"/>
          <w:color w:val="auto"/>
          <w:sz w:val="20"/>
        </w:rPr>
        <w:fldChar w:fldCharType="end"/>
      </w:r>
      <w:r>
        <w:rPr>
          <w:rFonts w:ascii="Arial" w:hAnsi="Arial" w:cs="Arial"/>
          <w:color w:val="auto"/>
          <w:sz w:val="20"/>
        </w:rPr>
        <w:t xml:space="preserve">-Subprocesso de realização das aulas</w:t>
      </w:r>
      <w:bookmarkEnd w:id="221"/>
      <w:r/>
      <w:r/>
    </w:p>
    <w:p>
      <w:pPr>
        <w:sectPr>
          <w:headerReference w:type="default" r:id="rId11"/>
          <w:footnotePr/>
          <w:type w:val="nextPage"/>
          <w:pgSz w:w="16838" w:h="11906" w:orient="landscape"/>
          <w:pgMar w:top="1701" w:right="1701" w:bottom="1134" w:left="1134" w:gutter="0" w:header="709" w:footer="709"/>
          <w:pgNumType w:start="17"/>
          <w:cols w:num="1" w:sep="0" w:space="708" w:equalWidth="1"/>
          <w:docGrid w:linePitch="360"/>
        </w:sectPr>
      </w:pPr>
      <w:r/>
      <w:r/>
    </w:p>
    <w:p>
      <w:pPr>
        <w:pStyle w:val="267"/>
        <w:spacing w:lineRule="auto" w:line="360"/>
        <w:rPr>
          <w:rFonts w:ascii="Arial" w:hAnsi="Arial" w:cs="Arial"/>
        </w:rPr>
        <w:outlineLvl w:val="2"/>
      </w:pPr>
      <w:r/>
      <w:bookmarkStart w:id="222" w:name="_Toc515337371"/>
      <w:r>
        <w:rPr>
          <w:rFonts w:ascii="Arial" w:hAnsi="Arial" w:cs="Arial"/>
        </w:rPr>
        <w:t xml:space="preserve">Identificação dos problemas</w:t>
      </w:r>
      <w:bookmarkEnd w:id="222"/>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35"/>
        <w:gridCol w:w="6459"/>
      </w:tblGrid>
      <w:tr>
        <w:trPr>
          <w:trHeight w:val="411"/>
        </w:trPr>
        <w:tc>
          <w:tcPr>
            <w:shd w:val="clear" w:color="auto" w:fill="E7E6E6"/>
            <w:tcW w:w="2035" w:type="dxa"/>
            <w:textDirection w:val="lrTb"/>
            <w:noWrap w:val="false"/>
          </w:tcPr>
          <w:p>
            <w:pPr>
              <w:spacing w:lineRule="auto" w:line="360" w:before="80"/>
              <w:rPr>
                <w:rFonts w:ascii="Arial" w:hAnsi="Arial" w:cs="Arial" w:eastAsia="Arial"/>
                <w:b/>
                <w:sz w:val="20"/>
                <w:highlight w:val="lightGray"/>
              </w:rPr>
            </w:pPr>
            <w:r>
              <w:rPr>
                <w:rFonts w:ascii="Arial" w:hAnsi="Arial" w:cs="Arial" w:eastAsia="Arial"/>
                <w:b/>
                <w:sz w:val="20"/>
              </w:rPr>
              <w:t xml:space="preserve">Grande problema</w:t>
            </w:r>
            <w:r/>
          </w:p>
        </w:tc>
        <w:tc>
          <w:tcPr>
            <w:shd w:val="clear" w:color="auto" w:fill="E7E6E6"/>
            <w:tcW w:w="6459" w:type="dxa"/>
            <w:textDirection w:val="lrTb"/>
            <w:noWrap w:val="false"/>
          </w:tcPr>
          <w:p>
            <w:pPr>
              <w:keepNext/>
              <w:spacing w:lineRule="auto" w:line="360"/>
              <w:rPr>
                <w:rFonts w:ascii="Arial" w:hAnsi="Arial" w:cs="Arial" w:eastAsia="Arial"/>
                <w:b/>
                <w:color w:val="002060"/>
                <w:sz w:val="20"/>
              </w:rPr>
            </w:pPr>
            <w:r>
              <w:rPr>
                <w:rFonts w:ascii="Arial" w:hAnsi="Arial" w:cs="Arial" w:eastAsia="Arial"/>
                <w:b/>
                <w:color w:val="000000" w:themeColor="text1"/>
                <w:sz w:val="20"/>
              </w:rPr>
              <w:t xml:space="preserve">Dificuldade de Captação e </w:t>
            </w:r>
            <w:r>
              <w:rPr>
                <w:rFonts w:ascii="Arial" w:hAnsi="Arial" w:cs="Arial" w:eastAsia="Arial"/>
                <w:b/>
                <w:color w:val="000000" w:themeColor="text1"/>
                <w:sz w:val="20"/>
              </w:rPr>
              <w:t xml:space="preserve">Manutenção</w:t>
            </w:r>
            <w:r>
              <w:rPr>
                <w:rFonts w:ascii="Arial" w:hAnsi="Arial" w:cs="Arial" w:eastAsia="Arial"/>
                <w:b/>
                <w:color w:val="000000" w:themeColor="text1"/>
                <w:sz w:val="20"/>
              </w:rPr>
              <w:t xml:space="preserve"> dos Alunos</w:t>
            </w:r>
            <w:r/>
          </w:p>
        </w:tc>
      </w:tr>
    </w:tbl>
    <w:p>
      <w:pPr>
        <w:pStyle w:val="236"/>
        <w:rPr>
          <w:rFonts w:ascii="Arial" w:hAnsi="Arial" w:cs="Arial" w:eastAsia="Arial"/>
          <w:color w:val="auto"/>
          <w:sz w:val="22"/>
        </w:rPr>
      </w:pPr>
      <w:r/>
      <w:bookmarkStart w:id="223" w:name="_Toc515021186"/>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1</w:t>
      </w:r>
      <w:r>
        <w:rPr>
          <w:rFonts w:ascii="Arial" w:hAnsi="Arial" w:cs="Arial"/>
          <w:color w:val="auto"/>
          <w:sz w:val="20"/>
        </w:rPr>
        <w:fldChar w:fldCharType="end"/>
      </w:r>
      <w:r>
        <w:rPr>
          <w:rFonts w:ascii="Arial" w:hAnsi="Arial" w:cs="Arial"/>
          <w:color w:val="auto"/>
          <w:sz w:val="20"/>
        </w:rPr>
        <w:t xml:space="preserve">-</w:t>
      </w:r>
      <w:r>
        <w:rPr>
          <w:rFonts w:ascii="Arial" w:hAnsi="Arial" w:cs="Arial"/>
          <w:color w:val="auto"/>
          <w:sz w:val="20"/>
        </w:rPr>
        <w:t xml:space="preserve">Dificuldade de Captação e Manutenção</w:t>
      </w:r>
      <w:r>
        <w:rPr>
          <w:rFonts w:ascii="Arial" w:hAnsi="Arial" w:cs="Arial"/>
          <w:color w:val="auto"/>
          <w:sz w:val="20"/>
        </w:rPr>
        <w:t xml:space="preserve"> </w:t>
      </w:r>
      <w:r>
        <w:rPr>
          <w:rFonts w:ascii="Arial" w:hAnsi="Arial" w:cs="Arial"/>
          <w:color w:val="auto"/>
          <w:sz w:val="20"/>
        </w:rPr>
        <w:t xml:space="preserve">dos Alunos</w:t>
      </w:r>
      <w:bookmarkEnd w:id="223"/>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blHeader/>
        </w:trPr>
        <w:tc>
          <w:tcPr>
            <w:shd w:val="clear" w:color="auto" w:fill="E7E6E6"/>
            <w:tcW w:w="20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Elemento</w:t>
            </w:r>
            <w:r/>
          </w:p>
        </w:tc>
        <w:tc>
          <w:tcPr>
            <w:shd w:val="clear" w:color="auto" w:fill="E7E6E6"/>
            <w:tcW w:w="64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Descrição</w:t>
            </w: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Problema </w:t>
            </w:r>
            <w:r/>
          </w:p>
        </w:tc>
        <w:tc>
          <w:tcPr>
            <w:shd w:val="clear" w:color="auto" w:fill="FFFFFF"/>
            <w:tcW w:w="6447" w:type="dxa"/>
            <w:textDirection w:val="lrTb"/>
            <w:noWrap w:val="false"/>
          </w:tcPr>
          <w:p>
            <w:pPr>
              <w:spacing w:lineRule="auto" w:line="360"/>
              <w:rPr>
                <w:rFonts w:ascii="Arial" w:hAnsi="Arial" w:cs="Arial" w:eastAsia="Arial"/>
                <w:iCs/>
                <w:sz w:val="20"/>
              </w:rPr>
            </w:pPr>
            <w:r>
              <w:rPr>
                <w:rFonts w:ascii="Arial" w:hAnsi="Arial" w:cs="Arial" w:eastAsia="Arial"/>
                <w:iCs/>
                <w:sz w:val="20"/>
              </w:rPr>
              <w:t xml:space="preserve">Desconhecimento da existência da empresa</w:t>
            </w: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Causa-raiz</w:t>
            </w:r>
            <w:r/>
          </w:p>
        </w:tc>
        <w:tc>
          <w:tcPr>
            <w:shd w:val="clear" w:color="auto" w:fill="FFFFFF"/>
            <w:tcW w:w="6447" w:type="dxa"/>
            <w:textDirection w:val="lrTb"/>
            <w:noWrap w:val="false"/>
          </w:tcPr>
          <w:p>
            <w:pPr>
              <w:spacing w:lineRule="auto" w:line="360"/>
              <w:rPr>
                <w:rFonts w:ascii="Arial" w:hAnsi="Arial" w:cs="Arial" w:eastAsia="Arial"/>
                <w:i/>
                <w:sz w:val="20"/>
              </w:rPr>
            </w:pPr>
            <w:r>
              <w:rPr>
                <w:rFonts w:ascii="Arial" w:hAnsi="Arial" w:cs="Arial" w:eastAsia="Arial"/>
                <w:iCs/>
                <w:sz w:val="20"/>
              </w:rPr>
              <w:t xml:space="preserve">A empresa não possui um meio de divulgação amplo dos serviços prestados, sendo a divulgação na maior parte realizada pessoalmente por membros da empresa ou por clientes que utilizaram os </w:t>
            </w:r>
            <w:r>
              <w:rPr>
                <w:rFonts w:ascii="Arial" w:hAnsi="Arial" w:cs="Arial" w:eastAsia="Arial"/>
                <w:iCs/>
                <w:sz w:val="20"/>
              </w:rPr>
              <w:t xml:space="preserve">seus serviços.</w:t>
            </w: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Efeitos</w:t>
            </w:r>
            <w:r/>
          </w:p>
        </w:tc>
        <w:tc>
          <w:tcPr>
            <w:shd w:val="clear" w:color="auto" w:fill="FFFFFF"/>
            <w:tcW w:w="6447" w:type="dxa"/>
            <w:textDirection w:val="lrTb"/>
            <w:noWrap w:val="false"/>
          </w:tcPr>
          <w:p>
            <w:pPr>
              <w:keepNext/>
              <w:spacing w:lineRule="auto" w:line="360" w:before="80"/>
              <w:rPr>
                <w:rFonts w:ascii="Arial" w:hAnsi="Arial" w:cs="Arial" w:eastAsia="Arial"/>
                <w:iCs/>
                <w:sz w:val="20"/>
              </w:rPr>
            </w:pPr>
            <w:r>
              <w:rPr>
                <w:rFonts w:ascii="Arial" w:hAnsi="Arial" w:cs="Arial" w:eastAsia="Arial"/>
                <w:iCs/>
                <w:sz w:val="20"/>
              </w:rPr>
              <w:t xml:space="preserve">A perda do lucro que seria obtido caso esse cliente em potencial conhecesse a empresa e optasse por utilizar um dos serviços da empresa.</w:t>
            </w:r>
            <w:r/>
          </w:p>
        </w:tc>
      </w:tr>
    </w:tbl>
    <w:p>
      <w:pPr>
        <w:pStyle w:val="236"/>
        <w:rPr>
          <w:rFonts w:ascii="Arial" w:hAnsi="Arial" w:cs="Arial" w:eastAsia="Arial"/>
          <w:color w:val="auto"/>
          <w:sz w:val="20"/>
        </w:rPr>
      </w:pPr>
      <w:r/>
      <w:bookmarkStart w:id="224" w:name="_Toc515021187"/>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2</w:t>
      </w:r>
      <w:r>
        <w:rPr>
          <w:rFonts w:ascii="Arial" w:hAnsi="Arial" w:cs="Arial"/>
          <w:color w:val="auto"/>
          <w:sz w:val="20"/>
        </w:rPr>
        <w:fldChar w:fldCharType="end"/>
      </w:r>
      <w:r>
        <w:rPr>
          <w:rFonts w:ascii="Arial" w:hAnsi="Arial" w:cs="Arial"/>
          <w:color w:val="auto"/>
          <w:sz w:val="20"/>
        </w:rPr>
        <w:t xml:space="preserve">-Desconhecimento acerca da existência da empresa</w:t>
      </w:r>
      <w:bookmarkEnd w:id="224"/>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color w:val="auto"/>
                <w:sz w:val="22"/>
              </w:rPr>
            </w:pPr>
            <w:r>
              <w:rPr>
                <w:rFonts w:ascii="Arial" w:hAnsi="Arial" w:cs="Arial" w:eastAsia="Arial"/>
                <w:b/>
                <w:color w:val="auto"/>
                <w:sz w:val="22"/>
              </w:rPr>
              <w:t xml:space="preserve">Elemento</w:t>
            </w:r>
            <w:r/>
          </w:p>
        </w:tc>
        <w:tc>
          <w:tcPr>
            <w:shd w:val="clear" w:color="auto" w:fill="E7E6E6"/>
            <w:tcW w:w="6447" w:type="dxa"/>
            <w:textDirection w:val="lrTb"/>
            <w:noWrap w:val="false"/>
          </w:tcPr>
          <w:p>
            <w:pPr>
              <w:spacing w:lineRule="auto" w:line="360" w:before="80"/>
              <w:rPr>
                <w:rFonts w:ascii="Arial" w:hAnsi="Arial" w:cs="Arial" w:eastAsia="Arial"/>
                <w:b/>
                <w:color w:val="auto"/>
                <w:sz w:val="22"/>
              </w:rPr>
            </w:pPr>
            <w:r>
              <w:rPr>
                <w:rFonts w:ascii="Arial" w:hAnsi="Arial" w:cs="Arial" w:eastAsia="Arial"/>
                <w:b/>
                <w:color w:val="auto"/>
                <w:sz w:val="22"/>
              </w:rPr>
              <w:t xml:space="preserve">Descrição</w:t>
            </w: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Problema </w:t>
            </w:r>
            <w:r/>
          </w:p>
        </w:tc>
        <w:tc>
          <w:tcPr>
            <w:shd w:val="clear" w:color="auto" w:fill="FFFFFF"/>
            <w:tcW w:w="6447" w:type="dxa"/>
            <w:textDirection w:val="lrTb"/>
            <w:noWrap w:val="false"/>
          </w:tcPr>
          <w:p>
            <w:pPr>
              <w:pStyle w:val="304"/>
              <w:spacing w:lineRule="auto" w:line="360"/>
              <w:rPr>
                <w:rFonts w:ascii="Arial" w:hAnsi="Arial" w:cs="Arial" w:eastAsia="Arial"/>
                <w:szCs w:val="24"/>
              </w:rPr>
            </w:pPr>
            <w:r>
              <w:rPr>
                <w:rFonts w:ascii="Arial" w:hAnsi="Arial" w:cs="Arial" w:eastAsia="Arial"/>
                <w:szCs w:val="24"/>
              </w:rPr>
              <w:t xml:space="preserve">O cliente reclama de dificuldades para entrar em contato com a empresa e enviar-lhe informações.</w:t>
            </w: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Causa-raiz</w:t>
            </w:r>
            <w:r/>
          </w:p>
        </w:tc>
        <w:tc>
          <w:tcPr>
            <w:shd w:val="clear" w:color="auto" w:fill="FFFFFF"/>
            <w:tcW w:w="6447" w:type="dxa"/>
            <w:textDirection w:val="lrTb"/>
            <w:noWrap w:val="false"/>
          </w:tcPr>
          <w:p>
            <w:pPr>
              <w:spacing w:lineRule="auto" w:line="360" w:before="80"/>
              <w:rPr>
                <w:rFonts w:ascii="Arial" w:hAnsi="Arial" w:cs="Arial" w:eastAsia="Arial"/>
                <w:iCs/>
                <w:sz w:val="20"/>
              </w:rPr>
            </w:pPr>
            <w:r>
              <w:rPr>
                <w:rFonts w:ascii="Arial" w:hAnsi="Arial" w:cs="Arial" w:eastAsia="Arial"/>
                <w:iCs/>
                <w:sz w:val="20"/>
              </w:rPr>
              <w:t xml:space="preserve">A comunicação do cliente com a empresa ocorre na maioria das vezes por telefone, seja fixo ou móvel, contudo algumas vezes esses telefones estão fora do ar, com problemas físicos ou não recebem a devida atenção quando enviam notificações.</w:t>
            </w: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Efeitos</w:t>
            </w:r>
            <w:r/>
          </w:p>
        </w:tc>
        <w:tc>
          <w:tcPr>
            <w:shd w:val="clear" w:color="auto" w:fill="FFFFFF"/>
            <w:tcW w:w="6447" w:type="dxa"/>
            <w:textDirection w:val="lrTb"/>
            <w:noWrap w:val="false"/>
          </w:tcPr>
          <w:p>
            <w:pPr>
              <w:keepNext/>
              <w:spacing w:lineRule="auto" w:line="360" w:before="80"/>
              <w:rPr>
                <w:rFonts w:ascii="Arial" w:hAnsi="Arial" w:cs="Arial" w:eastAsia="Arial"/>
                <w:i/>
                <w:sz w:val="20"/>
              </w:rPr>
            </w:pPr>
            <w:r>
              <w:rPr>
                <w:rFonts w:ascii="Arial" w:hAnsi="Arial" w:cs="Arial" w:eastAsia="Arial"/>
                <w:iCs/>
                <w:sz w:val="20"/>
              </w:rPr>
              <w:t xml:space="preserve">O</w:t>
            </w:r>
            <w:r>
              <w:rPr>
                <w:rFonts w:ascii="Arial" w:hAnsi="Arial" w:cs="Arial" w:eastAsia="Arial"/>
                <w:iCs/>
                <w:sz w:val="20"/>
              </w:rPr>
              <w:t xml:space="preserve"> cliente pode desistir dos serviços oferecidos pela empresa ou realizar propaganda negativa.</w:t>
            </w:r>
            <w:r/>
          </w:p>
        </w:tc>
      </w:tr>
    </w:tbl>
    <w:p>
      <w:pPr>
        <w:pStyle w:val="236"/>
        <w:rPr>
          <w:rFonts w:ascii="Arial" w:hAnsi="Arial" w:cs="Arial" w:eastAsia="Arial"/>
          <w:color w:val="auto"/>
          <w:sz w:val="20"/>
          <w:szCs w:val="20"/>
        </w:rPr>
      </w:pPr>
      <w:r/>
      <w:bookmarkStart w:id="225" w:name="_Toc515021188"/>
      <w:r>
        <w:rPr>
          <w:rFonts w:ascii="Arial" w:hAnsi="Arial" w:cs="Arial"/>
          <w:color w:val="auto"/>
          <w:sz w:val="20"/>
          <w:szCs w:val="20"/>
        </w:rPr>
        <w:t xml:space="preserve">Tabela </w:t>
      </w:r>
      <w:r>
        <w:rPr>
          <w:rFonts w:ascii="Arial" w:hAnsi="Arial" w:cs="Arial"/>
          <w:color w:val="auto"/>
          <w:sz w:val="20"/>
          <w:szCs w:val="20"/>
        </w:rPr>
        <w:fldChar w:fldCharType="begin"/>
      </w:r>
      <w:r>
        <w:rPr>
          <w:rFonts w:ascii="Arial" w:hAnsi="Arial" w:cs="Arial"/>
          <w:color w:val="auto"/>
          <w:sz w:val="20"/>
          <w:szCs w:val="20"/>
        </w:rPr>
        <w:instrText xml:space="preserve"> SEQ Tabela \* ARABIC </w:instrText>
      </w:r>
      <w:r>
        <w:rPr>
          <w:rFonts w:ascii="Arial" w:hAnsi="Arial" w:cs="Arial"/>
          <w:color w:val="auto"/>
          <w:sz w:val="20"/>
          <w:szCs w:val="20"/>
        </w:rPr>
        <w:fldChar w:fldCharType="separate"/>
      </w:r>
      <w:r>
        <w:rPr>
          <w:rFonts w:ascii="Arial" w:hAnsi="Arial" w:cs="Arial"/>
          <w:color w:val="auto"/>
          <w:sz w:val="20"/>
          <w:szCs w:val="20"/>
        </w:rPr>
        <w:t xml:space="preserve">3</w:t>
      </w:r>
      <w:r>
        <w:rPr>
          <w:rFonts w:ascii="Arial" w:hAnsi="Arial" w:cs="Arial"/>
          <w:color w:val="auto"/>
          <w:sz w:val="20"/>
          <w:szCs w:val="20"/>
        </w:rPr>
        <w:fldChar w:fldCharType="end"/>
      </w:r>
      <w:r>
        <w:rPr>
          <w:rFonts w:ascii="Arial" w:hAnsi="Arial" w:cs="Arial"/>
          <w:color w:val="auto"/>
          <w:sz w:val="20"/>
          <w:szCs w:val="20"/>
        </w:rPr>
        <w:t xml:space="preserve">-Dificuldades de </w:t>
      </w:r>
      <w:bookmarkEnd w:id="225"/>
      <w:r>
        <w:rPr>
          <w:rFonts w:ascii="Arial" w:hAnsi="Arial" w:cs="Arial"/>
          <w:color w:val="auto"/>
          <w:sz w:val="20"/>
          <w:szCs w:val="20"/>
        </w:rPr>
        <w:t xml:space="preserve">comunicação com a empresa</w:t>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color w:val="auto"/>
                <w:sz w:val="20"/>
                <w:szCs w:val="20"/>
              </w:rPr>
            </w:pPr>
            <w:r>
              <w:rPr>
                <w:rFonts w:ascii="Arial" w:hAnsi="Arial" w:cs="Arial" w:eastAsia="Arial"/>
                <w:b/>
                <w:color w:val="auto"/>
                <w:sz w:val="20"/>
                <w:szCs w:val="20"/>
              </w:rPr>
              <w:t xml:space="preserve">Elemento</w:t>
            </w:r>
            <w:r/>
          </w:p>
        </w:tc>
        <w:tc>
          <w:tcPr>
            <w:shd w:val="clear" w:color="auto" w:fill="E7E6E6"/>
            <w:tcW w:w="6447" w:type="dxa"/>
            <w:textDirection w:val="lrTb"/>
            <w:noWrap w:val="false"/>
          </w:tcPr>
          <w:p>
            <w:pPr>
              <w:spacing w:lineRule="auto" w:line="360" w:before="80"/>
              <w:rPr>
                <w:rFonts w:ascii="Arial" w:hAnsi="Arial" w:cs="Arial" w:eastAsia="Arial"/>
                <w:b/>
                <w:color w:val="auto"/>
                <w:sz w:val="20"/>
                <w:szCs w:val="20"/>
              </w:rPr>
            </w:pPr>
            <w:r>
              <w:rPr>
                <w:rFonts w:ascii="Arial" w:hAnsi="Arial" w:cs="Arial" w:eastAsia="Arial"/>
                <w:b/>
                <w:color w:val="auto"/>
                <w:sz w:val="20"/>
                <w:szCs w:val="20"/>
              </w:rPr>
              <w:t xml:space="preserve">Descrição</w:t>
            </w: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Problema </w:t>
            </w:r>
            <w:r/>
          </w:p>
        </w:tc>
        <w:tc>
          <w:tcPr>
            <w:shd w:val="clear" w:color="auto" w:fill="FFFFFF"/>
            <w:tcW w:w="6447" w:type="dxa"/>
            <w:textDirection w:val="lrTb"/>
            <w:noWrap w:val="false"/>
          </w:tcPr>
          <w:p>
            <w:pPr>
              <w:spacing w:lineRule="auto" w:line="360"/>
              <w:rPr>
                <w:rFonts w:ascii="Arial" w:hAnsi="Arial" w:cs="Arial" w:eastAsia="Arial"/>
                <w:i/>
                <w:sz w:val="20"/>
              </w:rPr>
            </w:pPr>
            <w:r>
              <w:rPr>
                <w:rFonts w:ascii="Arial" w:hAnsi="Arial" w:cs="Arial" w:eastAsia="Arial"/>
                <w:iCs/>
                <w:sz w:val="20"/>
              </w:rPr>
              <w:t xml:space="preserve">Clientes não conseguem efetuar a compra de apostilas.</w:t>
            </w: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Causa-raiz</w:t>
            </w:r>
            <w:r/>
          </w:p>
        </w:tc>
        <w:tc>
          <w:tcPr>
            <w:shd w:val="clear" w:color="auto" w:fill="FFFFFF"/>
            <w:tcW w:w="6447" w:type="dxa"/>
            <w:textDirection w:val="lrTb"/>
            <w:noWrap w:val="false"/>
          </w:tcPr>
          <w:p>
            <w:pPr>
              <w:spacing w:lineRule="auto" w:line="360" w:before="80"/>
              <w:rPr>
                <w:rFonts w:ascii="Arial" w:hAnsi="Arial" w:cs="Arial" w:eastAsia="Arial"/>
                <w:iCs/>
                <w:sz w:val="20"/>
              </w:rPr>
            </w:pPr>
            <w:r>
              <w:rPr>
                <w:rFonts w:ascii="Arial" w:hAnsi="Arial" w:cs="Arial" w:eastAsia="Arial"/>
                <w:iCs/>
                <w:sz w:val="20"/>
              </w:rPr>
              <w:t xml:space="preserve">Quando o cliente faz a requisição de alguma apostila por telefone, às vezes</w:t>
            </w:r>
            <w:r>
              <w:rPr>
                <w:rFonts w:ascii="Arial" w:hAnsi="Arial" w:cs="Arial" w:eastAsia="Arial"/>
                <w:iCs/>
                <w:sz w:val="20"/>
              </w:rPr>
              <w:t xml:space="preserve">,</w:t>
            </w:r>
            <w:r>
              <w:rPr>
                <w:rFonts w:ascii="Arial" w:hAnsi="Arial" w:cs="Arial" w:eastAsia="Arial"/>
                <w:iCs/>
                <w:sz w:val="20"/>
              </w:rPr>
              <w:t xml:space="preserve"> a empresa compreende de modo errôneo o pedido feito ou não atende o telefone, não recebendo a requisição do pedido.</w:t>
            </w: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Efeitos</w:t>
            </w:r>
            <w:r/>
          </w:p>
        </w:tc>
        <w:tc>
          <w:tcPr>
            <w:shd w:val="clear" w:color="auto" w:fill="FFFFFF"/>
            <w:tcW w:w="6447" w:type="dxa"/>
            <w:textDirection w:val="lrTb"/>
            <w:noWrap w:val="false"/>
          </w:tcPr>
          <w:p>
            <w:pPr>
              <w:keepNext/>
              <w:spacing w:lineRule="auto" w:line="360" w:before="80"/>
              <w:rPr>
                <w:rFonts w:ascii="Arial" w:hAnsi="Arial" w:cs="Arial" w:eastAsia="Arial"/>
                <w:iCs/>
                <w:sz w:val="20"/>
              </w:rPr>
            </w:pPr>
            <w:r>
              <w:rPr>
                <w:rFonts w:ascii="Arial" w:hAnsi="Arial" w:cs="Arial" w:eastAsia="Arial"/>
                <w:iCs/>
                <w:sz w:val="20"/>
              </w:rPr>
              <w:t xml:space="preserve">O cliente acaba desistindo de adquirir algum dos produtos vendidos pela empresa.</w:t>
            </w:r>
            <w:r/>
          </w:p>
        </w:tc>
      </w:tr>
    </w:tbl>
    <w:p>
      <w:pPr>
        <w:pStyle w:val="236"/>
        <w:rPr>
          <w:rFonts w:ascii="Arial" w:hAnsi="Arial" w:cs="Arial" w:eastAsia="Arial"/>
          <w:color w:val="auto"/>
          <w:sz w:val="20"/>
          <w:szCs w:val="20"/>
        </w:rPr>
      </w:pPr>
      <w:r/>
      <w:bookmarkStart w:id="226" w:name="_Toc515021189"/>
      <w:r>
        <w:rPr>
          <w:rFonts w:ascii="Arial" w:hAnsi="Arial" w:cs="Arial"/>
          <w:color w:val="auto"/>
          <w:sz w:val="20"/>
          <w:szCs w:val="20"/>
        </w:rPr>
        <w:t xml:space="preserve">Tabela </w:t>
      </w:r>
      <w:r>
        <w:rPr>
          <w:rFonts w:ascii="Arial" w:hAnsi="Arial" w:cs="Arial"/>
          <w:color w:val="auto"/>
          <w:sz w:val="20"/>
          <w:szCs w:val="20"/>
        </w:rPr>
        <w:fldChar w:fldCharType="begin"/>
      </w:r>
      <w:r>
        <w:rPr>
          <w:rFonts w:ascii="Arial" w:hAnsi="Arial" w:cs="Arial"/>
          <w:color w:val="auto"/>
          <w:sz w:val="20"/>
          <w:szCs w:val="20"/>
        </w:rPr>
        <w:instrText xml:space="preserve"> SEQ Tabela \* ARABIC </w:instrText>
      </w:r>
      <w:r>
        <w:rPr>
          <w:rFonts w:ascii="Arial" w:hAnsi="Arial" w:cs="Arial"/>
          <w:color w:val="auto"/>
          <w:sz w:val="20"/>
          <w:szCs w:val="20"/>
        </w:rPr>
        <w:fldChar w:fldCharType="separate"/>
      </w:r>
      <w:r>
        <w:rPr>
          <w:rFonts w:ascii="Arial" w:hAnsi="Arial" w:cs="Arial"/>
          <w:color w:val="auto"/>
          <w:sz w:val="20"/>
          <w:szCs w:val="20"/>
        </w:rPr>
        <w:t xml:space="preserve">4</w:t>
      </w:r>
      <w:r>
        <w:rPr>
          <w:rFonts w:ascii="Arial" w:hAnsi="Arial" w:cs="Arial"/>
          <w:color w:val="auto"/>
          <w:sz w:val="20"/>
          <w:szCs w:val="20"/>
        </w:rPr>
        <w:fldChar w:fldCharType="end"/>
      </w:r>
      <w:r>
        <w:rPr>
          <w:rFonts w:ascii="Arial" w:hAnsi="Arial" w:cs="Arial"/>
          <w:color w:val="auto"/>
          <w:sz w:val="20"/>
          <w:szCs w:val="20"/>
        </w:rPr>
        <w:t xml:space="preserve">-Clientes não conseguem efetuar a compra de apostilas</w:t>
      </w:r>
      <w:bookmarkEnd w:id="226"/>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blHeader/>
        </w:trPr>
        <w:tc>
          <w:tcPr>
            <w:shd w:val="clear" w:color="auto" w:fill="E7E6E6"/>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Elemento</w:t>
            </w:r>
            <w:r/>
          </w:p>
        </w:tc>
        <w:tc>
          <w:tcPr>
            <w:shd w:val="clear" w:color="auto" w:fill="E7E6E6"/>
            <w:tcW w:w="64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Descrição</w:t>
            </w: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Problema </w:t>
            </w:r>
            <w:r/>
          </w:p>
        </w:tc>
        <w:tc>
          <w:tcPr>
            <w:shd w:val="clear" w:color="auto" w:fill="FFFFFF"/>
            <w:tcW w:w="6447" w:type="dxa"/>
            <w:textDirection w:val="lrTb"/>
            <w:noWrap w:val="false"/>
          </w:tcPr>
          <w:p>
            <w:pPr>
              <w:spacing w:lineRule="auto" w:line="360"/>
              <w:rPr>
                <w:rFonts w:ascii="Arial" w:hAnsi="Arial" w:cs="Arial" w:eastAsia="Arial"/>
                <w:iCs/>
                <w:sz w:val="20"/>
                <w:szCs w:val="20"/>
              </w:rPr>
            </w:pPr>
            <w:r>
              <w:rPr>
                <w:rFonts w:ascii="Arial" w:hAnsi="Arial" w:cs="Arial" w:eastAsia="Arial"/>
                <w:iCs/>
                <w:sz w:val="20"/>
                <w:szCs w:val="20"/>
              </w:rPr>
              <w:t xml:space="preserve">Necessidade constante do cliente se deslocar até a empresa.</w:t>
            </w: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Causa-raiz</w:t>
            </w: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Para solicitar um serviço de obtenção de habilitação ou regularização de embarcações, o cliente necessita ir até a sede da empresa sempre que tiver que entregar uma documentação importante.</w:t>
            </w: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Efeitos</w:t>
            </w:r>
            <w:r/>
          </w:p>
        </w:tc>
        <w:tc>
          <w:tcPr>
            <w:shd w:val="clear" w:color="auto" w:fill="FFFFFF"/>
            <w:tcW w:w="6447" w:type="dxa"/>
            <w:textDirection w:val="lrTb"/>
            <w:noWrap w:val="false"/>
          </w:tcPr>
          <w:p>
            <w:pPr>
              <w:keepNext/>
              <w:spacing w:lineRule="auto" w:line="360" w:before="80"/>
              <w:rPr>
                <w:rFonts w:ascii="Arial" w:hAnsi="Arial" w:cs="Arial" w:eastAsia="Arial"/>
                <w:iCs/>
                <w:sz w:val="20"/>
                <w:szCs w:val="20"/>
              </w:rPr>
            </w:pPr>
            <w:r>
              <w:rPr>
                <w:rFonts w:ascii="Arial" w:hAnsi="Arial" w:cs="Arial" w:eastAsia="Arial"/>
                <w:iCs/>
                <w:sz w:val="20"/>
                <w:szCs w:val="20"/>
              </w:rPr>
              <w:t xml:space="preserve">O</w:t>
            </w:r>
            <w:r>
              <w:rPr>
                <w:rFonts w:ascii="Arial" w:hAnsi="Arial" w:cs="Arial" w:eastAsia="Arial"/>
                <w:iCs/>
                <w:sz w:val="20"/>
                <w:szCs w:val="20"/>
              </w:rPr>
              <w:t xml:space="preserve"> cliente</w:t>
            </w:r>
            <w:r>
              <w:rPr>
                <w:rFonts w:ascii="Arial" w:hAnsi="Arial" w:cs="Arial" w:eastAsia="Arial"/>
                <w:iCs/>
                <w:sz w:val="20"/>
                <w:szCs w:val="20"/>
              </w:rPr>
              <w:t xml:space="preserve"> </w:t>
            </w:r>
            <w:r>
              <w:rPr>
                <w:rFonts w:ascii="Arial" w:hAnsi="Arial" w:cs="Arial" w:eastAsia="Arial"/>
                <w:iCs/>
                <w:sz w:val="20"/>
                <w:szCs w:val="20"/>
              </w:rPr>
              <w:t xml:space="preserve">gasta tempo para ir até a empresa entregar a documentação. Podendo gastar até mais tempo, caso a documentação esteja errada e ele tenha que ir realizar a correção.</w:t>
            </w:r>
            <w:r/>
          </w:p>
        </w:tc>
      </w:tr>
    </w:tbl>
    <w:p>
      <w:pPr>
        <w:pStyle w:val="236"/>
        <w:rPr>
          <w:rFonts w:ascii="Arial" w:hAnsi="Arial" w:cs="Arial"/>
          <w:color w:val="auto"/>
          <w:sz w:val="20"/>
        </w:rPr>
      </w:pPr>
      <w:r/>
      <w:bookmarkStart w:id="227" w:name="_Toc515021190"/>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5</w:t>
      </w:r>
      <w:r>
        <w:rPr>
          <w:rFonts w:ascii="Arial" w:hAnsi="Arial" w:cs="Arial"/>
          <w:color w:val="auto"/>
          <w:sz w:val="20"/>
        </w:rPr>
        <w:fldChar w:fldCharType="end"/>
      </w:r>
      <w:r>
        <w:rPr>
          <w:rFonts w:ascii="Arial" w:hAnsi="Arial" w:cs="Arial"/>
          <w:color w:val="auto"/>
          <w:sz w:val="20"/>
        </w:rPr>
        <w:t xml:space="preserve">-Necessidade constante do cliente se deslocar até a empresa</w:t>
      </w:r>
      <w:bookmarkEnd w:id="227"/>
      <w:r/>
      <w:r/>
    </w:p>
    <w:p>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Elemento</w:t>
            </w:r>
            <w:r/>
          </w:p>
        </w:tc>
        <w:tc>
          <w:tcPr>
            <w:shd w:val="clear" w:color="auto" w:fill="E7E6E6"/>
            <w:tcW w:w="64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Descrição</w:t>
            </w: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Problema </w:t>
            </w:r>
            <w:r/>
          </w:p>
        </w:tc>
        <w:tc>
          <w:tcPr>
            <w:shd w:val="clear" w:color="auto" w:fill="FFFFFF"/>
            <w:tcW w:w="6447" w:type="dxa"/>
            <w:textDirection w:val="lrTb"/>
            <w:noWrap w:val="false"/>
          </w:tcPr>
          <w:p>
            <w:pPr>
              <w:spacing w:lineRule="auto" w:line="360"/>
              <w:rPr>
                <w:rFonts w:ascii="Arial" w:hAnsi="Arial" w:cs="Arial" w:eastAsia="Arial"/>
                <w:iCs/>
                <w:sz w:val="20"/>
                <w:szCs w:val="20"/>
              </w:rPr>
            </w:pPr>
            <w:r>
              <w:rPr>
                <w:rFonts w:ascii="Arial" w:hAnsi="Arial" w:cs="Arial"/>
                <w:iCs/>
                <w:sz w:val="20"/>
                <w:szCs w:val="20"/>
              </w:rPr>
              <w:t xml:space="preserve">Falha na comunicação da aula</w:t>
            </w:r>
            <w:r>
              <w:rPr>
                <w:rFonts w:ascii="Arial" w:hAnsi="Arial" w:cs="Arial"/>
                <w:iCs/>
                <w:sz w:val="20"/>
                <w:szCs w:val="20"/>
              </w:rPr>
              <w:t xml:space="preserve">, marcação de prova ou resultados do exame teórico do cliente</w:t>
            </w: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Causa-raiz</w:t>
            </w: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A empresa faz a comunicação da data da prova via telefone para cada cliente, que é suscetível a diversas falhas e várias vezes a mensagem não chega ao </w:t>
            </w:r>
            <w:r>
              <w:rPr>
                <w:rFonts w:ascii="Arial" w:hAnsi="Arial" w:cs="Arial" w:eastAsia="Arial"/>
                <w:iCs/>
                <w:sz w:val="20"/>
                <w:szCs w:val="20"/>
              </w:rPr>
              <w:t xml:space="preserve">destinatário</w:t>
            </w:r>
            <w:r>
              <w:rPr>
                <w:rFonts w:ascii="Arial" w:hAnsi="Arial" w:cs="Arial" w:eastAsia="Arial"/>
                <w:iCs/>
                <w:sz w:val="20"/>
                <w:szCs w:val="20"/>
              </w:rPr>
              <w:t xml:space="preserve">.</w:t>
            </w: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Efeitos</w:t>
            </w:r>
            <w:r/>
          </w:p>
        </w:tc>
        <w:tc>
          <w:tcPr>
            <w:shd w:val="clear" w:color="auto" w:fill="FFFFFF"/>
            <w:tcW w:w="6447" w:type="dxa"/>
            <w:textDirection w:val="lrTb"/>
            <w:noWrap w:val="false"/>
          </w:tcPr>
          <w:p>
            <w:pPr>
              <w:keepNext/>
              <w:spacing w:lineRule="auto" w:line="360" w:before="80"/>
              <w:rPr>
                <w:rFonts w:ascii="Arial" w:hAnsi="Arial" w:cs="Arial" w:eastAsia="Arial"/>
                <w:iCs/>
                <w:sz w:val="20"/>
                <w:szCs w:val="20"/>
              </w:rPr>
            </w:pPr>
            <w:r>
              <w:rPr>
                <w:rFonts w:ascii="Arial" w:hAnsi="Arial" w:cs="Arial" w:eastAsia="Arial"/>
                <w:iCs/>
                <w:sz w:val="20"/>
                <w:szCs w:val="20"/>
              </w:rPr>
              <w:t xml:space="preserve">O cliente acaba tendo que realizar as provas</w:t>
            </w:r>
            <w:r>
              <w:rPr>
                <w:rFonts w:ascii="Arial" w:hAnsi="Arial" w:cs="Arial" w:eastAsia="Arial"/>
                <w:iCs/>
                <w:sz w:val="20"/>
                <w:szCs w:val="20"/>
              </w:rPr>
              <w:t xml:space="preserve"> ou</w:t>
            </w:r>
            <w:r>
              <w:rPr>
                <w:rFonts w:ascii="Arial" w:hAnsi="Arial" w:cs="Arial" w:eastAsia="Arial"/>
                <w:iCs/>
                <w:sz w:val="20"/>
                <w:szCs w:val="20"/>
              </w:rPr>
              <w:t xml:space="preserve"> em uma data posterior à marcada inicialmente</w:t>
            </w:r>
            <w:r>
              <w:rPr>
                <w:rFonts w:ascii="Arial" w:hAnsi="Arial" w:cs="Arial" w:eastAsia="Arial"/>
                <w:iCs/>
                <w:sz w:val="20"/>
                <w:szCs w:val="20"/>
              </w:rPr>
              <w:t xml:space="preserve"> ou demoram bastante receber os resultados do exame teórico</w:t>
            </w:r>
            <w:r>
              <w:rPr>
                <w:rFonts w:ascii="Arial" w:hAnsi="Arial" w:cs="Arial" w:eastAsia="Arial"/>
                <w:iCs/>
                <w:sz w:val="20"/>
                <w:szCs w:val="20"/>
              </w:rPr>
              <w:t xml:space="preserve">. Isto gera atraso no andamento do processo de obtenção da habilitação.</w:t>
            </w:r>
            <w:r/>
          </w:p>
        </w:tc>
      </w:tr>
    </w:tbl>
    <w:p>
      <w:pPr>
        <w:pStyle w:val="236"/>
        <w:rPr>
          <w:rFonts w:ascii="Arial" w:hAnsi="Arial" w:cs="Arial"/>
          <w:color w:val="auto"/>
          <w:sz w:val="20"/>
        </w:rPr>
      </w:pPr>
      <w:r/>
      <w:bookmarkStart w:id="228" w:name="_Toc515021191"/>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6</w:t>
      </w:r>
      <w:r>
        <w:rPr>
          <w:rFonts w:ascii="Arial" w:hAnsi="Arial" w:cs="Arial"/>
          <w:color w:val="auto"/>
          <w:sz w:val="20"/>
        </w:rPr>
        <w:fldChar w:fldCharType="end"/>
      </w:r>
      <w:r>
        <w:rPr>
          <w:rFonts w:ascii="Arial" w:hAnsi="Arial" w:cs="Arial"/>
          <w:color w:val="auto"/>
          <w:sz w:val="20"/>
        </w:rPr>
        <w:t xml:space="preserve">-Falha na comunicação da marcação da prova</w:t>
      </w:r>
      <w:r>
        <w:rPr>
          <w:rFonts w:ascii="Arial" w:hAnsi="Arial" w:cs="Arial"/>
          <w:color w:val="auto"/>
          <w:sz w:val="20"/>
        </w:rPr>
        <w:t xml:space="preserve">, aula ou resultados</w:t>
      </w:r>
      <w:r>
        <w:rPr>
          <w:rFonts w:ascii="Arial" w:hAnsi="Arial" w:cs="Arial"/>
          <w:color w:val="auto"/>
          <w:sz w:val="20"/>
        </w:rPr>
        <w:t xml:space="preserve"> do cliente</w:t>
      </w:r>
      <w:bookmarkEnd w:id="228"/>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blHeader/>
        </w:trPr>
        <w:tc>
          <w:tcPr>
            <w:shd w:val="clear" w:color="auto" w:fill="E7E6E6"/>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Elemento</w:t>
            </w:r>
            <w:r/>
          </w:p>
        </w:tc>
        <w:tc>
          <w:tcPr>
            <w:shd w:val="clear" w:color="auto" w:fill="E7E6E6"/>
            <w:tcW w:w="64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Descrição</w:t>
            </w: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Problema </w:t>
            </w:r>
            <w:r/>
          </w:p>
        </w:tc>
        <w:tc>
          <w:tcPr>
            <w:shd w:val="clear" w:color="auto" w:fill="FFFFFF"/>
            <w:tcW w:w="6447" w:type="dxa"/>
            <w:textDirection w:val="lrTb"/>
            <w:noWrap w:val="false"/>
          </w:tcPr>
          <w:p>
            <w:pPr>
              <w:spacing w:lineRule="auto" w:line="360"/>
              <w:rPr>
                <w:rFonts w:ascii="Arial" w:hAnsi="Arial" w:cs="Arial" w:eastAsia="Arial"/>
                <w:iCs/>
                <w:sz w:val="20"/>
                <w:szCs w:val="20"/>
              </w:rPr>
            </w:pPr>
            <w:r>
              <w:rPr>
                <w:rFonts w:ascii="Arial" w:hAnsi="Arial" w:cs="Arial" w:eastAsia="Arial"/>
                <w:iCs/>
                <w:sz w:val="20"/>
                <w:szCs w:val="20"/>
              </w:rPr>
              <w:t xml:space="preserve">Cobrança indevida dos clientes</w:t>
            </w: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Causa-raiz</w:t>
            </w: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A empresa não possui um controle rígido acerca do pagamento dos clientes. Então, certas vezes há dúvidas se certo cliente pagou ou não, então faz-se a cobrança dele.  </w:t>
            </w: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Efeitos</w:t>
            </w:r>
            <w:r/>
          </w:p>
        </w:tc>
        <w:tc>
          <w:tcPr>
            <w:shd w:val="clear" w:color="auto" w:fill="FFFFFF"/>
            <w:tcW w:w="6447" w:type="dxa"/>
            <w:textDirection w:val="lrTb"/>
            <w:noWrap w:val="false"/>
          </w:tcPr>
          <w:p>
            <w:pPr>
              <w:keepNext/>
              <w:spacing w:lineRule="auto" w:line="360" w:before="80"/>
              <w:rPr>
                <w:rFonts w:ascii="Arial" w:hAnsi="Arial" w:cs="Arial" w:eastAsia="Arial"/>
                <w:iCs/>
                <w:sz w:val="20"/>
                <w:szCs w:val="20"/>
              </w:rPr>
            </w:pPr>
            <w:r>
              <w:rPr>
                <w:rFonts w:ascii="Arial" w:hAnsi="Arial" w:cs="Arial" w:eastAsia="Arial"/>
                <w:iCs/>
                <w:sz w:val="20"/>
                <w:szCs w:val="20"/>
              </w:rPr>
              <w:t xml:space="preserve">Caso o cliente já tenha feito o pagamento, ele fica insatisfeito com uma cobrança indevida, tendo que explicar e mostrar que já efetuou o pagamento necessário.</w:t>
            </w:r>
            <w:r/>
          </w:p>
        </w:tc>
      </w:tr>
    </w:tbl>
    <w:p>
      <w:pPr>
        <w:pStyle w:val="236"/>
        <w:rPr>
          <w:rFonts w:ascii="Arial" w:hAnsi="Arial" w:cs="Arial"/>
          <w:color w:val="auto"/>
          <w:sz w:val="20"/>
        </w:rPr>
      </w:pPr>
      <w:r/>
      <w:bookmarkStart w:id="229" w:name="_Toc515021192"/>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7</w:t>
      </w:r>
      <w:r>
        <w:rPr>
          <w:rFonts w:ascii="Arial" w:hAnsi="Arial" w:cs="Arial"/>
          <w:color w:val="auto"/>
          <w:sz w:val="20"/>
        </w:rPr>
        <w:fldChar w:fldCharType="end"/>
      </w:r>
      <w:r>
        <w:rPr>
          <w:rFonts w:ascii="Arial" w:hAnsi="Arial" w:cs="Arial"/>
          <w:color w:val="auto"/>
          <w:sz w:val="20"/>
        </w:rPr>
        <w:t xml:space="preserve">-Cobrança indevida dos clientes</w:t>
      </w:r>
      <w:bookmarkEnd w:id="229"/>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pStyle w:val="236"/>
              <w:rPr>
                <w:rFonts w:ascii="Arial" w:hAnsi="Arial" w:cs="Arial"/>
                <w:color w:val="auto"/>
                <w:sz w:val="20"/>
              </w:rPr>
            </w:pPr>
            <w:r>
              <w:rPr>
                <w:rFonts w:ascii="Arial" w:hAnsi="Arial" w:cs="Arial"/>
                <w:color w:val="auto"/>
                <w:sz w:val="20"/>
              </w:rPr>
              <w:t xml:space="preserve">Elemento</w:t>
            </w:r>
            <w:r/>
          </w:p>
        </w:tc>
        <w:tc>
          <w:tcPr>
            <w:shd w:val="clear" w:color="auto" w:fill="E7E6E6"/>
            <w:tcW w:w="6447" w:type="dxa"/>
            <w:textDirection w:val="lrTb"/>
            <w:noWrap w:val="false"/>
          </w:tcPr>
          <w:p>
            <w:pPr>
              <w:pStyle w:val="236"/>
              <w:rPr>
                <w:rFonts w:ascii="Arial" w:hAnsi="Arial" w:cs="Arial"/>
                <w:color w:val="auto"/>
                <w:sz w:val="20"/>
              </w:rPr>
            </w:pPr>
            <w:r>
              <w:rPr>
                <w:rFonts w:ascii="Arial" w:hAnsi="Arial" w:cs="Arial"/>
                <w:color w:val="auto"/>
                <w:sz w:val="20"/>
              </w:rPr>
              <w:t xml:space="preserve">Descrição</w:t>
            </w: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Problema </w:t>
            </w:r>
            <w:r/>
          </w:p>
        </w:tc>
        <w:tc>
          <w:tcPr>
            <w:shd w:val="clear" w:color="auto" w:fill="FFFFFF"/>
            <w:tcW w:w="6447" w:type="dxa"/>
            <w:textDirection w:val="lrTb"/>
            <w:noWrap w:val="false"/>
          </w:tcPr>
          <w:p>
            <w:pPr>
              <w:spacing w:lineRule="auto" w:line="360"/>
              <w:rPr>
                <w:rFonts w:ascii="Arial" w:hAnsi="Arial" w:cs="Arial" w:eastAsia="Arial"/>
                <w:iCs/>
                <w:sz w:val="20"/>
                <w:szCs w:val="20"/>
              </w:rPr>
            </w:pPr>
            <w:r>
              <w:rPr>
                <w:rFonts w:ascii="Arial" w:hAnsi="Arial" w:cs="Arial" w:eastAsia="Arial"/>
                <w:iCs/>
                <w:sz w:val="20"/>
                <w:szCs w:val="20"/>
              </w:rPr>
              <w:t xml:space="preserve">Demora na disponibilização dos resultados dos simulados.</w:t>
            </w: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Causa-raiz</w:t>
            </w: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O cliente necessita ligar até a empresa para receber as respostas dos simulados realizados por ele.</w:t>
            </w: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Efeitos</w:t>
            </w:r>
            <w:r/>
          </w:p>
        </w:tc>
        <w:tc>
          <w:tcPr>
            <w:shd w:val="clear" w:color="auto" w:fill="FFFFFF"/>
            <w:tcW w:w="6447" w:type="dxa"/>
            <w:textDirection w:val="lrTb"/>
            <w:noWrap w:val="false"/>
          </w:tcPr>
          <w:p>
            <w:pPr>
              <w:keepNext/>
              <w:spacing w:lineRule="auto" w:line="360" w:before="80"/>
              <w:rPr>
                <w:rFonts w:ascii="Arial" w:hAnsi="Arial" w:cs="Arial" w:eastAsia="Arial"/>
                <w:iCs/>
                <w:sz w:val="20"/>
                <w:szCs w:val="20"/>
              </w:rPr>
            </w:pPr>
            <w:r>
              <w:rPr>
                <w:rFonts w:ascii="Arial" w:hAnsi="Arial" w:cs="Arial" w:eastAsia="Arial"/>
                <w:iCs/>
                <w:sz w:val="20"/>
                <w:szCs w:val="20"/>
              </w:rPr>
              <w:t xml:space="preserve">O cliente fica insatisfeito, porquanto deseja rapidamente saber quais são os pontos que deve melhorar até o exame teórico.</w:t>
            </w:r>
            <w:r/>
          </w:p>
        </w:tc>
      </w:tr>
    </w:tbl>
    <w:p>
      <w:pPr>
        <w:pStyle w:val="236"/>
        <w:rPr>
          <w:rFonts w:ascii="Arial" w:hAnsi="Arial" w:cs="Arial"/>
          <w:color w:val="auto"/>
          <w:sz w:val="20"/>
        </w:rPr>
      </w:pPr>
      <w:r/>
      <w:bookmarkStart w:id="230" w:name="_Toc515021193"/>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8</w:t>
      </w:r>
      <w:r>
        <w:rPr>
          <w:rFonts w:ascii="Arial" w:hAnsi="Arial" w:cs="Arial"/>
          <w:color w:val="auto"/>
          <w:sz w:val="20"/>
        </w:rPr>
        <w:fldChar w:fldCharType="end"/>
      </w:r>
      <w:r>
        <w:rPr>
          <w:rFonts w:ascii="Arial" w:hAnsi="Arial" w:cs="Arial"/>
          <w:color w:val="auto"/>
          <w:sz w:val="20"/>
        </w:rPr>
        <w:t xml:space="preserve">-Demora na disponibilização dos resultados dos simulados</w:t>
      </w:r>
      <w:bookmarkEnd w:id="230"/>
      <w:r/>
      <w:r/>
    </w:p>
    <w:p>
      <w:r/>
      <w:r/>
    </w:p>
    <w:p>
      <w:r/>
      <w:r/>
    </w:p>
    <w:p>
      <w:pPr>
        <w:pStyle w:val="264"/>
        <w:spacing w:lineRule="auto" w:line="360"/>
        <w:rPr>
          <w:rFonts w:ascii="Arial" w:hAnsi="Arial" w:cs="Arial"/>
        </w:rPr>
        <w:outlineLvl w:val="1"/>
      </w:pPr>
      <w:r/>
      <w:bookmarkStart w:id="231" w:name="_Toc515337372"/>
      <w:r>
        <w:rPr>
          <w:rFonts w:ascii="Arial" w:hAnsi="Arial" w:cs="Arial"/>
        </w:rPr>
        <w:t xml:space="preserve">PROPOSTA DE SOLUÇÃO</w:t>
      </w:r>
      <w:bookmarkEnd w:id="231"/>
      <w:r/>
      <w:r/>
    </w:p>
    <w:p>
      <w:pPr>
        <w:pStyle w:val="267"/>
        <w:spacing w:lineRule="auto" w:line="360"/>
        <w:rPr>
          <w:rFonts w:ascii="Arial" w:hAnsi="Arial" w:cs="Arial"/>
        </w:rPr>
        <w:outlineLvl w:val="2"/>
      </w:pPr>
      <w:r/>
      <w:bookmarkStart w:id="232" w:name="_Toc515337373"/>
      <w:r>
        <w:rPr>
          <w:rFonts w:ascii="Arial" w:hAnsi="Arial" w:cs="Arial"/>
        </w:rPr>
        <w:t xml:space="preserve">Descrição dos processos propostos</w:t>
      </w:r>
      <w:bookmarkEnd w:id="232"/>
      <w:r/>
      <w:r/>
    </w:p>
    <w:p>
      <w:pPr>
        <w:pStyle w:val="267"/>
        <w:numPr>
          <w:ilvl w:val="0"/>
          <w:numId w:val="0"/>
        </w:numPr>
        <w:ind w:firstLine="709"/>
        <w:spacing w:lineRule="auto" w:line="360"/>
        <w:rPr>
          <w:rFonts w:ascii="Arial" w:hAnsi="Arial" w:cs="Arial"/>
          <w:b w:val="false"/>
        </w:rPr>
      </w:pPr>
      <w:r>
        <w:rPr>
          <w:rFonts w:ascii="Arial" w:hAnsi="Arial" w:cs="Arial"/>
          <w:b w:val="false"/>
        </w:rPr>
        <w:t xml:space="preserve">Para a solução, propõe-se um sistema web que auxilie a empresa em sua organização e otimize a comunicação com o cliente, de modo que a troca de informações seja rápida e segura. Portanto, esse sistema deve funcionar na forma de um site, com ferramentas de </w:t>
      </w:r>
      <w:r>
        <w:rPr>
          <w:rFonts w:ascii="Arial" w:hAnsi="Arial" w:cs="Arial"/>
          <w:b w:val="false"/>
          <w:i/>
        </w:rPr>
        <w:t xml:space="preserve">back-end</w:t>
      </w:r>
      <w:r>
        <w:rPr>
          <w:rFonts w:ascii="Arial" w:hAnsi="Arial" w:cs="Arial"/>
          <w:b w:val="false"/>
        </w:rPr>
        <w:t xml:space="preserve"> e banco de dados auxiliares, de forma a ficar ao alcance do maior número de clientes possíveis, proporcionando rapidez na troca de informações.</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No processo </w:t>
      </w:r>
      <w:r>
        <w:rPr>
          <w:rFonts w:ascii="Arial" w:hAnsi="Arial" w:cs="Arial"/>
          <w:b w:val="false"/>
        </w:rPr>
        <w:t xml:space="preserve">para </w:t>
      </w:r>
      <w:r>
        <w:rPr>
          <w:rFonts w:ascii="Arial" w:hAnsi="Arial" w:cs="Arial"/>
          <w:b w:val="false"/>
        </w:rPr>
        <w:t xml:space="preserve">tirar habilitação, o cliente poderá se inscrever diretamente no site, preenchendo seus dados diretamente na web, inserindo imagens caso necessário e escolhendo as datas desejadas para a aulas práticas, teóricas e provas. Nesse momento, ele escolherá entre as categorias oferecidas e enviará a requisição à empresa através da internet. Ao receber a requisição, a empresa alocará o cliente para as aulas práticas e teóricas de acordo com a opção escolhida por ele no momento da requisição. Nesse momento, o cliente deverá realizar o pagamento, o qual poderá ser efetuado em dinheiro, cheque ou online através dos meios a serem disponibilizados no site da empresa, como o </w:t>
      </w:r>
      <w:r>
        <w:rPr>
          <w:rFonts w:ascii="Arial" w:hAnsi="Arial" w:cs="Arial"/>
          <w:b w:val="false"/>
        </w:rPr>
        <w:t xml:space="preserve">PagSeguro</w:t>
      </w:r>
      <w:sdt>
        <w:sdtPr/>
        <w:sdtContent>
          <w:r>
            <w:rPr>
              <w:rFonts w:ascii="Arial" w:hAnsi="Arial" w:cs="Arial"/>
              <w:b w:val="false"/>
            </w:rPr>
            <w:fldChar w:fldCharType="begin"/>
          </w:r>
          <w:r>
            <w:rPr>
              <w:rFonts w:ascii="Arial" w:hAnsi="Arial" w:cs="Arial"/>
              <w:b w:val="false"/>
            </w:rPr>
            <w:instrText xml:space="preserve">CITATION UOL18 \l 1046 </w:instrText>
          </w:r>
          <w:r>
            <w:rPr>
              <w:rFonts w:ascii="Arial" w:hAnsi="Arial" w:cs="Arial"/>
              <w:b w:val="false"/>
            </w:rPr>
            <w:fldChar w:fldCharType="separate"/>
          </w:r>
          <w:r>
            <w:rPr>
              <w:rFonts w:ascii="Arial" w:hAnsi="Arial" w:cs="Arial"/>
              <w:b w:val="false"/>
            </w:rPr>
            <w:t xml:space="preserve"> </w:t>
          </w:r>
          <w:r>
            <w:rPr>
              <w:rFonts w:ascii="Arial" w:hAnsi="Arial" w:cs="Arial"/>
            </w:rPr>
            <w:t xml:space="preserve">(UOL, 1996)</w:t>
          </w:r>
          <w:r>
            <w:rPr>
              <w:rFonts w:ascii="Arial" w:hAnsi="Arial" w:cs="Arial"/>
              <w:b w:val="false"/>
            </w:rPr>
            <w:fldChar w:fldCharType="end"/>
          </w:r>
        </w:sdtContent>
      </w:sdt>
      <w:r>
        <w:rPr>
          <w:rFonts w:ascii="Arial" w:hAnsi="Arial" w:cs="Arial"/>
          <w:b w:val="false"/>
        </w:rPr>
        <w:t xml:space="preserve">. </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No próximo passo, o cliente recebe uma notificação por e</w:t>
      </w:r>
      <w:r>
        <w:rPr>
          <w:rFonts w:ascii="Arial" w:hAnsi="Arial" w:cs="Arial"/>
          <w:b w:val="false"/>
        </w:rPr>
        <w:t xml:space="preserve">-</w:t>
      </w:r>
      <w:r>
        <w:rPr>
          <w:rFonts w:ascii="Arial" w:hAnsi="Arial" w:cs="Arial"/>
          <w:b w:val="false"/>
        </w:rPr>
        <w:t xml:space="preserve">mail acerca do local, dos dias e os horários das aulas práticas e teóricas. </w:t>
      </w:r>
      <w:r>
        <w:rPr>
          <w:rFonts w:ascii="Arial" w:hAnsi="Arial" w:cs="Arial"/>
          <w:b w:val="false"/>
        </w:rPr>
        <w:t xml:space="preserve">Posteriormente</w:t>
      </w:r>
      <w:r>
        <w:rPr>
          <w:rFonts w:ascii="Arial" w:hAnsi="Arial" w:cs="Arial"/>
          <w:b w:val="false"/>
        </w:rPr>
        <w:t xml:space="preserve">, ele realizará as aulas nas datas e horários especificados, devendo ser remarcados em caso de falta do aluno. Com a realização das aulas, a empresa marcará na Marinha a prova do cliente de acordo com as opções escolhidas pelo cliente, enviando uma notificação para o aluno através do e</w:t>
      </w:r>
      <w:r>
        <w:rPr>
          <w:rFonts w:ascii="Arial" w:hAnsi="Arial" w:cs="Arial"/>
          <w:b w:val="false"/>
        </w:rPr>
        <w:t xml:space="preserve">-</w:t>
      </w:r>
      <w:r>
        <w:rPr>
          <w:rFonts w:ascii="Arial" w:hAnsi="Arial" w:cs="Arial"/>
          <w:b w:val="false"/>
        </w:rPr>
        <w:t xml:space="preserve">mail comunicando a confirmação da prova para ele. O cliente realizará a prova na data marcada, devendo ser remarcada uma nova prova em caso de falta no exame teórico, e a empresa divulgará os resultados dos exames no site, notificando o cliente quando sua habilitação estiver pronta, a fim de que ele possa buscá-la na empresa. Deve-se ressaltar que caso queria, o cliente poderá realizar simulados para a prova teórica gratuitamente no site, recebendo os resultados em tempo real.</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Para a venda de </w:t>
      </w:r>
      <w:r>
        <w:rPr>
          <w:rFonts w:ascii="Arial" w:hAnsi="Arial" w:cs="Arial"/>
          <w:b w:val="false"/>
        </w:rPr>
        <w:t xml:space="preserve">apostilas</w:t>
      </w:r>
      <w:r>
        <w:rPr>
          <w:rFonts w:ascii="Arial" w:hAnsi="Arial" w:cs="Arial"/>
          <w:b w:val="false"/>
        </w:rPr>
        <w:t xml:space="preserve">, a empresa disponibilizará uma página no site contendo </w:t>
      </w:r>
      <w:r>
        <w:rPr>
          <w:rFonts w:ascii="Arial" w:hAnsi="Arial" w:cs="Arial"/>
          <w:b w:val="false"/>
        </w:rPr>
        <w:t xml:space="preserve">as apostilas</w:t>
      </w:r>
      <w:r>
        <w:rPr>
          <w:rFonts w:ascii="Arial" w:hAnsi="Arial" w:cs="Arial"/>
          <w:b w:val="false"/>
        </w:rPr>
        <w:t xml:space="preserve"> vendid</w:t>
      </w:r>
      <w:r>
        <w:rPr>
          <w:rFonts w:ascii="Arial" w:hAnsi="Arial" w:cs="Arial"/>
          <w:b w:val="false"/>
        </w:rPr>
        <w:t xml:space="preserve">a</w:t>
      </w:r>
      <w:r>
        <w:rPr>
          <w:rFonts w:ascii="Arial" w:hAnsi="Arial" w:cs="Arial"/>
          <w:b w:val="false"/>
        </w:rPr>
        <w:t xml:space="preserve">s pela empresa. Nessa página, o cliente poderá escolher os produtos que deseja comprar e a quantidade, inserindo dados de contato </w:t>
      </w:r>
      <w:r>
        <w:rPr>
          <w:rFonts w:ascii="Arial" w:hAnsi="Arial" w:cs="Arial"/>
          <w:b w:val="false"/>
        </w:rPr>
        <w:t xml:space="preserve">e endereço, realizando o pagamento posteriormente a partir de uma das formas disponíveis no site da empresa. Com a confirmação do pagamento, a empresa notificará o cliente acerca do envio do produto e enviará o produto para o endereço do cliente.</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Para obter um serviço de regularização de embarcação, em uma aba específica do site da empresa, o cliente preencherá os formulários necessários, enviando posteriormente a requisição diretamente à empresa através da internet. Após isso, ele realizará o pagamento em dinheiro, cheque ou através do site da empresa, que conterá integração com ferramentas de pagamento online. Com a confirmação do pagamento desse pedido, a empresa vai até a Marinha e apresenta os formulários, realizando um pedido de regularização para o documento especificado pelo cliente. Caso o pedido realizado pelo cliente necessite de uma cópia original de alguma documentação, a empresa o notificará através do e</w:t>
      </w:r>
      <w:r>
        <w:rPr>
          <w:rFonts w:ascii="Arial" w:hAnsi="Arial" w:cs="Arial"/>
          <w:b w:val="false"/>
        </w:rPr>
        <w:t xml:space="preserve">-</w:t>
      </w:r>
      <w:r>
        <w:rPr>
          <w:rFonts w:ascii="Arial" w:hAnsi="Arial" w:cs="Arial"/>
          <w:b w:val="false"/>
        </w:rPr>
        <w:t xml:space="preserve">mail e ele deverá se deslocar até a empresa para entreg</w:t>
      </w:r>
      <w:r>
        <w:rPr>
          <w:rFonts w:ascii="Arial" w:hAnsi="Arial" w:cs="Arial"/>
          <w:b w:val="false"/>
        </w:rPr>
        <w:t xml:space="preserve">á</w:t>
      </w:r>
      <w:r>
        <w:rPr>
          <w:rFonts w:ascii="Arial" w:hAnsi="Arial" w:cs="Arial"/>
          <w:b w:val="false"/>
        </w:rPr>
        <w:t xml:space="preserve">-los, a fim de que a empresa possa levá-los até a Marinha para dar continuidade ao processo. Após entregar a documentação total, caso necessite, a empresa se encarregará de ir na Marinha pegar os documentos resultantes do processo de regularização notificando quando isso ocorrer, para que ele possa buscá-los. Por fim, o cliente poderá ir até a empresa, para ter em mãos os documentos regularizados pela Marinha do Brasil.</w:t>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numPr>
          <w:ilvl w:val="0"/>
          <w:numId w:val="0"/>
        </w:numPr>
        <w:ind w:firstLine="709"/>
        <w:spacing w:lineRule="auto" w:line="360"/>
        <w:rPr>
          <w:rFonts w:ascii="Arial" w:hAnsi="Arial" w:cs="Arial"/>
          <w:b w:val="false"/>
        </w:rPr>
        <w:sectPr>
          <w:headerReference w:type="default" r:id="rId12"/>
          <w:footnotePr/>
          <w:type w:val="nextPage"/>
          <w:pgSz w:w="11906" w:h="16838"/>
          <w:pgMar w:top="1701" w:right="1134" w:bottom="1134" w:left="1701" w:gutter="0" w:header="709" w:footer="709"/>
          <w:pgNumType w:start="21"/>
          <w:cols w:num="1" w:sep="0" w:space="708" w:equalWidth="1"/>
          <w:docGrid w:linePitch="360"/>
        </w:sectPr>
      </w:pPr>
      <w:r>
        <w:rPr>
          <w:rFonts w:ascii="Arial" w:hAnsi="Arial" w:cs="Arial"/>
          <w:b w:val="false"/>
        </w:rPr>
      </w:r>
      <w:r/>
    </w:p>
    <w:p>
      <w:pPr>
        <w:pStyle w:val="267"/>
        <w:keepNext/>
        <w:spacing w:lineRule="auto" w:line="360"/>
        <w:tabs>
          <w:tab w:val="left" w:pos="5820" w:leader="none"/>
        </w:tabs>
        <w:outlineLvl w:val="2"/>
      </w:pPr>
      <w:r/>
      <w:bookmarkStart w:id="233" w:name="_Toc515337374"/>
      <w:r>
        <w:rPr>
          <w:rFonts w:ascii="Arial" w:hAnsi="Arial" w:cs="Arial"/>
        </w:rPr>
        <w:t xml:space="preserve">Mapeamento dos processos propostos</w:t>
      </w:r>
      <w:bookmarkEnd w:id="233"/>
      <w:r>
        <w:rPr>
          <w:rFonts w:ascii="Arial" w:hAnsi="Arial" w:cs="Arial"/>
        </w:rPr>
        <w:t xml:space="preserve"> </w:t>
      </w:r>
      <w:r/>
    </w:p>
    <w:p>
      <w:pPr>
        <w:pStyle w:val="267"/>
        <w:numPr>
          <w:ilvl w:val="0"/>
          <w:numId w:val="0"/>
        </w:numPr>
        <w:keepNext/>
        <w:spacing w:lineRule="auto" w:line="360"/>
      </w:pPr>
      <w:r>
        <w:rPr>
          <w:rFonts w:ascii="Arial" w:hAnsi="Arial" w:cs="Arial"/>
          <w:lang w:eastAsia="pt-BR"/>
        </w:rPr>
        <w:drawing>
          <wp:inline xmlns:wp="http://schemas.openxmlformats.org/drawingml/2006/wordprocessingDrawing" distT="0" distB="0" distL="0" distR="0">
            <wp:extent cx="7986925" cy="4503736"/>
            <wp:effectExtent l="7937" t="0" r="3492" b="3492"/>
            <wp:docPr id="9" name="Imagem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rocesso-venda.png" hidden="0"/>
                    <pic:cNvPicPr>
                      <a:picLocks noChangeAspect="1"/>
                    </pic:cNvPicPr>
                  </pic:nvPicPr>
                  <pic:blipFill>
                    <a:blip r:embed="rId73"/>
                    <a:stretch/>
                  </pic:blipFill>
                  <pic:spPr bwMode="auto">
                    <a:xfrm rot="16199999">
                      <a:off x="0" y="0"/>
                      <a:ext cx="8021971" cy="4523498"/>
                    </a:xfrm>
                    <a:prstGeom prst="rect">
                      <a:avLst/>
                    </a:prstGeom>
                  </pic:spPr>
                </pic:pic>
              </a:graphicData>
            </a:graphic>
          </wp:inline>
        </w:drawing>
      </w:r>
      <w:r/>
    </w:p>
    <w:p>
      <w:pPr>
        <w:pStyle w:val="236"/>
        <w:jc w:val="left"/>
        <w:rPr>
          <w:rFonts w:ascii="Arial" w:hAnsi="Arial" w:cs="Arial"/>
          <w:color w:val="auto"/>
          <w:sz w:val="20"/>
        </w:rPr>
        <w:sectPr>
          <w:headerReference w:type="default" r:id="rId13"/>
          <w:footnotePr/>
          <w:type w:val="nextPage"/>
          <w:pgSz w:w="11906" w:h="16838"/>
          <w:pgMar w:top="1701" w:right="1134" w:bottom="1134" w:left="1701" w:gutter="0" w:header="709" w:footer="709"/>
          <w:pgNumType w:start="25"/>
          <w:cols w:num="1" w:sep="0" w:space="708" w:equalWidth="1"/>
          <w:docGrid w:linePitch="360"/>
        </w:sectPr>
      </w:pPr>
      <w:r/>
      <w:bookmarkStart w:id="234" w:name="_Toc515341991"/>
      <w:r>
        <w:rPr>
          <w:rFonts w:ascii="Arial" w:hAnsi="Arial" w:cs="Arial"/>
          <w:color w:val="auto"/>
          <w:sz w:val="20"/>
        </w:rPr>
        <w:t xml:space="preserve">Figura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7</w:t>
      </w:r>
      <w:r>
        <w:rPr>
          <w:rFonts w:ascii="Arial" w:hAnsi="Arial" w:cs="Arial"/>
          <w:color w:val="auto"/>
          <w:sz w:val="20"/>
        </w:rPr>
        <w:fldChar w:fldCharType="end"/>
      </w:r>
      <w:r>
        <w:rPr>
          <w:rFonts w:ascii="Arial" w:hAnsi="Arial" w:cs="Arial"/>
          <w:color w:val="auto"/>
          <w:sz w:val="20"/>
        </w:rPr>
        <w:t xml:space="preserve">-Processo de venda de apostila</w:t>
      </w:r>
      <w:bookmarkEnd w:id="234"/>
      <w:r/>
      <w:r/>
    </w:p>
    <w:p>
      <w:pPr>
        <w:keepNext/>
        <w:tabs>
          <w:tab w:val="left" w:pos="5820" w:leader="none"/>
        </w:tabs>
      </w:pPr>
      <w:r>
        <w:rPr>
          <w:rFonts w:ascii="Arial" w:hAnsi="Arial" w:cs="Arial"/>
          <w:lang w:eastAsia="pt-BR"/>
        </w:rPr>
        <w:drawing>
          <wp:inline xmlns:wp="http://schemas.openxmlformats.org/drawingml/2006/wordprocessingDrawing" distT="0" distB="0" distL="0" distR="0">
            <wp:extent cx="9052560" cy="5407024"/>
            <wp:effectExtent l="0" t="0" r="0" b="3174"/>
            <wp:docPr id="10" name="Imagem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rocesso-regularizar-embarcacao.png" hidden="0"/>
                    <pic:cNvPicPr>
                      <a:picLocks noChangeAspect="1"/>
                    </pic:cNvPicPr>
                  </pic:nvPicPr>
                  <pic:blipFill>
                    <a:blip r:embed="rId74"/>
                    <a:stretch/>
                  </pic:blipFill>
                  <pic:spPr bwMode="auto">
                    <a:xfrm>
                      <a:off x="0" y="0"/>
                      <a:ext cx="9070387" cy="5417673"/>
                    </a:xfrm>
                    <a:prstGeom prst="rect">
                      <a:avLst/>
                    </a:prstGeom>
                  </pic:spPr>
                </pic:pic>
              </a:graphicData>
            </a:graphic>
          </wp:inline>
        </w:drawing>
      </w:r>
      <w:r/>
    </w:p>
    <w:p>
      <w:pPr>
        <w:pStyle w:val="236"/>
        <w:rPr>
          <w:rFonts w:ascii="Arial" w:hAnsi="Arial" w:cs="Arial"/>
          <w:color w:val="auto"/>
          <w:sz w:val="20"/>
        </w:rPr>
      </w:pPr>
      <w:r/>
      <w:bookmarkStart w:id="235" w:name="_Toc515341992"/>
      <w:r>
        <w:rPr>
          <w:rFonts w:ascii="Arial" w:hAnsi="Arial" w:cs="Arial"/>
          <w:color w:val="auto"/>
          <w:sz w:val="20"/>
        </w:rPr>
        <w:t xml:space="preserve">Figura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8</w:t>
      </w:r>
      <w:r>
        <w:rPr>
          <w:rFonts w:ascii="Arial" w:hAnsi="Arial" w:cs="Arial"/>
          <w:color w:val="auto"/>
          <w:sz w:val="20"/>
        </w:rPr>
        <w:fldChar w:fldCharType="end"/>
      </w:r>
      <w:r>
        <w:rPr>
          <w:rFonts w:ascii="Arial" w:hAnsi="Arial" w:cs="Arial"/>
          <w:color w:val="auto"/>
          <w:sz w:val="20"/>
        </w:rPr>
        <w:t xml:space="preserve">-Processo proposto de regularização de embarcação</w:t>
      </w:r>
      <w:bookmarkEnd w:id="235"/>
      <w:r/>
      <w:r/>
    </w:p>
    <w:p>
      <w:pPr>
        <w:pStyle w:val="236"/>
      </w:pPr>
      <w:r>
        <w:rPr>
          <w:rFonts w:ascii="Arial" w:hAnsi="Arial" w:cs="Arial"/>
          <w:lang w:eastAsia="pt-BR"/>
        </w:rPr>
        <w:drawing>
          <wp:inline xmlns:wp="http://schemas.openxmlformats.org/drawingml/2006/wordprocessingDrawing" distT="0" distB="0" distL="0" distR="0">
            <wp:extent cx="8823960" cy="5473064"/>
            <wp:effectExtent l="0" t="0" r="0" b="0"/>
            <wp:docPr id="11" name="Imagem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rocesso-tirar-habilitacao.png" hidden="0"/>
                    <pic:cNvPicPr>
                      <a:picLocks noChangeAspect="1"/>
                    </pic:cNvPicPr>
                  </pic:nvPicPr>
                  <pic:blipFill>
                    <a:blip r:embed="rId75"/>
                    <a:stretch/>
                  </pic:blipFill>
                  <pic:spPr bwMode="auto">
                    <a:xfrm>
                      <a:off x="0" y="0"/>
                      <a:ext cx="8824508" cy="5473405"/>
                    </a:xfrm>
                    <a:prstGeom prst="rect">
                      <a:avLst/>
                    </a:prstGeom>
                  </pic:spPr>
                </pic:pic>
              </a:graphicData>
            </a:graphic>
          </wp:inline>
        </w:drawing>
      </w:r>
      <w:r/>
    </w:p>
    <w:p>
      <w:pPr>
        <w:pStyle w:val="236"/>
        <w:rPr>
          <w:rFonts w:ascii="Arial" w:hAnsi="Arial" w:cs="Arial"/>
          <w:color w:val="auto"/>
          <w:sz w:val="20"/>
        </w:rPr>
      </w:pPr>
      <w:r/>
      <w:bookmarkStart w:id="236" w:name="_Toc515341993"/>
      <w:r>
        <w:rPr>
          <w:rFonts w:ascii="Arial" w:hAnsi="Arial" w:cs="Arial"/>
          <w:color w:val="auto"/>
          <w:sz w:val="20"/>
        </w:rPr>
        <w:t xml:space="preserve">Figura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9</w:t>
      </w:r>
      <w:r>
        <w:rPr>
          <w:rFonts w:ascii="Arial" w:hAnsi="Arial" w:cs="Arial"/>
          <w:color w:val="auto"/>
          <w:sz w:val="20"/>
        </w:rPr>
        <w:fldChar w:fldCharType="end"/>
      </w:r>
      <w:r>
        <w:rPr>
          <w:rFonts w:ascii="Arial" w:hAnsi="Arial" w:cs="Arial"/>
          <w:color w:val="auto"/>
          <w:sz w:val="20"/>
        </w:rPr>
        <w:t xml:space="preserve">-Processo proposto de tirar habilitação</w:t>
      </w:r>
      <w:bookmarkEnd w:id="236"/>
      <w:r/>
      <w:r/>
    </w:p>
    <w:p>
      <w:pPr>
        <w:pStyle w:val="236"/>
      </w:pPr>
      <w:r>
        <w:drawing>
          <wp:inline xmlns:wp="http://schemas.openxmlformats.org/drawingml/2006/wordprocessingDrawing" distT="0" distB="0" distL="0" distR="0">
            <wp:extent cx="8412480" cy="5356798"/>
            <wp:effectExtent l="0" t="0" r="7619" b="0"/>
            <wp:docPr id="12" name="Imagem 2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rocesso-renovacao-habilitacao.png" hidden="0"/>
                    <pic:cNvPicPr>
                      <a:picLocks noChangeAspect="1"/>
                    </pic:cNvPicPr>
                  </pic:nvPicPr>
                  <pic:blipFill>
                    <a:blip r:embed="rId76"/>
                    <a:stretch/>
                  </pic:blipFill>
                  <pic:spPr bwMode="auto">
                    <a:xfrm>
                      <a:off x="0" y="0"/>
                      <a:ext cx="8441867" cy="5375512"/>
                    </a:xfrm>
                    <a:prstGeom prst="rect">
                      <a:avLst/>
                    </a:prstGeom>
                  </pic:spPr>
                </pic:pic>
              </a:graphicData>
            </a:graphic>
          </wp:inline>
        </w:drawing>
      </w:r>
      <w:r/>
    </w:p>
    <w:p>
      <w:pPr>
        <w:pStyle w:val="236"/>
        <w:rPr>
          <w:rFonts w:ascii="Arial" w:hAnsi="Arial" w:cs="Arial"/>
          <w:color w:val="auto"/>
          <w:sz w:val="20"/>
        </w:rPr>
      </w:pPr>
      <w:r/>
      <w:bookmarkStart w:id="237" w:name="_Toc515341994"/>
      <w:r>
        <w:rPr>
          <w:rFonts w:ascii="Arial" w:hAnsi="Arial" w:cs="Arial"/>
          <w:color w:val="auto"/>
          <w:sz w:val="20"/>
        </w:rPr>
        <w:t xml:space="preserve">Figura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10</w:t>
      </w:r>
      <w:r>
        <w:rPr>
          <w:rFonts w:ascii="Arial" w:hAnsi="Arial" w:cs="Arial"/>
          <w:color w:val="auto"/>
          <w:sz w:val="20"/>
        </w:rPr>
        <w:fldChar w:fldCharType="end"/>
      </w:r>
      <w:r>
        <w:rPr>
          <w:rFonts w:ascii="Arial" w:hAnsi="Arial" w:cs="Arial"/>
          <w:color w:val="auto"/>
          <w:sz w:val="20"/>
        </w:rPr>
        <w:t xml:space="preserve">-Processo de Renovação de Habilitação</w:t>
      </w:r>
      <w:bookmarkEnd w:id="237"/>
      <w:r/>
      <w:r/>
    </w:p>
    <w:p>
      <w:pPr>
        <w:pStyle w:val="236"/>
      </w:pPr>
      <w:r>
        <w:drawing>
          <wp:inline xmlns:wp="http://schemas.openxmlformats.org/drawingml/2006/wordprocessingDrawing" distT="0" distB="0" distL="0" distR="0">
            <wp:extent cx="8450579" cy="5008244"/>
            <wp:effectExtent l="0" t="0" r="7619" b="1904"/>
            <wp:docPr id="13" name="Imagem 2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novoprocessorealizaraulas.png" hidden="0"/>
                    <pic:cNvPicPr>
                      <a:picLocks noChangeAspect="1"/>
                    </pic:cNvPicPr>
                  </pic:nvPicPr>
                  <pic:blipFill>
                    <a:blip r:embed="rId77"/>
                    <a:stretch/>
                  </pic:blipFill>
                  <pic:spPr bwMode="auto">
                    <a:xfrm>
                      <a:off x="0" y="0"/>
                      <a:ext cx="8450580" cy="5008245"/>
                    </a:xfrm>
                    <a:prstGeom prst="rect">
                      <a:avLst/>
                    </a:prstGeom>
                  </pic:spPr>
                </pic:pic>
              </a:graphicData>
            </a:graphic>
          </wp:inline>
        </w:drawing>
      </w:r>
      <w:r/>
    </w:p>
    <w:p>
      <w:pPr>
        <w:pStyle w:val="236"/>
        <w:rPr>
          <w:rFonts w:ascii="Arial" w:hAnsi="Arial" w:cs="Arial"/>
          <w:color w:val="auto"/>
          <w:sz w:val="20"/>
        </w:rPr>
      </w:pPr>
      <w:r/>
      <w:bookmarkStart w:id="238" w:name="_Toc515341995"/>
      <w:r>
        <w:rPr>
          <w:rFonts w:ascii="Arial" w:hAnsi="Arial" w:cs="Arial"/>
          <w:color w:val="auto"/>
          <w:sz w:val="20"/>
        </w:rPr>
        <w:t xml:space="preserve">Figura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11</w:t>
      </w:r>
      <w:r>
        <w:rPr>
          <w:rFonts w:ascii="Arial" w:hAnsi="Arial" w:cs="Arial"/>
          <w:color w:val="auto"/>
          <w:sz w:val="20"/>
        </w:rPr>
        <w:fldChar w:fldCharType="end"/>
      </w:r>
      <w:r>
        <w:rPr>
          <w:rFonts w:ascii="Arial" w:hAnsi="Arial" w:cs="Arial"/>
          <w:color w:val="auto"/>
          <w:sz w:val="20"/>
        </w:rPr>
        <w:t xml:space="preserve">-Subprocesso proposto de realizar aulas</w:t>
      </w:r>
      <w:bookmarkEnd w:id="238"/>
      <w:r/>
      <w:r/>
    </w:p>
    <w:p>
      <w:r/>
      <w:r/>
    </w:p>
    <w:p>
      <w:pPr>
        <w:sectPr>
          <w:headerReference w:type="default" r:id="rId14"/>
          <w:footnotePr/>
          <w:type w:val="nextPage"/>
          <w:pgSz w:w="16838" w:h="11906" w:orient="landscape"/>
          <w:pgMar w:top="1701" w:right="1701" w:bottom="1134" w:left="1134" w:gutter="0" w:header="709" w:footer="709"/>
          <w:pgNumType w:start="26"/>
          <w:cols w:num="1" w:sep="0" w:space="708" w:equalWidth="1"/>
          <w:docGrid w:linePitch="360"/>
        </w:sectPr>
      </w:pPr>
      <w:r/>
      <w:r/>
    </w:p>
    <w:p>
      <w:pPr>
        <w:pStyle w:val="267"/>
        <w:spacing w:lineRule="auto" w:line="360"/>
        <w:rPr>
          <w:rFonts w:ascii="Arial" w:hAnsi="Arial" w:cs="Arial"/>
        </w:rPr>
        <w:outlineLvl w:val="2"/>
      </w:pPr>
      <w:r/>
      <w:bookmarkStart w:id="239" w:name="_Toc515337375"/>
      <w:r>
        <w:rPr>
          <w:rFonts w:ascii="Arial" w:hAnsi="Arial" w:cs="Arial"/>
        </w:rPr>
        <w:t xml:space="preserve">Objetivo Geral</w:t>
      </w:r>
      <w:bookmarkEnd w:id="239"/>
      <w:r/>
      <w:r/>
    </w:p>
    <w:p>
      <w:pPr>
        <w:pStyle w:val="267"/>
        <w:numPr>
          <w:ilvl w:val="0"/>
          <w:numId w:val="0"/>
        </w:numPr>
        <w:ind w:firstLine="709"/>
        <w:spacing w:lineRule="auto" w:line="360"/>
        <w:rPr>
          <w:rFonts w:ascii="Arial" w:hAnsi="Arial" w:cs="Arial"/>
          <w:b w:val="false"/>
        </w:rPr>
      </w:pPr>
      <w:r>
        <w:rPr>
          <w:rFonts w:ascii="Arial" w:hAnsi="Arial" w:cs="Arial"/>
          <w:b w:val="false"/>
        </w:rPr>
        <w:t xml:space="preserve">O objetivo geral da solução </w:t>
      </w:r>
      <w:r>
        <w:rPr>
          <w:rFonts w:ascii="Arial" w:hAnsi="Arial" w:cs="Arial"/>
          <w:b w:val="false"/>
        </w:rPr>
        <w:t xml:space="preserve">proposta </w:t>
      </w:r>
      <w:r>
        <w:rPr>
          <w:rFonts w:ascii="Arial" w:hAnsi="Arial" w:cs="Arial"/>
          <w:b w:val="false"/>
        </w:rPr>
        <w:t xml:space="preserve">é proporcionar uma maior eficiência na comunicação e transferência de informações entre o cliente e a empresa, </w:t>
      </w:r>
      <w:r>
        <w:rPr>
          <w:rFonts w:ascii="Arial" w:hAnsi="Arial" w:cs="Arial"/>
          <w:b w:val="false"/>
        </w:rPr>
        <w:t xml:space="preserve">para </w:t>
      </w:r>
      <w:r>
        <w:rPr>
          <w:rFonts w:ascii="Arial" w:hAnsi="Arial" w:cs="Arial"/>
          <w:b w:val="false"/>
        </w:rPr>
        <w:t xml:space="preserve">maior conforto para o cliente, que não necessitará mais se deslocar diversas vezes até o estabelecimento da empresa, e praticidade para a empresa, com a redução de erros e economia de tempo ao receber a documentação necessária do cliente.</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Além disso, com o fato de estar na web, o sistema estará ao alcance dos mais variados clientes, que poderão saber acerca da existência da empresa, podendo a qualquer momento iniciar o processo de requisição para obter algum dos serviços oferecidos pela empresa.</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Para facilitar o processo de comunicação, deverão ser disponibilizados na web os meios suficientes para que o cliente da empresa possa enviar seus dados da forma correta. Assim, o cliente poderá, no lugar onde estiver, requisitar os serviços da empresa, a qual poderá imediatamente, em posse desses dados, iniciar as ações necessárias para prestar os serviços rapidamente aos requisitantes.</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Também </w:t>
      </w:r>
      <w:r>
        <w:rPr>
          <w:rFonts w:ascii="Arial" w:hAnsi="Arial" w:cs="Arial"/>
          <w:b w:val="false"/>
        </w:rPr>
        <w:t xml:space="preserve">disponibilizará </w:t>
      </w:r>
      <w:r>
        <w:rPr>
          <w:rFonts w:ascii="Arial" w:hAnsi="Arial" w:cs="Arial"/>
          <w:b w:val="false"/>
        </w:rPr>
        <w:t xml:space="preserve">um sistema de notificação automática, que avisará os clientes sobre as datas das aulas, provas e os resultados dos exames. De modo que ele fique atento acerca do andamento do processo e que não haja ruídos na comunicação, o que ocorre muito quando se utiliza o telefone. Isso reduzirá o tempo que a empresa leva para comunicar cada cliente, em relação ao processo atual, em que a empresa liga para cada pessoa para informá-la.</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Utilizará sistemas de bancos de dados e ferramentas de gerenciamento para proporcionar melhor controle dos clientes e informações relacionadas a eles, como o pagamento, as datas das aulas e provas</w:t>
      </w:r>
      <w:r>
        <w:rPr>
          <w:rFonts w:ascii="Arial" w:hAnsi="Arial" w:cs="Arial"/>
          <w:b w:val="false"/>
        </w:rPr>
        <w:t xml:space="preserve">. Ademais, o sistema gerará um relatório mostrando qual serviço traz mais lucro à empresa, indicando também quais localizações a empresa deveria investir mais em propaganda, de acordo com os dados de onde vêm os clientes. </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Por fim, </w:t>
      </w:r>
      <w:r>
        <w:rPr>
          <w:rFonts w:ascii="Arial" w:hAnsi="Arial" w:cs="Arial"/>
          <w:b w:val="false"/>
        </w:rPr>
        <w:t xml:space="preserve">o </w:t>
      </w:r>
      <w:r>
        <w:rPr>
          <w:rFonts w:ascii="Arial" w:hAnsi="Arial" w:cs="Arial"/>
          <w:b w:val="false"/>
        </w:rPr>
        <w:t xml:space="preserve">sistema </w:t>
      </w:r>
      <w:r>
        <w:rPr>
          <w:rFonts w:ascii="Arial" w:hAnsi="Arial" w:cs="Arial"/>
          <w:b w:val="false"/>
        </w:rPr>
        <w:t xml:space="preserve">proposto auxiliará </w:t>
      </w:r>
      <w:r>
        <w:rPr>
          <w:rFonts w:ascii="Arial" w:hAnsi="Arial" w:cs="Arial"/>
          <w:b w:val="false"/>
        </w:rPr>
        <w:t xml:space="preserve">a empresa a proporcionar um melhor resultado </w:t>
      </w:r>
      <w:r>
        <w:rPr>
          <w:rFonts w:ascii="Arial" w:hAnsi="Arial" w:cs="Arial"/>
          <w:b w:val="false"/>
        </w:rPr>
        <w:t xml:space="preserve">para os </w:t>
      </w:r>
      <w:r>
        <w:rPr>
          <w:rFonts w:ascii="Arial" w:hAnsi="Arial" w:cs="Arial"/>
          <w:b w:val="false"/>
        </w:rPr>
        <w:t xml:space="preserve">seus alunos</w:t>
      </w:r>
      <w:r>
        <w:rPr>
          <w:rFonts w:ascii="Arial" w:hAnsi="Arial" w:cs="Arial"/>
          <w:b w:val="false"/>
        </w:rPr>
        <w:t xml:space="preserve">. Para isso</w:t>
      </w:r>
      <w:r>
        <w:rPr>
          <w:rFonts w:ascii="Arial" w:hAnsi="Arial" w:cs="Arial"/>
          <w:b w:val="false"/>
        </w:rPr>
        <w:t xml:space="preserve">,</w:t>
      </w:r>
      <w:r>
        <w:rPr>
          <w:rFonts w:ascii="Arial" w:hAnsi="Arial" w:cs="Arial"/>
          <w:b w:val="false"/>
        </w:rPr>
        <w:t xml:space="preserve"> o</w:t>
      </w:r>
      <w:r>
        <w:rPr>
          <w:rFonts w:ascii="Arial" w:hAnsi="Arial" w:cs="Arial"/>
          <w:b w:val="false"/>
        </w:rPr>
        <w:t xml:space="preserve"> sistema </w:t>
      </w:r>
      <w:r>
        <w:rPr>
          <w:rFonts w:ascii="Arial" w:hAnsi="Arial" w:cs="Arial"/>
          <w:b w:val="false"/>
        </w:rPr>
        <w:t xml:space="preserve">disponibilizará recursos </w:t>
      </w:r>
      <w:r>
        <w:rPr>
          <w:rFonts w:ascii="Arial" w:hAnsi="Arial" w:cs="Arial"/>
          <w:b w:val="false"/>
        </w:rPr>
        <w:t xml:space="preserve">para que o aluno consiga realizar simulados, com respostas sendo disponibilizadas ao final do processo. Isso possibilitará tanto que o </w:t>
      </w:r>
      <w:r>
        <w:rPr>
          <w:rFonts w:ascii="Arial" w:hAnsi="Arial" w:cs="Arial"/>
          <w:b w:val="false"/>
        </w:rPr>
        <w:t xml:space="preserve">cliente </w:t>
      </w:r>
      <w:r>
        <w:rPr>
          <w:rFonts w:ascii="Arial" w:hAnsi="Arial" w:cs="Arial"/>
          <w:b w:val="false"/>
        </w:rPr>
        <w:t xml:space="preserve">analise seus pontos fortes e fracos antes do exame teórico da Marinha,</w:t>
      </w:r>
      <w:r>
        <w:rPr>
          <w:rFonts w:ascii="Arial" w:hAnsi="Arial" w:cs="Arial"/>
          <w:b w:val="false"/>
        </w:rPr>
        <w:t xml:space="preserve"> </w:t>
      </w:r>
      <w:r>
        <w:rPr>
          <w:rFonts w:ascii="Arial" w:hAnsi="Arial" w:cs="Arial"/>
          <w:b w:val="false"/>
        </w:rPr>
        <w:t xml:space="preserve">quanto permitirá que a empresa possa analisar os conteúdos que os seus clientes possuem maiores dificuldades, realizando </w:t>
      </w:r>
      <w:r>
        <w:rPr>
          <w:rFonts w:ascii="Arial" w:hAnsi="Arial" w:cs="Arial"/>
          <w:b w:val="false"/>
        </w:rPr>
        <w:t xml:space="preserve">modificações na apostila e nas aulas teóricas, de forma a proporcionar crescimento no número de aprovações.</w:t>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rPr>
          <w:rFonts w:ascii="Arial" w:hAnsi="Arial" w:cs="Arial"/>
        </w:rPr>
        <w:outlineLvl w:val="2"/>
      </w:pPr>
      <w:r/>
      <w:bookmarkStart w:id="240" w:name="_Toc515337376"/>
      <w:r>
        <w:rPr>
          <w:rFonts w:ascii="Arial" w:hAnsi="Arial" w:cs="Arial"/>
        </w:rPr>
        <w:t xml:space="preserve">Objetivos Específicos</w:t>
      </w:r>
      <w:r>
        <w:rPr>
          <w:rFonts w:ascii="Arial" w:hAnsi="Arial" w:cs="Arial"/>
        </w:rPr>
        <w:t xml:space="preserve"> e Funcionalidades</w:t>
      </w:r>
      <w:bookmarkEnd w:id="240"/>
      <w:r/>
      <w:r/>
    </w:p>
    <w:tbl>
      <w:tblPr>
        <w:tblW w:w="5000" w:type="pct"/>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CellMar>
          <w:left w:w="70" w:type="dxa"/>
          <w:right w:w="70" w:type="dxa"/>
        </w:tblCellMar>
        <w:tblLook w:val="04A0" w:firstRow="1" w:lastRow="0" w:firstColumn="1" w:lastColumn="0" w:noHBand="0" w:noVBand="1"/>
      </w:tblPr>
      <w:tblGrid>
        <w:gridCol w:w="2539"/>
        <w:gridCol w:w="6522"/>
      </w:tblGrid>
      <w:tr>
        <w:trPr>
          <w:trHeight w:val="327"/>
          <w:tblHeader/>
        </w:trPr>
        <w:tc>
          <w:tcPr>
            <w:shd w:val="clear" w:color="auto" w:fill="E7E6E6"/>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3599" w:type="pct"/>
            <w:textDirection w:val="lrTb"/>
            <w:noWrap w:val="false"/>
          </w:tcPr>
          <w:p>
            <w:pPr>
              <w:spacing w:lineRule="auto" w:line="360" w:before="80"/>
              <w:rPr>
                <w:rFonts w:ascii="Arial" w:hAnsi="Arial" w:cs="Arial"/>
                <w:b/>
                <w:color w:val="002060"/>
                <w:sz w:val="20"/>
                <w:szCs w:val="20"/>
              </w:rPr>
            </w:pPr>
            <w:r>
              <w:rPr>
                <w:rFonts w:ascii="Arial" w:hAnsi="Arial" w:cs="Arial"/>
                <w:b/>
                <w:color w:val="000000" w:themeColor="text1"/>
                <w:sz w:val="20"/>
                <w:szCs w:val="20"/>
              </w:rPr>
              <w:t xml:space="preserve">Expandir meio de contato com a empresa</w:t>
            </w:r>
            <w:r/>
          </w:p>
        </w:tc>
      </w:tr>
      <w:tr>
        <w:trPr>
          <w:trHeight w:val="327"/>
        </w:trPr>
        <w:tc>
          <w:tcPr>
            <w:shd w:val="clear" w:color="auto" w:fill="E7E6E6"/>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Problema a resolver</w:t>
            </w:r>
            <w:r/>
          </w:p>
        </w:tc>
        <w:tc>
          <w:tcPr>
            <w:shd w:val="clear" w:color="auto" w:fill="E7E6E6"/>
            <w:tcW w:w="3599" w:type="pct"/>
            <w:textDirection w:val="lrTb"/>
            <w:noWrap w:val="false"/>
          </w:tcPr>
          <w:p>
            <w:pPr>
              <w:spacing w:lineRule="auto" w:line="360" w:before="80"/>
              <w:rPr>
                <w:rFonts w:ascii="Arial" w:hAnsi="Arial" w:cs="Arial"/>
                <w:color w:val="002060"/>
                <w:sz w:val="20"/>
                <w:szCs w:val="20"/>
              </w:rPr>
            </w:pPr>
            <w:r>
              <w:rPr>
                <w:rFonts w:ascii="Arial" w:hAnsi="Arial" w:cs="Arial"/>
                <w:sz w:val="20"/>
                <w:szCs w:val="20"/>
              </w:rPr>
              <w:t xml:space="preserve">O cliente reclama de dificuldades para entrar em contato com a empresa e enviar-lhe informações.</w:t>
            </w:r>
            <w:r/>
          </w:p>
        </w:tc>
      </w:tr>
      <w:tr>
        <w:trPr>
          <w:trHeight w:val="401"/>
        </w:trPr>
        <w:tc>
          <w:tcPr>
            <w:shd w:val="clear" w:color="auto" w:fill="FFFFFF"/>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Prioridade</w:t>
            </w:r>
            <w:r/>
          </w:p>
        </w:tc>
        <w:tc>
          <w:tcPr>
            <w:shd w:val="clear" w:color="auto" w:fill="FFFFFF"/>
            <w:tcW w:w="3599" w:type="pct"/>
            <w:textDirection w:val="lrTb"/>
            <w:noWrap w:val="false"/>
          </w:tcPr>
          <w:p>
            <w:pPr>
              <w:spacing w:lineRule="auto" w:line="360" w:before="80"/>
              <w:rPr>
                <w:rFonts w:ascii="Arial" w:hAnsi="Arial" w:cs="Arial"/>
                <w:sz w:val="20"/>
                <w:szCs w:val="20"/>
              </w:rPr>
            </w:pPr>
            <w:r>
              <w:rPr>
                <w:rFonts w:ascii="Arial" w:hAnsi="Arial" w:cs="Arial"/>
                <w:color w:val="000000" w:themeColor="text1"/>
                <w:sz w:val="20"/>
                <w:szCs w:val="20"/>
              </w:rPr>
              <w:t xml:space="preserve">Alta</w:t>
            </w:r>
            <w:r/>
          </w:p>
        </w:tc>
      </w:tr>
      <w:tr>
        <w:trPr>
          <w:trHeight w:val="402"/>
        </w:trPr>
        <w:tc>
          <w:tcPr>
            <w:shd w:val="clear" w:color="auto" w:fill="FFFFFF"/>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Funcionalidades</w:t>
            </w:r>
            <w:r/>
          </w:p>
        </w:tc>
        <w:tc>
          <w:tcPr>
            <w:shd w:val="clear" w:color="auto" w:fill="FFFFFF"/>
            <w:tcW w:w="3599" w:type="pct"/>
            <w:textDirection w:val="lrTb"/>
            <w:noWrap w:val="false"/>
          </w:tcPr>
          <w:p>
            <w:pPr>
              <w:spacing w:lineRule="auto" w:line="360" w:before="120"/>
              <w:rPr>
                <w:rFonts w:ascii="Arial" w:hAnsi="Arial" w:cs="Arial"/>
                <w:sz w:val="20"/>
                <w:szCs w:val="20"/>
              </w:rPr>
            </w:pPr>
            <w:r>
              <w:rPr>
                <w:rFonts w:ascii="Arial" w:hAnsi="Arial" w:cs="Arial"/>
                <w:sz w:val="20"/>
                <w:szCs w:val="20"/>
              </w:rPr>
              <w:t xml:space="preserve">F1-Realizar requisição de serviços</w:t>
            </w:r>
            <w:r/>
          </w:p>
          <w:p>
            <w:pPr>
              <w:keepNext/>
              <w:spacing w:lineRule="auto" w:line="360" w:before="120"/>
              <w:rPr>
                <w:rFonts w:ascii="Arial" w:hAnsi="Arial" w:cs="Arial"/>
                <w:sz w:val="20"/>
                <w:szCs w:val="20"/>
              </w:rPr>
            </w:pPr>
            <w:r>
              <w:rPr>
                <w:rFonts w:ascii="Arial" w:hAnsi="Arial" w:cs="Arial"/>
                <w:sz w:val="20"/>
                <w:szCs w:val="20"/>
              </w:rPr>
              <w:t xml:space="preserve">F2-Manter serviço</w:t>
            </w:r>
            <w:r/>
          </w:p>
        </w:tc>
      </w:tr>
    </w:tbl>
    <w:p>
      <w:pPr>
        <w:pStyle w:val="236"/>
        <w:rPr>
          <w:rFonts w:ascii="Arial" w:hAnsi="Arial" w:cs="Arial"/>
          <w:color w:val="auto"/>
          <w:sz w:val="20"/>
        </w:rPr>
      </w:pPr>
      <w:r/>
      <w:bookmarkStart w:id="241" w:name="_Toc515021194"/>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9</w:t>
      </w:r>
      <w:r>
        <w:rPr>
          <w:rFonts w:ascii="Arial" w:hAnsi="Arial" w:cs="Arial"/>
          <w:color w:val="auto"/>
          <w:sz w:val="20"/>
        </w:rPr>
        <w:fldChar w:fldCharType="end"/>
      </w:r>
      <w:r>
        <w:rPr>
          <w:rFonts w:ascii="Arial" w:hAnsi="Arial" w:cs="Arial"/>
          <w:color w:val="auto"/>
          <w:sz w:val="20"/>
        </w:rPr>
        <w:t xml:space="preserve">-Expandir meio de contato com a empresa</w:t>
      </w:r>
      <w:bookmarkEnd w:id="241"/>
      <w:r/>
      <w:r/>
    </w:p>
    <w:tbl>
      <w:tblPr>
        <w:tblW w:w="5000" w:type="pct"/>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CellMar>
          <w:left w:w="70" w:type="dxa"/>
          <w:right w:w="70" w:type="dxa"/>
        </w:tblCellMar>
        <w:tblLook w:val="04A0" w:firstRow="1" w:lastRow="0" w:firstColumn="1" w:lastColumn="0" w:noHBand="0" w:noVBand="1"/>
      </w:tblPr>
      <w:tblGrid>
        <w:gridCol w:w="2539"/>
        <w:gridCol w:w="6522"/>
      </w:tblGrid>
      <w:tr>
        <w:trPr>
          <w:trHeight w:val="327"/>
        </w:trPr>
        <w:tc>
          <w:tcPr>
            <w:shd w:val="clear" w:color="auto" w:fill="E7E6E6"/>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3599" w:type="pct"/>
            <w:textDirection w:val="lrTb"/>
            <w:noWrap w:val="false"/>
          </w:tcPr>
          <w:p>
            <w:pPr>
              <w:spacing w:lineRule="auto" w:line="360" w:before="80"/>
              <w:rPr>
                <w:rFonts w:ascii="Arial" w:hAnsi="Arial" w:cs="Arial"/>
                <w:b/>
                <w:sz w:val="20"/>
                <w:szCs w:val="20"/>
              </w:rPr>
            </w:pPr>
            <w:r>
              <w:rPr>
                <w:rFonts w:ascii="Arial" w:hAnsi="Arial" w:cs="Arial"/>
                <w:b/>
                <w:color w:val="000000" w:themeColor="text1"/>
                <w:sz w:val="20"/>
                <w:szCs w:val="20"/>
              </w:rPr>
              <w:t xml:space="preserve">Possibilitar a compra de apostilas pela internet</w:t>
            </w:r>
            <w:r/>
          </w:p>
        </w:tc>
      </w:tr>
      <w:tr>
        <w:trPr>
          <w:trHeight w:val="327"/>
        </w:trPr>
        <w:tc>
          <w:tcPr>
            <w:shd w:val="clear" w:color="auto" w:fill="E7E6E6"/>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Problema a resolver</w:t>
            </w:r>
            <w:r/>
          </w:p>
        </w:tc>
        <w:tc>
          <w:tcPr>
            <w:shd w:val="clear" w:color="auto" w:fill="E7E6E6"/>
            <w:tcW w:w="3599" w:type="pct"/>
            <w:textDirection w:val="lrTb"/>
            <w:noWrap w:val="false"/>
          </w:tcPr>
          <w:p>
            <w:pPr>
              <w:rPr>
                <w:rFonts w:ascii="Arial" w:hAnsi="Arial" w:cs="Arial"/>
                <w:i/>
                <w:sz w:val="20"/>
                <w:szCs w:val="20"/>
              </w:rPr>
            </w:pPr>
            <w:r>
              <w:rPr>
                <w:rFonts w:ascii="Arial" w:hAnsi="Arial" w:cs="Arial"/>
                <w:iCs/>
                <w:sz w:val="20"/>
                <w:szCs w:val="20"/>
              </w:rPr>
              <w:t xml:space="preserve">Clientes não conseguem efetuar a compra de apostilas.</w:t>
            </w:r>
            <w:r/>
          </w:p>
        </w:tc>
      </w:tr>
      <w:tr>
        <w:trPr>
          <w:trHeight w:val="401"/>
        </w:trPr>
        <w:tc>
          <w:tcPr>
            <w:shd w:val="clear" w:color="auto" w:fill="FFFFFF"/>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Prioridade</w:t>
            </w:r>
            <w:r/>
          </w:p>
        </w:tc>
        <w:tc>
          <w:tcPr>
            <w:shd w:val="clear" w:color="auto" w:fill="FFFFFF"/>
            <w:tcW w:w="3599" w:type="pct"/>
            <w:textDirection w:val="lrTb"/>
            <w:noWrap w:val="false"/>
          </w:tcPr>
          <w:p>
            <w:pPr>
              <w:spacing w:lineRule="auto" w:line="360" w:before="80"/>
              <w:rPr>
                <w:rFonts w:ascii="Arial" w:hAnsi="Arial" w:cs="Arial"/>
                <w:sz w:val="20"/>
                <w:szCs w:val="20"/>
              </w:rPr>
            </w:pPr>
            <w:r>
              <w:rPr>
                <w:rFonts w:ascii="Arial" w:hAnsi="Arial" w:cs="Arial"/>
                <w:color w:val="000000" w:themeColor="text1"/>
                <w:sz w:val="20"/>
                <w:szCs w:val="20"/>
              </w:rPr>
              <w:t xml:space="preserve">Média</w:t>
            </w:r>
            <w:r/>
          </w:p>
        </w:tc>
      </w:tr>
      <w:tr>
        <w:trPr>
          <w:trHeight w:val="402"/>
        </w:trPr>
        <w:tc>
          <w:tcPr>
            <w:shd w:val="clear" w:color="auto" w:fill="FFFFFF"/>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Funcionalidades</w:t>
            </w:r>
            <w:r/>
          </w:p>
        </w:tc>
        <w:tc>
          <w:tcPr>
            <w:shd w:val="clear" w:color="auto" w:fill="FFFFFF"/>
            <w:tcW w:w="3599" w:type="pct"/>
            <w:textDirection w:val="lrTb"/>
            <w:noWrap w:val="false"/>
          </w:tcPr>
          <w:p>
            <w:pPr>
              <w:spacing w:lineRule="auto" w:line="360" w:before="120"/>
              <w:rPr>
                <w:rFonts w:ascii="Arial" w:hAnsi="Arial" w:cs="Arial"/>
                <w:sz w:val="20"/>
                <w:szCs w:val="20"/>
              </w:rPr>
            </w:pPr>
            <w:r>
              <w:rPr>
                <w:rFonts w:ascii="Arial" w:hAnsi="Arial" w:cs="Arial"/>
                <w:sz w:val="20"/>
                <w:szCs w:val="20"/>
              </w:rPr>
              <w:t xml:space="preserve">F3-Realizar compra de apostila</w:t>
            </w:r>
            <w:r/>
          </w:p>
          <w:p>
            <w:pPr>
              <w:keepNext/>
              <w:spacing w:lineRule="auto" w:line="360" w:before="120"/>
              <w:rPr>
                <w:rFonts w:ascii="Arial" w:hAnsi="Arial" w:cs="Arial"/>
                <w:sz w:val="20"/>
                <w:szCs w:val="20"/>
              </w:rPr>
            </w:pPr>
            <w:r>
              <w:rPr>
                <w:rFonts w:ascii="Arial" w:hAnsi="Arial" w:cs="Arial"/>
                <w:sz w:val="20"/>
                <w:szCs w:val="20"/>
              </w:rPr>
              <w:t xml:space="preserve">F4-Manter apostila</w:t>
            </w:r>
            <w:r/>
          </w:p>
        </w:tc>
      </w:tr>
    </w:tbl>
    <w:p>
      <w:pPr>
        <w:pStyle w:val="236"/>
        <w:rPr>
          <w:rFonts w:ascii="Arial" w:hAnsi="Arial" w:cs="Arial"/>
          <w:color w:val="auto"/>
          <w:sz w:val="20"/>
        </w:rPr>
      </w:pPr>
      <w:r/>
      <w:bookmarkStart w:id="242" w:name="_Toc515021195"/>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10</w:t>
      </w:r>
      <w:r>
        <w:rPr>
          <w:rFonts w:ascii="Arial" w:hAnsi="Arial" w:cs="Arial"/>
          <w:color w:val="auto"/>
          <w:sz w:val="20"/>
        </w:rPr>
        <w:fldChar w:fldCharType="end"/>
      </w:r>
      <w:r>
        <w:rPr>
          <w:rFonts w:ascii="Arial" w:hAnsi="Arial" w:cs="Arial"/>
          <w:color w:val="auto"/>
          <w:sz w:val="20"/>
        </w:rPr>
        <w:t xml:space="preserve">-Possibilitar a compra de apostilas pela internet</w:t>
      </w:r>
      <w:bookmarkEnd w:id="242"/>
      <w:r/>
      <w:r/>
    </w:p>
    <w:tbl>
      <w:tblPr>
        <w:tblW w:w="5000" w:type="pct"/>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CellMar>
          <w:left w:w="70" w:type="dxa"/>
          <w:right w:w="70" w:type="dxa"/>
        </w:tblCellMar>
        <w:tblLook w:val="04A0" w:firstRow="1" w:lastRow="0" w:firstColumn="1" w:lastColumn="0" w:noHBand="0" w:noVBand="1"/>
      </w:tblPr>
      <w:tblGrid>
        <w:gridCol w:w="2539"/>
        <w:gridCol w:w="6522"/>
      </w:tblGrid>
      <w:tr>
        <w:trPr>
          <w:trHeight w:val="327"/>
        </w:trPr>
        <w:tc>
          <w:tcPr>
            <w:shd w:val="clear" w:color="auto" w:fill="E7E6E6"/>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3599" w:type="pct"/>
            <w:textDirection w:val="lrTb"/>
            <w:noWrap w:val="false"/>
          </w:tcPr>
          <w:p>
            <w:pPr>
              <w:spacing w:lineRule="auto" w:line="360" w:before="80"/>
              <w:rPr>
                <w:rFonts w:ascii="Arial" w:hAnsi="Arial" w:cs="Arial"/>
                <w:b/>
                <w:color w:val="002060"/>
                <w:sz w:val="20"/>
                <w:szCs w:val="20"/>
              </w:rPr>
            </w:pPr>
            <w:r>
              <w:rPr>
                <w:rFonts w:ascii="Arial" w:hAnsi="Arial" w:cs="Arial"/>
                <w:b/>
                <w:color w:val="000000" w:themeColor="text1"/>
                <w:sz w:val="20"/>
                <w:szCs w:val="20"/>
              </w:rPr>
              <w:t xml:space="preserve">Diminuir a necessidade do cliente se deslocar até a empresa</w:t>
            </w:r>
            <w:r/>
          </w:p>
        </w:tc>
      </w:tr>
      <w:tr>
        <w:trPr>
          <w:trHeight w:val="327"/>
        </w:trPr>
        <w:tc>
          <w:tcPr>
            <w:shd w:val="clear" w:color="auto" w:fill="E7E6E6"/>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Problema a resolver</w:t>
            </w:r>
            <w:r/>
          </w:p>
        </w:tc>
        <w:tc>
          <w:tcPr>
            <w:shd w:val="clear" w:color="auto" w:fill="E7E6E6"/>
            <w:tcW w:w="3599" w:type="pct"/>
            <w:textDirection w:val="lrTb"/>
            <w:noWrap w:val="false"/>
          </w:tcPr>
          <w:p>
            <w:pPr>
              <w:spacing w:lineRule="auto" w:line="360" w:before="80"/>
              <w:rPr>
                <w:rFonts w:ascii="Arial" w:hAnsi="Arial" w:cs="Arial"/>
                <w:color w:val="002060"/>
                <w:sz w:val="20"/>
                <w:szCs w:val="20"/>
              </w:rPr>
            </w:pPr>
            <w:r>
              <w:rPr>
                <w:rFonts w:ascii="Arial" w:hAnsi="Arial" w:cs="Arial"/>
                <w:iCs/>
                <w:sz w:val="20"/>
                <w:szCs w:val="20"/>
              </w:rPr>
              <w:t xml:space="preserve">Necessidade constante do cliente se deslocar até a empresa.</w:t>
            </w:r>
            <w:r/>
          </w:p>
        </w:tc>
      </w:tr>
      <w:tr>
        <w:trPr>
          <w:trHeight w:val="401"/>
        </w:trPr>
        <w:tc>
          <w:tcPr>
            <w:shd w:val="clear" w:color="auto" w:fill="FFFFFF"/>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Prioridade</w:t>
            </w:r>
            <w:r/>
          </w:p>
        </w:tc>
        <w:tc>
          <w:tcPr>
            <w:shd w:val="clear" w:color="auto" w:fill="FFFFFF"/>
            <w:tcW w:w="3599" w:type="pct"/>
            <w:textDirection w:val="lrTb"/>
            <w:noWrap w:val="false"/>
          </w:tcPr>
          <w:p>
            <w:pPr>
              <w:spacing w:lineRule="auto" w:line="360" w:before="80"/>
              <w:rPr>
                <w:rFonts w:ascii="Arial" w:hAnsi="Arial" w:cs="Arial"/>
                <w:sz w:val="20"/>
                <w:szCs w:val="20"/>
              </w:rPr>
            </w:pPr>
            <w:r>
              <w:rPr>
                <w:rFonts w:ascii="Arial" w:hAnsi="Arial" w:cs="Arial"/>
                <w:color w:val="000000" w:themeColor="text1"/>
                <w:sz w:val="20"/>
                <w:szCs w:val="20"/>
              </w:rPr>
              <w:t xml:space="preserve">Alta</w:t>
            </w:r>
            <w:r/>
          </w:p>
        </w:tc>
      </w:tr>
      <w:tr>
        <w:trPr>
          <w:trHeight w:val="402"/>
        </w:trPr>
        <w:tc>
          <w:tcPr>
            <w:shd w:val="clear" w:color="auto" w:fill="FFFFFF"/>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Funcionalidades</w:t>
            </w:r>
            <w:r/>
          </w:p>
        </w:tc>
        <w:tc>
          <w:tcPr>
            <w:shd w:val="clear" w:color="auto" w:fill="FFFFFF"/>
            <w:tcW w:w="3599" w:type="pct"/>
            <w:textDirection w:val="lrTb"/>
            <w:noWrap w:val="false"/>
          </w:tcPr>
          <w:p>
            <w:pPr>
              <w:spacing w:lineRule="auto" w:line="360" w:before="120"/>
              <w:rPr>
                <w:rFonts w:ascii="Arial" w:hAnsi="Arial" w:cs="Arial"/>
                <w:sz w:val="20"/>
                <w:szCs w:val="20"/>
              </w:rPr>
            </w:pPr>
            <w:r>
              <w:rPr>
                <w:rFonts w:ascii="Arial" w:hAnsi="Arial" w:cs="Arial"/>
                <w:sz w:val="20"/>
                <w:szCs w:val="20"/>
              </w:rPr>
              <w:t xml:space="preserve">F5-Agendar provas</w:t>
            </w:r>
            <w:r/>
          </w:p>
          <w:p>
            <w:pPr>
              <w:keepNext/>
              <w:spacing w:lineRule="auto" w:line="360" w:before="120"/>
              <w:rPr>
                <w:rFonts w:ascii="Arial" w:hAnsi="Arial" w:cs="Arial"/>
                <w:sz w:val="20"/>
                <w:szCs w:val="20"/>
              </w:rPr>
            </w:pPr>
            <w:r>
              <w:rPr>
                <w:rFonts w:ascii="Arial" w:hAnsi="Arial" w:cs="Arial"/>
                <w:sz w:val="20"/>
                <w:szCs w:val="20"/>
              </w:rPr>
              <w:t xml:space="preserve">F6-Agendar aulas</w:t>
            </w:r>
            <w:r/>
          </w:p>
        </w:tc>
      </w:tr>
    </w:tbl>
    <w:p>
      <w:pPr>
        <w:pStyle w:val="236"/>
        <w:rPr>
          <w:rFonts w:ascii="Arial" w:hAnsi="Arial" w:cs="Arial"/>
          <w:color w:val="auto"/>
          <w:sz w:val="20"/>
        </w:rPr>
      </w:pPr>
      <w:r/>
      <w:bookmarkStart w:id="243" w:name="_Toc515021196"/>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11</w:t>
      </w:r>
      <w:r>
        <w:rPr>
          <w:rFonts w:ascii="Arial" w:hAnsi="Arial" w:cs="Arial"/>
          <w:color w:val="auto"/>
          <w:sz w:val="20"/>
        </w:rPr>
        <w:fldChar w:fldCharType="end"/>
      </w:r>
      <w:r>
        <w:rPr>
          <w:rFonts w:ascii="Arial" w:hAnsi="Arial" w:cs="Arial"/>
          <w:color w:val="auto"/>
          <w:sz w:val="20"/>
        </w:rPr>
        <w:t xml:space="preserve">-Diminuir a necessidade do cliente se deslocar até a empresa</w:t>
      </w:r>
      <w:bookmarkEnd w:id="243"/>
      <w:r/>
      <w:r/>
    </w:p>
    <w:tbl>
      <w:tblPr>
        <w:tblW w:w="5000" w:type="pct"/>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CellMar>
          <w:left w:w="70" w:type="dxa"/>
          <w:right w:w="70" w:type="dxa"/>
        </w:tblCellMar>
        <w:tblLook w:val="04A0" w:firstRow="1" w:lastRow="0" w:firstColumn="1" w:lastColumn="0" w:noHBand="0" w:noVBand="1"/>
      </w:tblPr>
      <w:tblGrid>
        <w:gridCol w:w="2539"/>
        <w:gridCol w:w="6522"/>
      </w:tblGrid>
      <w:tr>
        <w:trPr>
          <w:trHeight w:val="327"/>
        </w:trPr>
        <w:tc>
          <w:tcPr>
            <w:shd w:val="clear" w:color="auto" w:fill="E7E6E6"/>
            <w:tcW w:w="1401" w:type="pct"/>
            <w:vAlign w:val="center"/>
            <w:textDirection w:val="lrTb"/>
            <w:noWrap w:val="false"/>
          </w:tcPr>
          <w:p>
            <w:pPr>
              <w:pStyle w:val="236"/>
              <w:rPr>
                <w:rFonts w:ascii="Arial" w:hAnsi="Arial" w:cs="Arial"/>
                <w:color w:val="auto"/>
                <w:sz w:val="20"/>
              </w:rPr>
            </w:pPr>
            <w:r>
              <w:rPr>
                <w:rFonts w:ascii="Arial" w:hAnsi="Arial" w:cs="Arial"/>
                <w:color w:val="auto"/>
                <w:sz w:val="20"/>
              </w:rPr>
              <w:t xml:space="preserve">Objetivo Específico</w:t>
            </w:r>
            <w:r/>
          </w:p>
        </w:tc>
        <w:tc>
          <w:tcPr>
            <w:shd w:val="clear" w:color="auto" w:fill="E7E6E6"/>
            <w:tcW w:w="3599" w:type="pct"/>
            <w:textDirection w:val="lrTb"/>
            <w:noWrap w:val="false"/>
          </w:tcPr>
          <w:p>
            <w:pPr>
              <w:pStyle w:val="236"/>
              <w:rPr>
                <w:rFonts w:ascii="Arial" w:hAnsi="Arial" w:cs="Arial"/>
                <w:color w:val="auto"/>
                <w:sz w:val="20"/>
              </w:rPr>
            </w:pPr>
            <w:r>
              <w:rPr>
                <w:rFonts w:ascii="Arial" w:hAnsi="Arial" w:cs="Arial"/>
                <w:color w:val="auto"/>
                <w:sz w:val="20"/>
              </w:rPr>
              <w:t xml:space="preserve">Melhorar </w:t>
            </w:r>
            <w:r>
              <w:rPr>
                <w:rFonts w:ascii="Arial" w:hAnsi="Arial" w:cs="Arial"/>
                <w:color w:val="auto"/>
                <w:sz w:val="20"/>
              </w:rPr>
              <w:t xml:space="preserve">a </w:t>
            </w:r>
            <w:r>
              <w:rPr>
                <w:rFonts w:ascii="Arial" w:hAnsi="Arial" w:cs="Arial"/>
                <w:color w:val="auto"/>
                <w:sz w:val="20"/>
              </w:rPr>
              <w:t xml:space="preserve">comunicação de aula</w:t>
            </w:r>
            <w:r>
              <w:rPr>
                <w:rFonts w:ascii="Arial" w:hAnsi="Arial" w:cs="Arial"/>
                <w:color w:val="auto"/>
                <w:sz w:val="20"/>
              </w:rPr>
              <w:t xml:space="preserve">, prova e resultados</w:t>
            </w:r>
            <w:r>
              <w:rPr>
                <w:rFonts w:ascii="Arial" w:hAnsi="Arial" w:cs="Arial"/>
                <w:color w:val="auto"/>
                <w:sz w:val="20"/>
              </w:rPr>
              <w:t xml:space="preserve"> do cliente</w:t>
            </w:r>
            <w:r/>
          </w:p>
        </w:tc>
      </w:tr>
      <w:tr>
        <w:trPr>
          <w:trHeight w:val="327"/>
        </w:trPr>
        <w:tc>
          <w:tcPr>
            <w:shd w:val="clear" w:color="auto" w:fill="E7E6E6"/>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Problema a resolver</w:t>
            </w:r>
            <w:r/>
          </w:p>
        </w:tc>
        <w:tc>
          <w:tcPr>
            <w:shd w:val="clear" w:color="auto" w:fill="E7E6E6"/>
            <w:tcW w:w="3599" w:type="pct"/>
            <w:textDirection w:val="lrTb"/>
            <w:noWrap w:val="false"/>
          </w:tcPr>
          <w:p>
            <w:pPr>
              <w:spacing w:lineRule="auto" w:line="360"/>
              <w:rPr>
                <w:rFonts w:ascii="Arial" w:hAnsi="Arial" w:cs="Arial"/>
                <w:iCs/>
                <w:sz w:val="20"/>
                <w:szCs w:val="20"/>
              </w:rPr>
            </w:pPr>
            <w:r>
              <w:rPr>
                <w:rFonts w:ascii="Arial" w:hAnsi="Arial" w:cs="Arial"/>
                <w:iCs/>
                <w:sz w:val="20"/>
                <w:szCs w:val="20"/>
              </w:rPr>
              <w:t xml:space="preserve">Falha na comunicação da aula</w:t>
            </w:r>
            <w:r>
              <w:rPr>
                <w:rFonts w:ascii="Arial" w:hAnsi="Arial" w:cs="Arial"/>
                <w:iCs/>
                <w:sz w:val="20"/>
                <w:szCs w:val="20"/>
              </w:rPr>
              <w:t xml:space="preserve">, marcação de prova ou resultados do exame teórico do cliente.</w:t>
            </w:r>
            <w:r/>
          </w:p>
        </w:tc>
      </w:tr>
      <w:tr>
        <w:trPr>
          <w:trHeight w:val="401"/>
        </w:trPr>
        <w:tc>
          <w:tcPr>
            <w:shd w:val="clear" w:color="auto" w:fill="FFFFFF"/>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Prioridade</w:t>
            </w:r>
            <w:r/>
          </w:p>
        </w:tc>
        <w:tc>
          <w:tcPr>
            <w:shd w:val="clear" w:color="auto" w:fill="FFFFFF"/>
            <w:tcW w:w="3599" w:type="pct"/>
            <w:textDirection w:val="lrTb"/>
            <w:noWrap w:val="false"/>
          </w:tcPr>
          <w:p>
            <w:pPr>
              <w:spacing w:lineRule="auto" w:line="360" w:before="80"/>
              <w:rPr>
                <w:rFonts w:ascii="Arial" w:hAnsi="Arial" w:cs="Arial"/>
                <w:sz w:val="20"/>
                <w:szCs w:val="20"/>
              </w:rPr>
            </w:pPr>
            <w:r>
              <w:rPr>
                <w:rFonts w:ascii="Arial" w:hAnsi="Arial" w:cs="Arial"/>
                <w:color w:val="000000" w:themeColor="text1"/>
                <w:sz w:val="20"/>
                <w:szCs w:val="20"/>
              </w:rPr>
              <w:t xml:space="preserve">Alta</w:t>
            </w:r>
            <w:r/>
          </w:p>
        </w:tc>
      </w:tr>
      <w:tr>
        <w:trPr>
          <w:trHeight w:val="402"/>
        </w:trPr>
        <w:tc>
          <w:tcPr>
            <w:shd w:val="clear" w:color="auto" w:fill="FFFFFF"/>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Funcionalidades</w:t>
            </w:r>
            <w:r/>
          </w:p>
        </w:tc>
        <w:tc>
          <w:tcPr>
            <w:shd w:val="clear" w:color="auto" w:fill="FFFFFF"/>
            <w:tcW w:w="3599" w:type="pct"/>
            <w:textDirection w:val="lrTb"/>
            <w:noWrap w:val="false"/>
          </w:tcPr>
          <w:p>
            <w:pPr>
              <w:keepNext/>
              <w:spacing w:lineRule="auto" w:line="360" w:before="120"/>
              <w:rPr>
                <w:rFonts w:ascii="Arial" w:hAnsi="Arial" w:cs="Arial"/>
                <w:sz w:val="20"/>
                <w:szCs w:val="20"/>
              </w:rPr>
            </w:pPr>
            <w:r>
              <w:rPr>
                <w:rFonts w:ascii="Arial" w:hAnsi="Arial" w:cs="Arial"/>
                <w:sz w:val="20"/>
                <w:szCs w:val="20"/>
              </w:rPr>
              <w:t xml:space="preserve">F5-Agendar Provas</w:t>
            </w:r>
            <w:r/>
          </w:p>
          <w:p>
            <w:pPr>
              <w:keepNext/>
              <w:spacing w:lineRule="auto" w:line="360" w:before="120"/>
              <w:rPr>
                <w:rFonts w:ascii="Arial" w:hAnsi="Arial" w:cs="Arial"/>
                <w:sz w:val="20"/>
                <w:szCs w:val="20"/>
              </w:rPr>
            </w:pPr>
            <w:r>
              <w:rPr>
                <w:rFonts w:ascii="Arial" w:hAnsi="Arial" w:cs="Arial"/>
                <w:sz w:val="20"/>
                <w:szCs w:val="20"/>
              </w:rPr>
              <w:t xml:space="preserve">F6-Agendar aulas</w:t>
            </w:r>
            <w:r/>
          </w:p>
          <w:p>
            <w:pPr>
              <w:keepNext/>
              <w:spacing w:lineRule="auto" w:line="360" w:before="120"/>
              <w:rPr>
                <w:rFonts w:ascii="Arial" w:hAnsi="Arial" w:cs="Arial"/>
                <w:sz w:val="20"/>
                <w:szCs w:val="20"/>
              </w:rPr>
            </w:pPr>
            <w:r>
              <w:rPr>
                <w:rFonts w:ascii="Arial" w:hAnsi="Arial" w:cs="Arial"/>
                <w:sz w:val="20"/>
                <w:szCs w:val="20"/>
              </w:rPr>
              <w:t xml:space="preserve">F7-Postar Resultados das Provas</w:t>
            </w:r>
            <w:r/>
          </w:p>
        </w:tc>
      </w:tr>
    </w:tbl>
    <w:p>
      <w:pPr>
        <w:pStyle w:val="236"/>
        <w:rPr>
          <w:rFonts w:ascii="Arial" w:hAnsi="Arial" w:cs="Arial"/>
          <w:color w:val="auto"/>
          <w:sz w:val="20"/>
        </w:rPr>
      </w:pPr>
      <w:r/>
      <w:bookmarkStart w:id="244" w:name="_Toc515021197"/>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12</w:t>
      </w:r>
      <w:r>
        <w:rPr>
          <w:rFonts w:ascii="Arial" w:hAnsi="Arial" w:cs="Arial"/>
          <w:color w:val="auto"/>
          <w:sz w:val="20"/>
        </w:rPr>
        <w:fldChar w:fldCharType="end"/>
      </w:r>
      <w:r>
        <w:rPr>
          <w:rFonts w:ascii="Arial" w:hAnsi="Arial" w:cs="Arial"/>
          <w:color w:val="auto"/>
          <w:sz w:val="20"/>
        </w:rPr>
        <w:t xml:space="preserve">-Melhorar a comunicação de aula do cliente</w:t>
      </w:r>
      <w:bookmarkEnd w:id="244"/>
      <w:r/>
      <w:r/>
    </w:p>
    <w:p>
      <w:r/>
      <w:r/>
    </w:p>
    <w:tbl>
      <w:tblPr>
        <w:tblW w:w="5000" w:type="pct"/>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CellMar>
          <w:left w:w="70" w:type="dxa"/>
          <w:right w:w="70" w:type="dxa"/>
        </w:tblCellMar>
        <w:tblLook w:val="04A0" w:firstRow="1" w:lastRow="0" w:firstColumn="1" w:lastColumn="0" w:noHBand="0" w:noVBand="1"/>
      </w:tblPr>
      <w:tblGrid>
        <w:gridCol w:w="2539"/>
        <w:gridCol w:w="6522"/>
      </w:tblGrid>
      <w:tr>
        <w:trPr>
          <w:trHeight w:val="327"/>
        </w:trPr>
        <w:tc>
          <w:tcPr>
            <w:shd w:val="clear" w:color="auto" w:fill="E7E6E6"/>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3599" w:type="pct"/>
            <w:textDirection w:val="lrTb"/>
            <w:noWrap w:val="false"/>
          </w:tcPr>
          <w:p>
            <w:pPr>
              <w:spacing w:lineRule="auto" w:line="360"/>
              <w:rPr>
                <w:rFonts w:ascii="Arial" w:hAnsi="Arial" w:cs="Arial"/>
                <w:b/>
                <w:iCs/>
                <w:sz w:val="20"/>
                <w:szCs w:val="20"/>
              </w:rPr>
            </w:pPr>
            <w:r>
              <w:rPr>
                <w:rFonts w:ascii="Arial" w:hAnsi="Arial" w:cs="Arial"/>
                <w:b/>
                <w:iCs/>
                <w:sz w:val="20"/>
                <w:szCs w:val="20"/>
              </w:rPr>
              <w:t xml:space="preserve">Reduzir </w:t>
            </w:r>
            <w:r>
              <w:rPr>
                <w:rFonts w:ascii="Arial" w:hAnsi="Arial" w:cs="Arial"/>
                <w:b/>
                <w:iCs/>
                <w:sz w:val="20"/>
                <w:szCs w:val="20"/>
              </w:rPr>
              <w:t xml:space="preserve">o </w:t>
            </w:r>
            <w:r>
              <w:rPr>
                <w:rFonts w:ascii="Arial" w:hAnsi="Arial" w:cs="Arial"/>
                <w:b/>
                <w:iCs/>
                <w:sz w:val="20"/>
                <w:szCs w:val="20"/>
              </w:rPr>
              <w:t xml:space="preserve">tempo de comunicação dos resultados dos clientes</w:t>
            </w:r>
            <w:r/>
          </w:p>
        </w:tc>
      </w:tr>
      <w:tr>
        <w:trPr>
          <w:trHeight w:val="327"/>
        </w:trPr>
        <w:tc>
          <w:tcPr>
            <w:shd w:val="clear" w:color="auto" w:fill="E7E6E6"/>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Problema a resolver</w:t>
            </w:r>
            <w:r/>
          </w:p>
        </w:tc>
        <w:tc>
          <w:tcPr>
            <w:shd w:val="clear" w:color="auto" w:fill="E7E6E6"/>
            <w:tcW w:w="3599" w:type="pct"/>
            <w:textDirection w:val="lrTb"/>
            <w:noWrap w:val="false"/>
          </w:tcPr>
          <w:p>
            <w:pPr>
              <w:spacing w:lineRule="auto" w:line="360"/>
              <w:rPr>
                <w:rFonts w:ascii="Arial" w:hAnsi="Arial" w:cs="Arial"/>
                <w:iCs/>
                <w:sz w:val="20"/>
                <w:szCs w:val="20"/>
              </w:rPr>
            </w:pPr>
            <w:r>
              <w:rPr>
                <w:rFonts w:ascii="Arial" w:hAnsi="Arial" w:cs="Arial"/>
                <w:iCs/>
                <w:sz w:val="20"/>
                <w:szCs w:val="20"/>
              </w:rPr>
              <w:t xml:space="preserve">Ineficiência na comunicação dos resultados do exame teórico.</w:t>
            </w:r>
            <w:r/>
          </w:p>
        </w:tc>
      </w:tr>
      <w:tr>
        <w:trPr>
          <w:trHeight w:val="401"/>
        </w:trPr>
        <w:tc>
          <w:tcPr>
            <w:shd w:val="clear" w:color="auto" w:fill="FFFFFF"/>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Prioridade</w:t>
            </w:r>
            <w:r/>
          </w:p>
        </w:tc>
        <w:tc>
          <w:tcPr>
            <w:shd w:val="clear" w:color="auto" w:fill="FFFFFF"/>
            <w:tcW w:w="3599" w:type="pct"/>
            <w:textDirection w:val="lrTb"/>
            <w:noWrap w:val="false"/>
          </w:tcPr>
          <w:p>
            <w:pPr>
              <w:spacing w:lineRule="auto" w:line="360" w:before="80"/>
              <w:rPr>
                <w:rFonts w:ascii="Arial" w:hAnsi="Arial" w:cs="Arial"/>
                <w:sz w:val="20"/>
                <w:szCs w:val="20"/>
              </w:rPr>
            </w:pPr>
            <w:r>
              <w:rPr>
                <w:rFonts w:ascii="Arial" w:hAnsi="Arial" w:cs="Arial"/>
                <w:color w:val="000000" w:themeColor="text1"/>
                <w:sz w:val="20"/>
                <w:szCs w:val="20"/>
              </w:rPr>
              <w:t xml:space="preserve">Baixa</w:t>
            </w:r>
            <w:r/>
          </w:p>
        </w:tc>
      </w:tr>
      <w:tr>
        <w:trPr>
          <w:trHeight w:val="402"/>
        </w:trPr>
        <w:tc>
          <w:tcPr>
            <w:shd w:val="clear" w:color="auto" w:fill="FFFFFF"/>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Funcionalidades</w:t>
            </w:r>
            <w:r/>
          </w:p>
        </w:tc>
        <w:tc>
          <w:tcPr>
            <w:shd w:val="clear" w:color="auto" w:fill="FFFFFF"/>
            <w:tcW w:w="3599" w:type="pct"/>
            <w:textDirection w:val="lrTb"/>
            <w:noWrap w:val="false"/>
          </w:tcPr>
          <w:p>
            <w:pPr>
              <w:keepNext/>
              <w:spacing w:lineRule="auto" w:line="360" w:before="120"/>
              <w:rPr>
                <w:rFonts w:ascii="Arial" w:hAnsi="Arial" w:cs="Arial"/>
                <w:sz w:val="20"/>
                <w:szCs w:val="20"/>
              </w:rPr>
            </w:pPr>
            <w:r>
              <w:rPr>
                <w:rFonts w:ascii="Arial" w:hAnsi="Arial" w:cs="Arial"/>
                <w:sz w:val="20"/>
                <w:szCs w:val="20"/>
              </w:rPr>
              <w:t xml:space="preserve">F7-Postar resultado da prova</w:t>
            </w:r>
            <w:r/>
          </w:p>
        </w:tc>
      </w:tr>
    </w:tbl>
    <w:p>
      <w:pPr>
        <w:pStyle w:val="236"/>
        <w:rPr>
          <w:rFonts w:ascii="Arial" w:hAnsi="Arial" w:cs="Arial"/>
          <w:color w:val="auto"/>
          <w:sz w:val="20"/>
        </w:rPr>
      </w:pPr>
      <w:r/>
      <w:bookmarkStart w:id="245" w:name="_Toc515021198"/>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13</w:t>
      </w:r>
      <w:r>
        <w:rPr>
          <w:rFonts w:ascii="Arial" w:hAnsi="Arial" w:cs="Arial"/>
          <w:color w:val="auto"/>
          <w:sz w:val="20"/>
        </w:rPr>
        <w:fldChar w:fldCharType="end"/>
      </w:r>
      <w:r>
        <w:rPr>
          <w:rFonts w:ascii="Arial" w:hAnsi="Arial" w:cs="Arial"/>
          <w:color w:val="auto"/>
          <w:sz w:val="20"/>
        </w:rPr>
        <w:t xml:space="preserve">-Reduzir o tempo de comunicação dos resultados dos cliente</w:t>
      </w:r>
      <w:r>
        <w:rPr>
          <w:rFonts w:ascii="Arial" w:hAnsi="Arial" w:cs="Arial"/>
          <w:color w:val="auto"/>
          <w:sz w:val="20"/>
        </w:rPr>
        <w:t xml:space="preserve">s</w:t>
      </w:r>
      <w:bookmarkEnd w:id="245"/>
      <w:r/>
      <w:r/>
    </w:p>
    <w:tbl>
      <w:tblPr>
        <w:tblW w:w="5000" w:type="pct"/>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CellMar>
          <w:left w:w="70" w:type="dxa"/>
          <w:right w:w="70" w:type="dxa"/>
        </w:tblCellMar>
        <w:tblLook w:val="04A0" w:firstRow="1" w:lastRow="0" w:firstColumn="1" w:lastColumn="0" w:noHBand="0" w:noVBand="1"/>
      </w:tblPr>
      <w:tblGrid>
        <w:gridCol w:w="2539"/>
        <w:gridCol w:w="6522"/>
      </w:tblGrid>
      <w:tr>
        <w:trPr>
          <w:trHeight w:val="327"/>
          <w:tblHeader/>
        </w:trPr>
        <w:tc>
          <w:tcPr>
            <w:shd w:val="clear" w:color="auto" w:fill="E7E6E6"/>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3599" w:type="pct"/>
            <w:textDirection w:val="lrTb"/>
            <w:noWrap w:val="false"/>
          </w:tcPr>
          <w:p>
            <w:pPr>
              <w:spacing w:lineRule="auto" w:line="360" w:before="80"/>
              <w:rPr>
                <w:rFonts w:ascii="Arial" w:hAnsi="Arial" w:cs="Arial"/>
                <w:b/>
                <w:color w:val="002060"/>
                <w:sz w:val="20"/>
                <w:szCs w:val="20"/>
              </w:rPr>
            </w:pPr>
            <w:r>
              <w:rPr>
                <w:rFonts w:ascii="Arial" w:hAnsi="Arial" w:cs="Arial"/>
                <w:b/>
                <w:color w:val="000000" w:themeColor="text1"/>
                <w:sz w:val="20"/>
                <w:szCs w:val="20"/>
              </w:rPr>
              <w:t xml:space="preserve">Reduzir tempo de disponibilização dos resultados dos simulados-treino para o exame teórico</w:t>
            </w:r>
            <w:r/>
          </w:p>
        </w:tc>
      </w:tr>
      <w:tr>
        <w:trPr>
          <w:trHeight w:val="327"/>
        </w:trPr>
        <w:tc>
          <w:tcPr>
            <w:shd w:val="clear" w:color="auto" w:fill="E7E6E6"/>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Problema a resolver</w:t>
            </w:r>
            <w:r/>
          </w:p>
        </w:tc>
        <w:tc>
          <w:tcPr>
            <w:shd w:val="clear" w:color="auto" w:fill="E7E6E6"/>
            <w:tcW w:w="3599" w:type="pct"/>
            <w:textDirection w:val="lrTb"/>
            <w:noWrap w:val="false"/>
          </w:tcPr>
          <w:p>
            <w:pPr>
              <w:spacing w:lineRule="auto" w:line="360" w:before="80"/>
              <w:rPr>
                <w:rFonts w:ascii="Arial" w:hAnsi="Arial" w:cs="Arial"/>
                <w:color w:val="002060"/>
                <w:sz w:val="20"/>
                <w:szCs w:val="20"/>
              </w:rPr>
            </w:pPr>
            <w:r>
              <w:rPr>
                <w:rFonts w:ascii="Arial" w:hAnsi="Arial" w:cs="Arial"/>
                <w:iCs/>
                <w:sz w:val="20"/>
                <w:szCs w:val="20"/>
              </w:rPr>
              <w:t xml:space="preserve">Demora na disponibilização dos resultados dos simulados.</w:t>
            </w:r>
            <w:r/>
          </w:p>
        </w:tc>
      </w:tr>
      <w:tr>
        <w:trPr>
          <w:trHeight w:val="401"/>
        </w:trPr>
        <w:tc>
          <w:tcPr>
            <w:shd w:val="clear" w:color="auto" w:fill="FFFFFF"/>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Prioridade</w:t>
            </w:r>
            <w:r/>
          </w:p>
        </w:tc>
        <w:tc>
          <w:tcPr>
            <w:shd w:val="clear" w:color="auto" w:fill="FFFFFF"/>
            <w:tcW w:w="3599" w:type="pct"/>
            <w:textDirection w:val="lrTb"/>
            <w:noWrap w:val="false"/>
          </w:tcPr>
          <w:p>
            <w:pPr>
              <w:spacing w:lineRule="auto" w:line="360" w:before="80"/>
              <w:rPr>
                <w:rFonts w:ascii="Arial" w:hAnsi="Arial" w:cs="Arial"/>
                <w:sz w:val="20"/>
                <w:szCs w:val="20"/>
              </w:rPr>
            </w:pPr>
            <w:r>
              <w:rPr>
                <w:rFonts w:ascii="Arial" w:hAnsi="Arial" w:cs="Arial"/>
                <w:color w:val="000000" w:themeColor="text1"/>
                <w:sz w:val="20"/>
                <w:szCs w:val="20"/>
              </w:rPr>
              <w:t xml:space="preserve">Baixa</w:t>
            </w:r>
            <w:r/>
          </w:p>
        </w:tc>
      </w:tr>
      <w:tr>
        <w:trPr>
          <w:trHeight w:val="402"/>
        </w:trPr>
        <w:tc>
          <w:tcPr>
            <w:shd w:val="clear" w:color="auto" w:fill="FFFFFF"/>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Funcionalidades</w:t>
            </w:r>
            <w:r/>
          </w:p>
        </w:tc>
        <w:tc>
          <w:tcPr>
            <w:shd w:val="clear" w:color="auto" w:fill="FFFFFF"/>
            <w:tcW w:w="3599" w:type="pct"/>
            <w:textDirection w:val="lrTb"/>
            <w:noWrap w:val="false"/>
          </w:tcPr>
          <w:p>
            <w:pPr>
              <w:keepNext/>
              <w:spacing w:lineRule="auto" w:line="360" w:before="120"/>
              <w:rPr>
                <w:rFonts w:ascii="Arial" w:hAnsi="Arial" w:cs="Arial"/>
                <w:sz w:val="20"/>
                <w:szCs w:val="20"/>
              </w:rPr>
            </w:pPr>
            <w:r>
              <w:rPr>
                <w:rFonts w:ascii="Arial" w:hAnsi="Arial" w:cs="Arial"/>
                <w:sz w:val="20"/>
                <w:szCs w:val="20"/>
              </w:rPr>
              <w:t xml:space="preserve">F8-Realizar simulado</w:t>
            </w:r>
            <w:r/>
          </w:p>
          <w:p>
            <w:pPr>
              <w:keepNext/>
              <w:spacing w:lineRule="auto" w:line="360" w:before="120"/>
              <w:rPr>
                <w:rFonts w:ascii="Arial" w:hAnsi="Arial" w:cs="Arial"/>
                <w:sz w:val="20"/>
                <w:szCs w:val="20"/>
              </w:rPr>
            </w:pPr>
            <w:r>
              <w:rPr>
                <w:rFonts w:ascii="Arial" w:hAnsi="Arial" w:cs="Arial"/>
                <w:sz w:val="20"/>
                <w:szCs w:val="20"/>
              </w:rPr>
              <w:t xml:space="preserve">F9-Gerar gráfico de desempenho</w:t>
            </w:r>
            <w:r/>
          </w:p>
        </w:tc>
      </w:tr>
    </w:tbl>
    <w:p>
      <w:pPr>
        <w:pStyle w:val="236"/>
        <w:rPr>
          <w:rFonts w:ascii="Arial" w:hAnsi="Arial" w:cs="Arial"/>
          <w:color w:val="auto"/>
          <w:sz w:val="20"/>
        </w:rPr>
      </w:pPr>
      <w:r/>
      <w:bookmarkStart w:id="246" w:name="_Toc515021199"/>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14</w:t>
      </w:r>
      <w:r>
        <w:rPr>
          <w:rFonts w:ascii="Arial" w:hAnsi="Arial" w:cs="Arial"/>
          <w:color w:val="auto"/>
          <w:sz w:val="20"/>
        </w:rPr>
        <w:fldChar w:fldCharType="end"/>
      </w:r>
      <w:r>
        <w:rPr>
          <w:rFonts w:ascii="Arial" w:hAnsi="Arial" w:cs="Arial"/>
          <w:color w:val="auto"/>
          <w:sz w:val="20"/>
        </w:rPr>
        <w:t xml:space="preserve">-Reduzir tempo para disponibilização dos resultados dos simulados</w:t>
      </w:r>
      <w:bookmarkEnd w:id="246"/>
      <w:r/>
      <w:r/>
    </w:p>
    <w:tbl>
      <w:tblPr>
        <w:tblW w:w="5000" w:type="pct"/>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CellMar>
          <w:left w:w="70" w:type="dxa"/>
          <w:right w:w="70" w:type="dxa"/>
        </w:tblCellMar>
        <w:tblLook w:val="04A0" w:firstRow="1" w:lastRow="0" w:firstColumn="1" w:lastColumn="0" w:noHBand="0" w:noVBand="1"/>
      </w:tblPr>
      <w:tblGrid>
        <w:gridCol w:w="2539"/>
        <w:gridCol w:w="6522"/>
      </w:tblGrid>
      <w:tr>
        <w:trPr>
          <w:trHeight w:val="327"/>
          <w:tblHeader/>
        </w:trPr>
        <w:tc>
          <w:tcPr>
            <w:shd w:val="clear" w:color="auto" w:fill="E7E6E6"/>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3599" w:type="pct"/>
            <w:textDirection w:val="lrTb"/>
            <w:noWrap w:val="false"/>
          </w:tcPr>
          <w:p>
            <w:pPr>
              <w:spacing w:lineRule="auto" w:line="360" w:before="80"/>
              <w:rPr>
                <w:rFonts w:ascii="Arial" w:hAnsi="Arial" w:cs="Arial"/>
                <w:b/>
                <w:color w:val="002060"/>
                <w:sz w:val="20"/>
                <w:szCs w:val="20"/>
              </w:rPr>
            </w:pPr>
            <w:r>
              <w:rPr>
                <w:rFonts w:ascii="Arial" w:hAnsi="Arial" w:cs="Arial"/>
                <w:b/>
                <w:color w:val="000000" w:themeColor="text1"/>
                <w:sz w:val="20"/>
                <w:szCs w:val="20"/>
              </w:rPr>
              <w:t xml:space="preserve">Gerar gráfico de lucro dos serviços</w:t>
            </w:r>
            <w:r/>
          </w:p>
        </w:tc>
      </w:tr>
      <w:tr>
        <w:trPr>
          <w:trHeight w:val="327"/>
        </w:trPr>
        <w:tc>
          <w:tcPr>
            <w:shd w:val="clear" w:color="auto" w:fill="E7E6E6"/>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Problema a resolver</w:t>
            </w:r>
            <w:r/>
          </w:p>
        </w:tc>
        <w:tc>
          <w:tcPr>
            <w:shd w:val="clear" w:color="auto" w:fill="E7E6E6"/>
            <w:tcW w:w="3599" w:type="pct"/>
            <w:textDirection w:val="lrTb"/>
            <w:noWrap w:val="false"/>
          </w:tcPr>
          <w:p>
            <w:pPr>
              <w:spacing w:lineRule="auto" w:line="360" w:before="80"/>
              <w:rPr>
                <w:rFonts w:ascii="Arial" w:hAnsi="Arial" w:cs="Arial"/>
                <w:color w:val="002060"/>
                <w:sz w:val="20"/>
                <w:szCs w:val="20"/>
              </w:rPr>
            </w:pPr>
            <w:r>
              <w:rPr>
                <w:rFonts w:ascii="Arial" w:hAnsi="Arial" w:cs="Arial"/>
                <w:iCs/>
                <w:sz w:val="20"/>
                <w:szCs w:val="20"/>
              </w:rPr>
              <w:t xml:space="preserve">Cobrança indevida dos clientes</w:t>
            </w:r>
            <w:r/>
          </w:p>
        </w:tc>
      </w:tr>
      <w:tr>
        <w:trPr>
          <w:trHeight w:val="401"/>
        </w:trPr>
        <w:tc>
          <w:tcPr>
            <w:shd w:val="clear" w:color="auto" w:fill="FFFFFF"/>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Prioridade</w:t>
            </w:r>
            <w:r/>
          </w:p>
        </w:tc>
        <w:tc>
          <w:tcPr>
            <w:shd w:val="clear" w:color="auto" w:fill="FFFFFF"/>
            <w:tcW w:w="3599" w:type="pct"/>
            <w:textDirection w:val="lrTb"/>
            <w:noWrap w:val="false"/>
          </w:tcPr>
          <w:p>
            <w:pPr>
              <w:spacing w:lineRule="auto" w:line="360" w:before="80"/>
              <w:rPr>
                <w:rFonts w:ascii="Arial" w:hAnsi="Arial" w:cs="Arial"/>
                <w:sz w:val="20"/>
                <w:szCs w:val="20"/>
              </w:rPr>
            </w:pPr>
            <w:r>
              <w:rPr>
                <w:rFonts w:ascii="Arial" w:hAnsi="Arial" w:cs="Arial"/>
                <w:sz w:val="20"/>
                <w:szCs w:val="20"/>
              </w:rPr>
              <w:t xml:space="preserve">Média</w:t>
            </w:r>
            <w:r/>
          </w:p>
        </w:tc>
      </w:tr>
      <w:tr>
        <w:trPr>
          <w:trHeight w:val="402"/>
        </w:trPr>
        <w:tc>
          <w:tcPr>
            <w:shd w:val="clear" w:color="auto" w:fill="FFFFFF"/>
            <w:tcW w:w="1401" w:type="pct"/>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Funcionalidades</w:t>
            </w:r>
            <w:r/>
          </w:p>
        </w:tc>
        <w:tc>
          <w:tcPr>
            <w:shd w:val="clear" w:color="auto" w:fill="FFFFFF"/>
            <w:tcW w:w="3599" w:type="pct"/>
            <w:textDirection w:val="lrTb"/>
            <w:noWrap w:val="false"/>
          </w:tcPr>
          <w:p>
            <w:pPr>
              <w:keepNext/>
              <w:spacing w:lineRule="auto" w:line="360" w:before="120"/>
              <w:rPr>
                <w:rFonts w:ascii="Arial" w:hAnsi="Arial" w:cs="Arial"/>
                <w:sz w:val="20"/>
                <w:szCs w:val="20"/>
              </w:rPr>
            </w:pPr>
            <w:r>
              <w:rPr>
                <w:rFonts w:ascii="Arial" w:hAnsi="Arial" w:cs="Arial"/>
                <w:sz w:val="20"/>
                <w:szCs w:val="20"/>
              </w:rPr>
              <w:t xml:space="preserve">F</w:t>
            </w:r>
            <w:r>
              <w:rPr>
                <w:rFonts w:ascii="Arial" w:hAnsi="Arial" w:cs="Arial"/>
                <w:sz w:val="20"/>
                <w:szCs w:val="20"/>
              </w:rPr>
              <w:t xml:space="preserve">10</w:t>
            </w:r>
            <w:r>
              <w:rPr>
                <w:rFonts w:ascii="Arial" w:hAnsi="Arial" w:cs="Arial"/>
                <w:sz w:val="20"/>
                <w:szCs w:val="20"/>
              </w:rPr>
              <w:t xml:space="preserve">-</w:t>
            </w:r>
            <w:r>
              <w:rPr>
                <w:rFonts w:ascii="Arial" w:hAnsi="Arial" w:cs="Arial"/>
                <w:sz w:val="20"/>
                <w:szCs w:val="20"/>
              </w:rPr>
              <w:t xml:space="preserve">Gerar gráfico de lucro</w:t>
            </w:r>
            <w:r/>
          </w:p>
        </w:tc>
      </w:tr>
    </w:tbl>
    <w:p>
      <w:pPr>
        <w:pStyle w:val="236"/>
        <w:rPr>
          <w:rFonts w:ascii="Arial" w:hAnsi="Arial" w:cs="Arial"/>
          <w:color w:val="auto"/>
          <w:sz w:val="20"/>
        </w:rPr>
      </w:pPr>
      <w:r/>
      <w:bookmarkStart w:id="247" w:name="_Toc515021200"/>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15</w:t>
      </w:r>
      <w:r>
        <w:rPr>
          <w:rFonts w:ascii="Arial" w:hAnsi="Arial" w:cs="Arial"/>
          <w:color w:val="auto"/>
          <w:sz w:val="20"/>
        </w:rPr>
        <w:fldChar w:fldCharType="end"/>
      </w:r>
      <w:r>
        <w:rPr>
          <w:rFonts w:ascii="Arial" w:hAnsi="Arial" w:cs="Arial"/>
          <w:color w:val="auto"/>
          <w:sz w:val="20"/>
        </w:rPr>
        <w:t xml:space="preserve">-Gerar gráfico de lucro dos serviços</w:t>
      </w:r>
      <w:bookmarkEnd w:id="247"/>
      <w:r/>
      <w:r/>
    </w:p>
    <w:p>
      <w:pPr>
        <w:pStyle w:val="267"/>
        <w:numPr>
          <w:ilvl w:val="0"/>
          <w:numId w:val="0"/>
        </w:numPr>
        <w:spacing w:lineRule="auto" w:line="360"/>
        <w:rPr>
          <w:rFonts w:ascii="Arial" w:hAnsi="Arial" w:cs="Arial"/>
          <w:b w:val="false"/>
        </w:rPr>
      </w:pPr>
      <w:r>
        <w:rPr>
          <w:rFonts w:ascii="Arial" w:hAnsi="Arial" w:cs="Arial"/>
          <w:b w:val="false"/>
        </w:rPr>
      </w:r>
      <w:r/>
    </w:p>
    <w:p>
      <w:pPr>
        <w:pStyle w:val="267"/>
        <w:rPr>
          <w:rFonts w:ascii="Arial" w:hAnsi="Arial" w:cs="Arial"/>
        </w:rPr>
        <w:outlineLvl w:val="2"/>
      </w:pPr>
      <w:r/>
      <w:bookmarkStart w:id="248" w:name="_Toc515337377"/>
      <w:r>
        <w:rPr>
          <w:rFonts w:ascii="Arial" w:hAnsi="Arial" w:cs="Arial"/>
        </w:rPr>
        <w:t xml:space="preserve">Metodologia: etapas, técnicas e ferramentas</w:t>
      </w:r>
      <w:bookmarkEnd w:id="248"/>
      <w:r/>
      <w:r/>
    </w:p>
    <w:p>
      <w:pPr>
        <w:pStyle w:val="267"/>
        <w:numPr>
          <w:ilvl w:val="0"/>
          <w:numId w:val="0"/>
        </w:numPr>
        <w:ind w:firstLine="709"/>
        <w:spacing w:lineRule="auto" w:line="360"/>
        <w:rPr>
          <w:rFonts w:ascii="Arial" w:hAnsi="Arial" w:cs="Arial"/>
          <w:b w:val="false"/>
        </w:rPr>
      </w:pPr>
      <w:r>
        <w:rPr>
          <w:rFonts w:ascii="Arial" w:hAnsi="Arial" w:cs="Arial"/>
          <w:b w:val="false"/>
        </w:rPr>
        <w:t xml:space="preserve">A metodologia utilizada no desenvolvimento do nosso projeto toma como base o princípio de qualidade, presente na E</w:t>
      </w:r>
      <w:r>
        <w:rPr>
          <w:rFonts w:ascii="Arial" w:hAnsi="Arial" w:cs="Arial"/>
          <w:b w:val="false"/>
        </w:rPr>
        <w:t xml:space="preserve">ngenharia de Software</w:t>
      </w:r>
      <w:sdt>
        <w:sdtPr/>
        <w:sdtContent>
          <w:r>
            <w:rPr>
              <w:rFonts w:ascii="Arial" w:hAnsi="Arial" w:cs="Arial"/>
              <w:b w:val="false"/>
            </w:rPr>
            <w:fldChar w:fldCharType="begin"/>
          </w:r>
          <w:r>
            <w:rPr>
              <w:rFonts w:ascii="Arial" w:hAnsi="Arial" w:cs="Arial"/>
              <w:b w:val="false"/>
            </w:rPr>
            <w:instrText xml:space="preserve"> CITATION Pre16 \l 1046 </w:instrText>
          </w:r>
          <w:r>
            <w:rPr>
              <w:rFonts w:ascii="Arial" w:hAnsi="Arial" w:cs="Arial"/>
              <w:b w:val="false"/>
            </w:rPr>
            <w:fldChar w:fldCharType="separate"/>
          </w:r>
          <w:r>
            <w:rPr>
              <w:rFonts w:ascii="Arial" w:hAnsi="Arial" w:cs="Arial"/>
              <w:b w:val="false"/>
            </w:rPr>
            <w:t xml:space="preserve"> </w:t>
          </w:r>
          <w:r>
            <w:rPr>
              <w:rFonts w:ascii="Arial" w:hAnsi="Arial" w:cs="Arial"/>
            </w:rPr>
            <w:t xml:space="preserve">(PRESSMAN e MAXIM, 2016)</w:t>
          </w:r>
          <w:r>
            <w:rPr>
              <w:rFonts w:ascii="Arial" w:hAnsi="Arial" w:cs="Arial"/>
              <w:b w:val="false"/>
            </w:rPr>
            <w:fldChar w:fldCharType="end"/>
          </w:r>
        </w:sdtContent>
      </w:sdt>
      <w:r>
        <w:rPr>
          <w:rFonts w:ascii="Arial" w:hAnsi="Arial" w:cs="Arial"/>
          <w:b w:val="false"/>
        </w:rPr>
        <w:t xml:space="preserve">. Esse princípio visa criar um produto que atenda </w:t>
      </w:r>
      <w:r>
        <w:rPr>
          <w:rFonts w:ascii="Arial" w:hAnsi="Arial" w:cs="Arial"/>
          <w:b w:val="false"/>
        </w:rPr>
        <w:t xml:space="preserve">às</w:t>
      </w:r>
      <w:r>
        <w:rPr>
          <w:rFonts w:ascii="Arial" w:hAnsi="Arial" w:cs="Arial"/>
          <w:b w:val="false"/>
        </w:rPr>
        <w:t xml:space="preserve"> necessidades do cliente, proporcionando evolução no negócio e satisfação do cliente.</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A primeira etapa do </w:t>
      </w:r>
      <w:r>
        <w:rPr>
          <w:rFonts w:ascii="Arial" w:hAnsi="Arial" w:cs="Arial"/>
          <w:b w:val="false"/>
        </w:rPr>
        <w:t xml:space="preserve">trabalho </w:t>
      </w:r>
      <w:r>
        <w:rPr>
          <w:rFonts w:ascii="Arial" w:hAnsi="Arial" w:cs="Arial"/>
          <w:b w:val="false"/>
        </w:rPr>
        <w:t xml:space="preserve">consistiu na análise da empresa e do negócio, buscando o entendimento dos processos dentro da empresa, a fim de analisar os </w:t>
      </w:r>
      <w:r>
        <w:rPr>
          <w:rFonts w:ascii="Arial" w:hAnsi="Arial" w:cs="Arial"/>
          <w:b w:val="false"/>
        </w:rPr>
        <w:t xml:space="preserve">seus </w:t>
      </w:r>
      <w:r>
        <w:rPr>
          <w:rFonts w:ascii="Arial" w:hAnsi="Arial" w:cs="Arial"/>
          <w:b w:val="false"/>
        </w:rPr>
        <w:t xml:space="preserve">pontos fortes e fracos. </w:t>
      </w:r>
      <w:r>
        <w:rPr>
          <w:rFonts w:ascii="Arial" w:hAnsi="Arial" w:cs="Arial"/>
          <w:b w:val="false"/>
        </w:rPr>
        <w:t xml:space="preserve">Para tanto</w:t>
      </w:r>
      <w:r>
        <w:rPr>
          <w:rFonts w:ascii="Arial" w:hAnsi="Arial" w:cs="Arial"/>
          <w:b w:val="false"/>
        </w:rPr>
        <w:t xml:space="preserve">, foram realizadas entrevistas com os donos da empresa e pesquisas acerca da área que ela atua na região, identificando os tipos e potenciais clientes.</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Com o entendimento da estrutura da empresa, construiu-se um organograma do funcionamento interno utilizando a ferramenta </w:t>
      </w:r>
      <w:r>
        <w:rPr>
          <w:rFonts w:ascii="Arial" w:hAnsi="Arial" w:cs="Arial"/>
          <w:b w:val="false"/>
        </w:rPr>
        <w:t xml:space="preserve">LucidChart</w:t>
      </w:r>
      <w:sdt>
        <w:sdtPr/>
        <w:sdtContent>
          <w:r>
            <w:rPr>
              <w:rFonts w:ascii="Arial" w:hAnsi="Arial" w:cs="Arial"/>
              <w:b w:val="false"/>
            </w:rPr>
            <w:fldChar w:fldCharType="begin"/>
          </w:r>
          <w:r>
            <w:rPr>
              <w:rFonts w:ascii="Arial" w:hAnsi="Arial" w:cs="Arial"/>
              <w:b w:val="false"/>
            </w:rPr>
            <w:instrText xml:space="preserve"> CITATION Luc18 \l 1046 </w:instrText>
          </w:r>
          <w:r>
            <w:rPr>
              <w:rFonts w:ascii="Arial" w:hAnsi="Arial" w:cs="Arial"/>
              <w:b w:val="false"/>
            </w:rPr>
            <w:fldChar w:fldCharType="separate"/>
          </w:r>
          <w:r>
            <w:rPr>
              <w:rFonts w:ascii="Arial" w:hAnsi="Arial" w:cs="Arial"/>
              <w:b w:val="false"/>
            </w:rPr>
            <w:t xml:space="preserve"> </w:t>
          </w:r>
          <w:r>
            <w:rPr>
              <w:rFonts w:ascii="Arial" w:hAnsi="Arial" w:cs="Arial"/>
            </w:rPr>
            <w:t xml:space="preserve">(LUCIDCHART, 2018)</w:t>
          </w:r>
          <w:r>
            <w:rPr>
              <w:rFonts w:ascii="Arial" w:hAnsi="Arial" w:cs="Arial"/>
              <w:b w:val="false"/>
            </w:rPr>
            <w:fldChar w:fldCharType="end"/>
          </w:r>
        </w:sdtContent>
      </w:sdt>
      <w:r>
        <w:rPr>
          <w:rFonts w:ascii="Arial" w:hAnsi="Arial" w:cs="Arial"/>
          <w:b w:val="false"/>
        </w:rPr>
        <w:t xml:space="preserve">. Utilizamos essa ferramenta devido a ela estar disponível na web e ser de fácil uso, além de permitir a criação de organogramas simples e práticos de entender.</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Após entender a estrutura interna da empresa, </w:t>
      </w:r>
      <w:r>
        <w:rPr>
          <w:rFonts w:ascii="Arial" w:hAnsi="Arial" w:cs="Arial"/>
          <w:b w:val="false"/>
        </w:rPr>
        <w:t xml:space="preserve">realiz</w:t>
      </w:r>
      <w:r>
        <w:rPr>
          <w:rFonts w:ascii="Arial" w:hAnsi="Arial" w:cs="Arial"/>
          <w:b w:val="false"/>
        </w:rPr>
        <w:t xml:space="preserve">ou-se</w:t>
      </w:r>
      <w:r>
        <w:rPr>
          <w:rFonts w:ascii="Arial" w:hAnsi="Arial" w:cs="Arial"/>
          <w:b w:val="false"/>
        </w:rPr>
        <w:t xml:space="preserve"> os mapeamentos dos processos atuais, percebendo assim os pontos que necessitavam a automatização para obter um melhor funcionamento. Com esse mapeamento feito, conseguimos elaborar </w:t>
      </w:r>
      <w:r>
        <w:rPr>
          <w:rFonts w:ascii="Arial" w:hAnsi="Arial" w:cs="Arial"/>
          <w:b w:val="false"/>
        </w:rPr>
        <w:t xml:space="preserve">uma proposta</w:t>
      </w:r>
      <w:r>
        <w:rPr>
          <w:rFonts w:ascii="Arial" w:hAnsi="Arial" w:cs="Arial"/>
          <w:b w:val="false"/>
        </w:rPr>
        <w:t xml:space="preserve"> de solução e mapear processos novos e </w:t>
      </w:r>
      <w:r>
        <w:rPr>
          <w:rFonts w:ascii="Arial" w:hAnsi="Arial" w:cs="Arial"/>
          <w:b w:val="false"/>
        </w:rPr>
        <w:t xml:space="preserve">seguros</w:t>
      </w:r>
      <w:r>
        <w:rPr>
          <w:rFonts w:ascii="Arial" w:hAnsi="Arial" w:cs="Arial"/>
          <w:b w:val="false"/>
        </w:rPr>
        <w:t xml:space="preserve">.</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A ferramenta que </w:t>
      </w:r>
      <w:r>
        <w:rPr>
          <w:rFonts w:ascii="Arial" w:hAnsi="Arial" w:cs="Arial"/>
          <w:b w:val="false"/>
        </w:rPr>
        <w:t xml:space="preserve">se </w:t>
      </w:r>
      <w:r>
        <w:rPr>
          <w:rFonts w:ascii="Arial" w:hAnsi="Arial" w:cs="Arial"/>
          <w:b w:val="false"/>
        </w:rPr>
        <w:t xml:space="preserve">utiliz</w:t>
      </w:r>
      <w:r>
        <w:rPr>
          <w:rFonts w:ascii="Arial" w:hAnsi="Arial" w:cs="Arial"/>
          <w:b w:val="false"/>
        </w:rPr>
        <w:t xml:space="preserve">ou</w:t>
      </w:r>
      <w:r>
        <w:rPr>
          <w:rFonts w:ascii="Arial" w:hAnsi="Arial" w:cs="Arial"/>
          <w:b w:val="false"/>
        </w:rPr>
        <w:t xml:space="preserve"> no mapeamento dos processos foi o </w:t>
      </w:r>
      <w:r>
        <w:rPr>
          <w:rFonts w:ascii="Arial" w:hAnsi="Arial" w:cs="Arial"/>
          <w:b w:val="false"/>
        </w:rPr>
        <w:t xml:space="preserve">Bizagi</w:t>
      </w:r>
      <w:r>
        <w:rPr>
          <w:rFonts w:ascii="Arial" w:hAnsi="Arial" w:cs="Arial"/>
          <w:b w:val="false"/>
        </w:rPr>
        <w:t xml:space="preserve"> </w:t>
      </w:r>
      <w:r>
        <w:rPr>
          <w:rFonts w:ascii="Arial" w:hAnsi="Arial" w:cs="Arial"/>
          <w:b w:val="false"/>
        </w:rPr>
        <w:t xml:space="preserve">Modeler</w:t>
      </w:r>
      <w:sdt>
        <w:sdtPr/>
        <w:sdtContent>
          <w:r>
            <w:rPr>
              <w:rFonts w:ascii="Arial" w:hAnsi="Arial" w:cs="Arial"/>
              <w:b w:val="false"/>
            </w:rPr>
            <w:fldChar w:fldCharType="begin"/>
          </w:r>
          <w:r>
            <w:rPr>
              <w:rFonts w:ascii="Arial" w:hAnsi="Arial" w:cs="Arial"/>
              <w:b w:val="false"/>
            </w:rPr>
            <w:instrText xml:space="preserve">CITATION Biz18 \l 1046 </w:instrText>
          </w:r>
          <w:r>
            <w:rPr>
              <w:rFonts w:ascii="Arial" w:hAnsi="Arial" w:cs="Arial"/>
              <w:b w:val="false"/>
            </w:rPr>
            <w:fldChar w:fldCharType="separate"/>
          </w:r>
          <w:r>
            <w:rPr>
              <w:rFonts w:ascii="Arial" w:hAnsi="Arial" w:cs="Arial"/>
              <w:b w:val="false"/>
            </w:rPr>
            <w:t xml:space="preserve"> </w:t>
          </w:r>
          <w:r>
            <w:rPr>
              <w:rFonts w:ascii="Arial" w:hAnsi="Arial" w:cs="Arial"/>
            </w:rPr>
            <w:t xml:space="preserve">(BIZAGI, 2018)</w:t>
          </w:r>
          <w:r>
            <w:rPr>
              <w:rFonts w:ascii="Arial" w:hAnsi="Arial" w:cs="Arial"/>
              <w:b w:val="false"/>
            </w:rPr>
            <w:fldChar w:fldCharType="end"/>
          </w:r>
        </w:sdtContent>
      </w:sdt>
      <w:r>
        <w:rPr>
          <w:rFonts w:ascii="Arial" w:hAnsi="Arial" w:cs="Arial"/>
          <w:b w:val="false"/>
        </w:rPr>
        <w:t xml:space="preserve">, a qual está disponível na internet para download gratuitamente. Escolhemos essa ferramenta devido ao fato dela criar diagramas simples e </w:t>
      </w:r>
      <w:r>
        <w:rPr>
          <w:rFonts w:ascii="Arial" w:hAnsi="Arial" w:cs="Arial"/>
          <w:b w:val="false"/>
        </w:rPr>
        <w:t xml:space="preserve">com boa apresentação</w:t>
      </w:r>
      <w:r>
        <w:rPr>
          <w:rFonts w:ascii="Arial" w:hAnsi="Arial" w:cs="Arial"/>
          <w:b w:val="false"/>
        </w:rPr>
        <w:t xml:space="preserve"> e contar com um sistema de nuvem, caso o usuário seja cadastrado no site, permitindo o acesso em vários lugares diferentes.</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Por fim, utiliz</w:t>
      </w:r>
      <w:r>
        <w:rPr>
          <w:rFonts w:ascii="Arial" w:hAnsi="Arial" w:cs="Arial"/>
          <w:b w:val="false"/>
        </w:rPr>
        <w:t xml:space="preserve">ou</w:t>
      </w:r>
      <w:r>
        <w:rPr>
          <w:rFonts w:ascii="Arial" w:hAnsi="Arial" w:cs="Arial"/>
          <w:b w:val="false"/>
        </w:rPr>
        <w:t xml:space="preserve">-</w:t>
      </w:r>
      <w:r>
        <w:rPr>
          <w:rFonts w:ascii="Arial" w:hAnsi="Arial" w:cs="Arial"/>
          <w:b w:val="false"/>
        </w:rPr>
        <w:t xml:space="preserve">s</w:t>
      </w:r>
      <w:r>
        <w:rPr>
          <w:rFonts w:ascii="Arial" w:hAnsi="Arial" w:cs="Arial"/>
          <w:b w:val="false"/>
        </w:rPr>
        <w:t xml:space="preserve">e</w:t>
      </w:r>
      <w:r>
        <w:rPr>
          <w:rFonts w:ascii="Arial" w:hAnsi="Arial" w:cs="Arial"/>
          <w:b w:val="false"/>
        </w:rPr>
        <w:t xml:space="preserve"> o método </w:t>
      </w:r>
      <w:r>
        <w:rPr>
          <w:rFonts w:ascii="Arial" w:hAnsi="Arial" w:cs="Arial"/>
          <w:b w:val="false"/>
        </w:rPr>
        <w:t xml:space="preserve">iRON</w:t>
      </w:r>
      <w:sdt>
        <w:sdtPr/>
        <w:sdtContent>
          <w:r>
            <w:rPr>
              <w:rFonts w:ascii="Arial" w:hAnsi="Arial" w:cs="Arial"/>
              <w:b w:val="false"/>
            </w:rPr>
            <w:fldChar w:fldCharType="begin"/>
          </w:r>
          <w:r>
            <w:rPr>
              <w:rFonts w:ascii="Arial" w:hAnsi="Arial" w:cs="Arial"/>
              <w:b w:val="false"/>
            </w:rPr>
            <w:instrText xml:space="preserve">CITATION Ang14 \l 1046 </w:instrText>
          </w:r>
          <w:r>
            <w:rPr>
              <w:rFonts w:ascii="Arial" w:hAnsi="Arial" w:cs="Arial"/>
              <w:b w:val="false"/>
            </w:rPr>
            <w:fldChar w:fldCharType="separate"/>
          </w:r>
          <w:r>
            <w:rPr>
              <w:rFonts w:ascii="Arial" w:hAnsi="Arial" w:cs="Arial"/>
              <w:b w:val="false"/>
            </w:rPr>
            <w:t xml:space="preserve"> </w:t>
          </w:r>
          <w:r>
            <w:rPr>
              <w:rFonts w:ascii="Arial" w:hAnsi="Arial" w:cs="Arial"/>
            </w:rPr>
            <w:t xml:space="preserve">(CASTRO, TOFFANO, </w:t>
          </w:r>
          <w:r>
            <w:rPr>
              <w:rFonts w:ascii="Arial" w:hAnsi="Arial" w:cs="Arial"/>
              <w:i/>
              <w:iCs/>
            </w:rPr>
            <w:t xml:space="preserve">et al.</w:t>
          </w:r>
          <w:r>
            <w:rPr>
              <w:rFonts w:ascii="Arial" w:hAnsi="Arial" w:cs="Arial"/>
            </w:rPr>
            <w:t xml:space="preserve">, 2014)</w:t>
          </w:r>
          <w:r>
            <w:rPr>
              <w:rFonts w:ascii="Arial" w:hAnsi="Arial" w:cs="Arial"/>
              <w:b w:val="false"/>
            </w:rPr>
            <w:fldChar w:fldCharType="end"/>
          </w:r>
        </w:sdtContent>
      </w:sdt>
      <w:r>
        <w:rPr>
          <w:rFonts w:ascii="Arial" w:hAnsi="Arial" w:cs="Arial"/>
          <w:b w:val="false"/>
        </w:rPr>
        <w:t xml:space="preserve"> </w:t>
      </w:r>
      <w:r>
        <w:rPr>
          <w:rFonts w:ascii="Arial" w:hAnsi="Arial" w:cs="Arial"/>
          <w:b w:val="false"/>
        </w:rPr>
        <w:t xml:space="preserve">como modelo de elaboração da documentação e dos procedimentos seguidos na análise do negócio. Escolhe</w:t>
      </w:r>
      <w:r>
        <w:rPr>
          <w:rFonts w:ascii="Arial" w:hAnsi="Arial" w:cs="Arial"/>
          <w:b w:val="false"/>
        </w:rPr>
        <w:t xml:space="preserve">u-se</w:t>
      </w:r>
      <w:r>
        <w:rPr>
          <w:rFonts w:ascii="Arial" w:hAnsi="Arial" w:cs="Arial"/>
          <w:b w:val="false"/>
        </w:rPr>
        <w:t xml:space="preserve"> esse método porque ele visa a obtenção de requisitos orientado ao negócio, de modo a proporcionar em primeiro lugar a </w:t>
      </w:r>
      <w:r>
        <w:rPr>
          <w:rFonts w:ascii="Arial" w:hAnsi="Arial" w:cs="Arial"/>
          <w:b w:val="false"/>
        </w:rPr>
        <w:t xml:space="preserve">construção de um software que </w:t>
      </w:r>
      <w:r>
        <w:rPr>
          <w:rFonts w:ascii="Arial" w:hAnsi="Arial" w:cs="Arial"/>
          <w:b w:val="false"/>
        </w:rPr>
        <w:t xml:space="preserve">sat</w:t>
      </w:r>
      <w:r>
        <w:rPr>
          <w:rFonts w:ascii="Arial" w:hAnsi="Arial" w:cs="Arial"/>
          <w:b w:val="false"/>
        </w:rPr>
        <w:t xml:space="preserve">isfaça as necessidade</w:t>
      </w:r>
      <w:r>
        <w:rPr>
          <w:rFonts w:ascii="Arial" w:hAnsi="Arial" w:cs="Arial"/>
          <w:b w:val="false"/>
        </w:rPr>
        <w:t xml:space="preserve">s</w:t>
      </w:r>
      <w:r>
        <w:rPr>
          <w:rFonts w:ascii="Arial" w:hAnsi="Arial" w:cs="Arial"/>
          <w:b w:val="false"/>
        </w:rPr>
        <w:t xml:space="preserve"> do negócio</w:t>
      </w:r>
      <w:r>
        <w:rPr>
          <w:rFonts w:ascii="Arial" w:hAnsi="Arial" w:cs="Arial"/>
          <w:b w:val="false"/>
        </w:rPr>
        <w:t xml:space="preserve"> d</w:t>
      </w:r>
      <w:r>
        <w:rPr>
          <w:rFonts w:ascii="Arial" w:hAnsi="Arial" w:cs="Arial"/>
          <w:b w:val="false"/>
        </w:rPr>
        <w:t xml:space="preserve">a empresa </w:t>
      </w:r>
      <w:r>
        <w:rPr>
          <w:rFonts w:ascii="Arial" w:hAnsi="Arial" w:cs="Arial"/>
          <w:b w:val="false"/>
        </w:rPr>
        <w:t xml:space="preserve">ArraisDF</w:t>
      </w:r>
      <w:r>
        <w:rPr>
          <w:rFonts w:ascii="Arial" w:hAnsi="Arial" w:cs="Arial"/>
          <w:b w:val="false"/>
        </w:rPr>
        <w:t xml:space="preserve">.</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Para a modelagem de dados, utiliz</w:t>
      </w:r>
      <w:r>
        <w:rPr>
          <w:rFonts w:ascii="Arial" w:hAnsi="Arial" w:cs="Arial"/>
          <w:b w:val="false"/>
        </w:rPr>
        <w:t xml:space="preserve">ou-se</w:t>
      </w:r>
      <w:r>
        <w:rPr>
          <w:rFonts w:ascii="Arial" w:hAnsi="Arial" w:cs="Arial"/>
          <w:b w:val="false"/>
        </w:rPr>
        <w:t xml:space="preserve"> a combinação de duas técnicas conhecidas no mercado, que é a técnica de Modelo de Entidades e Relacionamentos Relacional</w:t>
      </w:r>
      <w:sdt>
        <w:sdtPr/>
        <w:sdtContent>
          <w:r>
            <w:rPr>
              <w:rFonts w:ascii="Arial" w:hAnsi="Arial" w:cs="Arial"/>
              <w:b w:val="false"/>
            </w:rPr>
            <w:fldChar w:fldCharType="begin"/>
          </w:r>
          <w:r>
            <w:rPr>
              <w:rFonts w:ascii="Arial" w:hAnsi="Arial" w:cs="Arial"/>
              <w:b w:val="false"/>
            </w:rPr>
            <w:instrText xml:space="preserve"> CITATION Che90 \l 1046 </w:instrText>
          </w:r>
          <w:r>
            <w:rPr>
              <w:rFonts w:ascii="Arial" w:hAnsi="Arial" w:cs="Arial"/>
              <w:b w:val="false"/>
            </w:rPr>
            <w:fldChar w:fldCharType="separate"/>
          </w:r>
          <w:r>
            <w:rPr>
              <w:rFonts w:ascii="Arial" w:hAnsi="Arial" w:cs="Arial"/>
              <w:b w:val="false"/>
            </w:rPr>
            <w:t xml:space="preserve"> </w:t>
          </w:r>
          <w:r>
            <w:rPr>
              <w:rFonts w:ascii="Arial" w:hAnsi="Arial" w:cs="Arial"/>
            </w:rPr>
            <w:t xml:space="preserve">(CHEN, 1990)</w:t>
          </w:r>
          <w:r>
            <w:rPr>
              <w:rFonts w:ascii="Arial" w:hAnsi="Arial" w:cs="Arial"/>
              <w:b w:val="false"/>
            </w:rPr>
            <w:fldChar w:fldCharType="end"/>
          </w:r>
        </w:sdtContent>
      </w:sdt>
      <w:r>
        <w:rPr>
          <w:rFonts w:ascii="Arial" w:hAnsi="Arial" w:cs="Arial"/>
          <w:b w:val="false"/>
        </w:rPr>
        <w:t xml:space="preserve"> e a </w:t>
      </w:r>
      <w:r>
        <w:rPr>
          <w:rFonts w:ascii="Arial" w:hAnsi="Arial" w:cs="Arial"/>
          <w:b w:val="false"/>
        </w:rPr>
        <w:t xml:space="preserve">utilização d</w:t>
      </w:r>
      <w:r>
        <w:rPr>
          <w:rFonts w:ascii="Arial" w:hAnsi="Arial" w:cs="Arial"/>
          <w:b w:val="false"/>
        </w:rPr>
        <w:t xml:space="preserve">a Orientação a Objetos</w:t>
      </w:r>
      <w:sdt>
        <w:sdtPr/>
        <w:sdtContent>
          <w:r>
            <w:rPr>
              <w:rFonts w:ascii="Arial" w:hAnsi="Arial" w:cs="Arial"/>
              <w:b w:val="false"/>
            </w:rPr>
            <w:fldChar w:fldCharType="begin"/>
          </w:r>
          <w:r>
            <w:rPr>
              <w:rFonts w:ascii="Arial" w:hAnsi="Arial" w:cs="Arial"/>
              <w:b w:val="false"/>
            </w:rPr>
            <w:instrText xml:space="preserve">CITATION Gue18 \l 1046 </w:instrText>
          </w:r>
          <w:r>
            <w:rPr>
              <w:rFonts w:ascii="Arial" w:hAnsi="Arial" w:cs="Arial"/>
              <w:b w:val="false"/>
            </w:rPr>
            <w:fldChar w:fldCharType="separate"/>
          </w:r>
          <w:r>
            <w:rPr>
              <w:rFonts w:ascii="Arial" w:hAnsi="Arial" w:cs="Arial"/>
              <w:b w:val="false"/>
            </w:rPr>
            <w:t xml:space="preserve"> </w:t>
          </w:r>
          <w:r>
            <w:rPr>
              <w:rFonts w:ascii="Arial" w:hAnsi="Arial" w:cs="Arial"/>
            </w:rPr>
            <w:t xml:space="preserve">(GUEDES, 2014)</w:t>
          </w:r>
          <w:r>
            <w:rPr>
              <w:rFonts w:ascii="Arial" w:hAnsi="Arial" w:cs="Arial"/>
              <w:b w:val="false"/>
            </w:rPr>
            <w:fldChar w:fldCharType="end"/>
          </w:r>
        </w:sdtContent>
      </w:sdt>
      <w:r>
        <w:rPr>
          <w:rFonts w:ascii="Arial" w:hAnsi="Arial" w:cs="Arial"/>
          <w:b w:val="false"/>
        </w:rPr>
        <w:t xml:space="preserve">. Essas duas abordage</w:t>
      </w:r>
      <w:r>
        <w:rPr>
          <w:rFonts w:ascii="Arial" w:hAnsi="Arial" w:cs="Arial"/>
          <w:b w:val="false"/>
        </w:rPr>
        <w:t xml:space="preserve">ns</w:t>
      </w:r>
      <w:r>
        <w:rPr>
          <w:rFonts w:ascii="Arial" w:hAnsi="Arial" w:cs="Arial"/>
          <w:b w:val="false"/>
        </w:rPr>
        <w:t xml:space="preserve"> permitem a abstração dos principais elementos do negócio em forma de tabelas com relações bem definidas entre si.</w:t>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rPr>
          <w:rFonts w:ascii="Arial" w:hAnsi="Arial" w:cs="Arial"/>
        </w:rPr>
        <w:outlineLvl w:val="2"/>
      </w:pPr>
      <w:r/>
      <w:bookmarkStart w:id="249" w:name="_Toc515337378"/>
      <w:r>
        <w:rPr>
          <w:rFonts w:ascii="Arial" w:hAnsi="Arial" w:cs="Arial"/>
        </w:rPr>
        <w:t xml:space="preserve">Usuários do Sistema</w:t>
      </w:r>
      <w:bookmarkEnd w:id="249"/>
      <w:r/>
      <w:r/>
    </w:p>
    <w:tbl>
      <w:tblPr>
        <w:tblStyle w:val="252"/>
        <w:tblW w:w="5000" w:type="pct"/>
        <w:tblLook w:val="04A0" w:firstRow="1" w:lastRow="0" w:firstColumn="1" w:lastColumn="0" w:noHBand="0" w:noVBand="1"/>
      </w:tblPr>
      <w:tblGrid>
        <w:gridCol w:w="2349"/>
        <w:gridCol w:w="6712"/>
      </w:tblGrid>
      <w:tr>
        <w:trPr/>
        <w:tc>
          <w:tcPr>
            <w:tcW w:w="1296" w:type="pct"/>
            <w:textDirection w:val="lrTb"/>
            <w:noWrap w:val="false"/>
          </w:tcPr>
          <w:p>
            <w:pPr>
              <w:spacing w:lineRule="auto" w:line="360"/>
              <w:rPr>
                <w:rFonts w:ascii="Arial" w:hAnsi="Arial" w:cs="Arial"/>
                <w:b/>
                <w:sz w:val="20"/>
              </w:rPr>
            </w:pPr>
            <w:r>
              <w:rPr>
                <w:rFonts w:ascii="Arial" w:hAnsi="Arial" w:cs="Arial"/>
                <w:b/>
                <w:sz w:val="20"/>
              </w:rPr>
              <w:t xml:space="preserve">Descrição</w:t>
            </w:r>
            <w:r/>
          </w:p>
        </w:tc>
        <w:tc>
          <w:tcPr>
            <w:tcW w:w="3704" w:type="pct"/>
            <w:textDirection w:val="lrTb"/>
            <w:noWrap w:val="false"/>
          </w:tcPr>
          <w:p>
            <w:pPr>
              <w:spacing w:lineRule="auto" w:line="360"/>
              <w:rPr>
                <w:rFonts w:ascii="Arial" w:hAnsi="Arial" w:cs="Arial" w:eastAsia="Arial"/>
                <w:sz w:val="20"/>
              </w:rPr>
            </w:pPr>
            <w:r>
              <w:rPr>
                <w:rFonts w:ascii="Arial" w:hAnsi="Arial" w:cs="Arial" w:eastAsia="Arial"/>
                <w:sz w:val="20"/>
              </w:rPr>
              <w:t xml:space="preserve">Coordenador administrativo, responsável pela coordenação geral do funcionamento da empresa.</w:t>
            </w:r>
            <w:r/>
          </w:p>
        </w:tc>
      </w:tr>
      <w:tr>
        <w:trPr/>
        <w:tc>
          <w:tcPr>
            <w:tcW w:w="1296" w:type="pct"/>
            <w:textDirection w:val="lrTb"/>
            <w:noWrap w:val="false"/>
          </w:tcPr>
          <w:p>
            <w:pPr>
              <w:spacing w:lineRule="auto" w:line="360"/>
              <w:rPr>
                <w:rFonts w:ascii="Arial" w:hAnsi="Arial" w:cs="Arial"/>
                <w:b/>
                <w:sz w:val="20"/>
              </w:rPr>
            </w:pPr>
            <w:r>
              <w:rPr>
                <w:rFonts w:ascii="Arial" w:hAnsi="Arial" w:cs="Arial"/>
                <w:b/>
                <w:sz w:val="20"/>
              </w:rPr>
              <w:t xml:space="preserve">O que ele faz?</w:t>
            </w:r>
            <w:r/>
          </w:p>
        </w:tc>
        <w:tc>
          <w:tcPr>
            <w:tcW w:w="3704" w:type="pct"/>
            <w:textDirection w:val="lrTb"/>
            <w:noWrap w:val="false"/>
          </w:tcPr>
          <w:p>
            <w:pPr>
              <w:spacing w:lineRule="auto" w:line="360"/>
              <w:rPr>
                <w:rFonts w:ascii="Arial" w:hAnsi="Arial" w:cs="Arial"/>
                <w:sz w:val="20"/>
                <w:lang w:eastAsia="en-US"/>
              </w:rPr>
            </w:pPr>
            <w:r>
              <w:rPr>
                <w:rFonts w:ascii="Arial" w:hAnsi="Arial" w:cs="Arial"/>
                <w:sz w:val="20"/>
                <w:lang w:eastAsia="en-US"/>
              </w:rPr>
              <w:t xml:space="preserve">Conversa com o cliente, estabelece preços dos serviços, leva a documentação na Marinha, marca as aulas e provas do cliente na Marinha, notificação dos clientes e entrega a documentação e habilitação ao cliente.</w:t>
            </w:r>
            <w:r/>
          </w:p>
        </w:tc>
      </w:tr>
      <w:tr>
        <w:trPr/>
        <w:tc>
          <w:tcPr>
            <w:tcW w:w="1296" w:type="pct"/>
            <w:textDirection w:val="lrTb"/>
            <w:noWrap w:val="false"/>
          </w:tcPr>
          <w:p>
            <w:pPr>
              <w:spacing w:lineRule="auto" w:line="360"/>
              <w:rPr>
                <w:rFonts w:ascii="Arial" w:hAnsi="Arial" w:cs="Arial"/>
                <w:b/>
                <w:sz w:val="20"/>
              </w:rPr>
            </w:pPr>
            <w:r>
              <w:rPr>
                <w:rFonts w:ascii="Arial" w:hAnsi="Arial" w:cs="Arial"/>
                <w:b/>
                <w:sz w:val="20"/>
              </w:rPr>
              <w:t xml:space="preserve">O que ele precisa?</w:t>
            </w:r>
            <w:r/>
          </w:p>
        </w:tc>
        <w:tc>
          <w:tcPr>
            <w:tcW w:w="3704" w:type="pct"/>
            <w:textDirection w:val="lrTb"/>
            <w:noWrap w:val="false"/>
          </w:tcPr>
          <w:p>
            <w:pPr>
              <w:spacing w:lineRule="auto" w:line="360"/>
              <w:rPr>
                <w:rFonts w:ascii="Arial" w:hAnsi="Arial" w:cs="Arial" w:eastAsia="Arial"/>
                <w:sz w:val="20"/>
              </w:rPr>
            </w:pPr>
            <w:r>
              <w:rPr>
                <w:rFonts w:ascii="Arial" w:hAnsi="Arial" w:cs="Arial" w:eastAsia="Arial"/>
                <w:sz w:val="20"/>
              </w:rPr>
              <w:t xml:space="preserve">Um computador com capacidade de conexão à internet, mais de 1GB de memória RAM e 20GB de memória</w:t>
            </w:r>
            <w:r>
              <w:rPr>
                <w:rFonts w:ascii="Arial" w:hAnsi="Arial" w:cs="Arial" w:eastAsia="Arial"/>
                <w:sz w:val="20"/>
              </w:rPr>
              <w:t xml:space="preserve"> </w:t>
            </w:r>
            <w:r>
              <w:rPr>
                <w:rFonts w:ascii="Arial" w:hAnsi="Arial" w:cs="Arial" w:eastAsia="Arial"/>
                <w:sz w:val="20"/>
              </w:rPr>
              <w:t xml:space="preserve">física(</w:t>
            </w:r>
            <w:r>
              <w:rPr>
                <w:rFonts w:ascii="Arial" w:hAnsi="Arial" w:cs="Arial" w:eastAsia="Arial"/>
                <w:sz w:val="20"/>
              </w:rPr>
              <w:t xml:space="preserve">HD) ou flash(SSD)</w:t>
            </w:r>
            <w:r>
              <w:rPr>
                <w:rFonts w:ascii="Arial" w:hAnsi="Arial" w:cs="Arial" w:eastAsia="Arial"/>
                <w:sz w:val="20"/>
              </w:rPr>
              <w:t xml:space="preserve">.</w:t>
            </w:r>
            <w:r/>
          </w:p>
        </w:tc>
      </w:tr>
      <w:tr>
        <w:trPr/>
        <w:tc>
          <w:tcPr>
            <w:tcW w:w="1296" w:type="pct"/>
            <w:textDirection w:val="lrTb"/>
            <w:noWrap w:val="false"/>
          </w:tcPr>
          <w:p>
            <w:pPr>
              <w:spacing w:lineRule="auto" w:line="360"/>
              <w:rPr>
                <w:rFonts w:ascii="Arial" w:hAnsi="Arial" w:cs="Arial"/>
                <w:b/>
                <w:sz w:val="20"/>
              </w:rPr>
            </w:pPr>
            <w:r>
              <w:rPr>
                <w:rFonts w:ascii="Arial" w:hAnsi="Arial" w:cs="Arial"/>
                <w:b/>
                <w:sz w:val="20"/>
              </w:rPr>
              <w:t xml:space="preserve">Frequência de uso do sistema?</w:t>
            </w:r>
            <w:r/>
          </w:p>
        </w:tc>
        <w:tc>
          <w:tcPr>
            <w:tcW w:w="3704" w:type="pct"/>
            <w:textDirection w:val="lrTb"/>
            <w:noWrap w:val="false"/>
          </w:tcPr>
          <w:p>
            <w:pPr>
              <w:spacing w:lineRule="auto" w:line="360"/>
              <w:rPr>
                <w:rFonts w:ascii="Arial" w:hAnsi="Arial" w:cs="Arial"/>
                <w:sz w:val="20"/>
              </w:rPr>
            </w:pPr>
            <w:r>
              <w:rPr>
                <w:rFonts w:ascii="Arial" w:hAnsi="Arial" w:cs="Arial"/>
                <w:sz w:val="20"/>
              </w:rPr>
              <w:t xml:space="preserve">Alta</w:t>
            </w:r>
            <w:r/>
          </w:p>
        </w:tc>
      </w:tr>
      <w:tr>
        <w:trPr/>
        <w:tc>
          <w:tcPr>
            <w:tcW w:w="1296" w:type="pct"/>
            <w:textDirection w:val="lrTb"/>
            <w:noWrap w:val="false"/>
          </w:tcPr>
          <w:p>
            <w:pPr>
              <w:spacing w:lineRule="auto" w:line="360"/>
              <w:rPr>
                <w:rFonts w:ascii="Arial" w:hAnsi="Arial" w:cs="Arial"/>
                <w:b/>
                <w:sz w:val="20"/>
              </w:rPr>
            </w:pPr>
            <w:r>
              <w:rPr>
                <w:rFonts w:ascii="Arial" w:hAnsi="Arial" w:cs="Arial"/>
                <w:b/>
                <w:sz w:val="20"/>
              </w:rPr>
              <w:t xml:space="preserve">Volume de transações?</w:t>
            </w:r>
            <w:r/>
          </w:p>
        </w:tc>
        <w:tc>
          <w:tcPr>
            <w:tcW w:w="3704" w:type="pct"/>
            <w:textDirection w:val="lrTb"/>
            <w:noWrap w:val="false"/>
          </w:tcPr>
          <w:p>
            <w:pPr>
              <w:spacing w:lineRule="auto" w:line="360"/>
              <w:rPr>
                <w:rFonts w:ascii="Arial" w:hAnsi="Arial" w:cs="Arial"/>
                <w:sz w:val="20"/>
              </w:rPr>
            </w:pPr>
            <w:r>
              <w:rPr>
                <w:rFonts w:ascii="Arial" w:hAnsi="Arial" w:cs="Arial"/>
                <w:sz w:val="20"/>
              </w:rPr>
              <w:t xml:space="preserve">Alta</w:t>
            </w:r>
            <w:r/>
          </w:p>
        </w:tc>
      </w:tr>
      <w:tr>
        <w:trPr>
          <w:trHeight w:val="863"/>
        </w:trPr>
        <w:tc>
          <w:tcPr>
            <w:tcW w:w="1296" w:type="pct"/>
            <w:textDirection w:val="lrTb"/>
            <w:noWrap w:val="false"/>
          </w:tcPr>
          <w:p>
            <w:pPr>
              <w:spacing w:lineRule="auto" w:line="360"/>
              <w:rPr>
                <w:rFonts w:ascii="Arial" w:hAnsi="Arial" w:cs="Arial"/>
                <w:b/>
                <w:sz w:val="20"/>
              </w:rPr>
            </w:pPr>
            <w:r>
              <w:rPr>
                <w:rFonts w:ascii="Arial" w:hAnsi="Arial" w:cs="Arial"/>
                <w:b/>
                <w:sz w:val="20"/>
              </w:rPr>
              <w:t xml:space="preserve">Precisa de treinamento em informática? Quais?</w:t>
            </w:r>
            <w:r/>
          </w:p>
        </w:tc>
        <w:tc>
          <w:tcPr>
            <w:tcW w:w="3704" w:type="pct"/>
            <w:textDirection w:val="lrTb"/>
            <w:noWrap w:val="false"/>
          </w:tcPr>
          <w:p>
            <w:pPr>
              <w:spacing w:lineRule="auto" w:line="360"/>
              <w:rPr>
                <w:rFonts w:ascii="Arial" w:hAnsi="Arial" w:cs="Arial"/>
                <w:sz w:val="20"/>
              </w:rPr>
            </w:pPr>
            <w:r>
              <w:rPr>
                <w:rFonts w:ascii="Arial" w:hAnsi="Arial" w:cs="Arial"/>
                <w:sz w:val="20"/>
              </w:rPr>
              <w:t xml:space="preserve">Sim. </w:t>
            </w:r>
            <w:r>
              <w:rPr>
                <w:rFonts w:ascii="Arial" w:hAnsi="Arial" w:cs="Arial"/>
                <w:sz w:val="20"/>
              </w:rPr>
              <w:t xml:space="preserve">Como manipular uma ferramenta </w:t>
            </w:r>
            <w:r>
              <w:rPr>
                <w:rFonts w:ascii="Arial" w:hAnsi="Arial" w:cs="Arial"/>
                <w:i/>
                <w:sz w:val="20"/>
              </w:rPr>
              <w:t xml:space="preserve">What</w:t>
            </w:r>
            <w:r>
              <w:rPr>
                <w:rFonts w:ascii="Arial" w:hAnsi="Arial" w:cs="Arial"/>
                <w:i/>
                <w:sz w:val="20"/>
              </w:rPr>
              <w:t xml:space="preserve"> </w:t>
            </w:r>
            <w:r>
              <w:rPr>
                <w:rFonts w:ascii="Arial" w:hAnsi="Arial" w:cs="Arial"/>
                <w:i/>
                <w:sz w:val="20"/>
              </w:rPr>
              <w:t xml:space="preserve">You</w:t>
            </w:r>
            <w:r>
              <w:rPr>
                <w:rFonts w:ascii="Arial" w:hAnsi="Arial" w:cs="Arial"/>
                <w:i/>
                <w:sz w:val="20"/>
              </w:rPr>
              <w:t xml:space="preserve"> </w:t>
            </w:r>
            <w:r>
              <w:rPr>
                <w:rFonts w:ascii="Arial" w:hAnsi="Arial" w:cs="Arial"/>
                <w:i/>
                <w:sz w:val="20"/>
              </w:rPr>
              <w:t xml:space="preserve">See</w:t>
            </w:r>
            <w:r>
              <w:rPr>
                <w:rFonts w:ascii="Arial" w:hAnsi="Arial" w:cs="Arial"/>
                <w:i/>
                <w:sz w:val="20"/>
              </w:rPr>
              <w:t xml:space="preserve"> </w:t>
            </w:r>
            <w:r>
              <w:rPr>
                <w:rFonts w:ascii="Arial" w:hAnsi="Arial" w:cs="Arial"/>
                <w:i/>
                <w:sz w:val="20"/>
              </w:rPr>
              <w:t xml:space="preserve">It’s</w:t>
            </w:r>
            <w:r>
              <w:rPr>
                <w:rFonts w:ascii="Arial" w:hAnsi="Arial" w:cs="Arial"/>
                <w:i/>
                <w:sz w:val="20"/>
              </w:rPr>
              <w:t xml:space="preserve"> </w:t>
            </w:r>
            <w:r>
              <w:rPr>
                <w:rFonts w:ascii="Arial" w:hAnsi="Arial" w:cs="Arial"/>
                <w:i/>
                <w:sz w:val="20"/>
              </w:rPr>
              <w:t xml:space="preserve">What</w:t>
            </w:r>
            <w:r>
              <w:rPr>
                <w:rFonts w:ascii="Arial" w:hAnsi="Arial" w:cs="Arial"/>
                <w:i/>
                <w:sz w:val="20"/>
              </w:rPr>
              <w:t xml:space="preserve"> </w:t>
            </w:r>
            <w:r>
              <w:rPr>
                <w:rFonts w:ascii="Arial" w:hAnsi="Arial" w:cs="Arial"/>
                <w:i/>
                <w:sz w:val="20"/>
              </w:rPr>
              <w:t xml:space="preserve">You</w:t>
            </w:r>
            <w:r>
              <w:rPr>
                <w:rFonts w:ascii="Arial" w:hAnsi="Arial" w:cs="Arial"/>
                <w:i/>
                <w:sz w:val="20"/>
              </w:rPr>
              <w:t xml:space="preserve"> </w:t>
            </w:r>
            <w:r>
              <w:rPr>
                <w:rFonts w:ascii="Arial" w:hAnsi="Arial" w:cs="Arial"/>
                <w:i/>
                <w:sz w:val="20"/>
              </w:rPr>
              <w:t xml:space="preserve">Get</w:t>
            </w:r>
            <w:r>
              <w:rPr>
                <w:rFonts w:ascii="Arial" w:hAnsi="Arial" w:cs="Arial"/>
                <w:sz w:val="20"/>
              </w:rPr>
              <w:t xml:space="preserve"> para ver os dados presentes dentro do banco de dados, </w:t>
            </w:r>
            <w:r>
              <w:rPr>
                <w:rFonts w:ascii="Arial" w:hAnsi="Arial" w:cs="Arial"/>
                <w:sz w:val="20"/>
              </w:rPr>
              <w:t xml:space="preserve">além de uma explicação de como </w:t>
            </w:r>
            <w:r>
              <w:rPr>
                <w:rFonts w:ascii="Arial" w:hAnsi="Arial" w:cs="Arial"/>
                <w:sz w:val="20"/>
              </w:rPr>
              <w:t xml:space="preserve">funcionar</w:t>
            </w:r>
            <w:r>
              <w:rPr>
                <w:rFonts w:ascii="Arial" w:hAnsi="Arial" w:cs="Arial"/>
                <w:sz w:val="20"/>
              </w:rPr>
              <w:t xml:space="preserve">-</w:t>
            </w:r>
            <w:r>
              <w:rPr>
                <w:rFonts w:ascii="Arial" w:hAnsi="Arial" w:cs="Arial"/>
                <w:sz w:val="20"/>
              </w:rPr>
              <w:t xml:space="preserve">á</w:t>
            </w:r>
            <w:r>
              <w:rPr>
                <w:rFonts w:ascii="Arial" w:hAnsi="Arial" w:cs="Arial"/>
                <w:sz w:val="20"/>
              </w:rPr>
              <w:t xml:space="preserve"> o sistema em si, omitindo detalhes muito técnicos</w:t>
            </w:r>
            <w:r>
              <w:rPr>
                <w:rFonts w:ascii="Arial" w:hAnsi="Arial" w:cs="Arial"/>
                <w:sz w:val="20"/>
              </w:rPr>
              <w:t xml:space="preserve">.</w:t>
            </w:r>
            <w:r/>
          </w:p>
        </w:tc>
      </w:tr>
      <w:tr>
        <w:trPr/>
        <w:tc>
          <w:tcPr>
            <w:tcW w:w="1296" w:type="pct"/>
            <w:textDirection w:val="lrTb"/>
            <w:noWrap w:val="false"/>
          </w:tcPr>
          <w:p>
            <w:pPr>
              <w:spacing w:lineRule="auto" w:line="360"/>
              <w:rPr>
                <w:rFonts w:ascii="Arial" w:hAnsi="Arial" w:cs="Arial"/>
                <w:b/>
                <w:sz w:val="20"/>
              </w:rPr>
            </w:pPr>
            <w:r>
              <w:rPr>
                <w:rFonts w:ascii="Arial" w:hAnsi="Arial" w:cs="Arial"/>
                <w:b/>
                <w:sz w:val="20"/>
              </w:rPr>
              <w:t xml:space="preserve">Tem experiência com sistemas semelhantes?</w:t>
            </w:r>
            <w:r/>
          </w:p>
        </w:tc>
        <w:tc>
          <w:tcPr>
            <w:tcW w:w="3704" w:type="pct"/>
            <w:textDirection w:val="lrTb"/>
            <w:noWrap w:val="false"/>
          </w:tcPr>
          <w:p>
            <w:pPr>
              <w:keepNext/>
              <w:spacing w:lineRule="auto" w:line="360"/>
              <w:rPr>
                <w:rFonts w:ascii="Arial" w:hAnsi="Arial" w:cs="Arial"/>
                <w:sz w:val="20"/>
              </w:rPr>
            </w:pPr>
            <w:r>
              <w:rPr>
                <w:rFonts w:ascii="Arial" w:hAnsi="Arial" w:cs="Arial"/>
                <w:sz w:val="20"/>
              </w:rPr>
              <w:t xml:space="preserve">Não.</w:t>
            </w:r>
            <w:r/>
          </w:p>
        </w:tc>
      </w:tr>
    </w:tbl>
    <w:p>
      <w:pPr>
        <w:pStyle w:val="236"/>
        <w:rPr>
          <w:rFonts w:ascii="Arial" w:hAnsi="Arial" w:cs="Arial"/>
          <w:color w:val="auto"/>
          <w:sz w:val="20"/>
        </w:rPr>
      </w:pPr>
      <w:r/>
      <w:bookmarkStart w:id="250" w:name="_Toc515021201"/>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16</w:t>
      </w:r>
      <w:r>
        <w:rPr>
          <w:rFonts w:ascii="Arial" w:hAnsi="Arial" w:cs="Arial"/>
          <w:color w:val="auto"/>
          <w:sz w:val="20"/>
        </w:rPr>
        <w:fldChar w:fldCharType="end"/>
      </w:r>
      <w:r>
        <w:rPr>
          <w:rFonts w:ascii="Arial" w:hAnsi="Arial" w:cs="Arial"/>
          <w:color w:val="auto"/>
          <w:sz w:val="20"/>
        </w:rPr>
        <w:t xml:space="preserve">-Descrição do coordenador administrativo</w:t>
      </w:r>
      <w:bookmarkEnd w:id="250"/>
      <w:r/>
      <w:r/>
    </w:p>
    <w:tbl>
      <w:tblPr>
        <w:tblStyle w:val="252"/>
        <w:tblW w:w="0" w:type="auto"/>
        <w:tblLook w:val="04A0" w:firstRow="1" w:lastRow="0" w:firstColumn="1" w:lastColumn="0" w:noHBand="0" w:noVBand="1"/>
      </w:tblPr>
      <w:tblGrid>
        <w:gridCol w:w="2495"/>
        <w:gridCol w:w="6566"/>
      </w:tblGrid>
      <w:tr>
        <w:trPr/>
        <w:tc>
          <w:tcPr>
            <w:tcW w:w="0" w:type="auto"/>
            <w:textDirection w:val="lrTb"/>
            <w:noWrap w:val="false"/>
          </w:tcPr>
          <w:p>
            <w:pPr>
              <w:spacing w:lineRule="auto" w:line="360"/>
              <w:rPr>
                <w:rFonts w:ascii="Arial" w:hAnsi="Arial" w:cs="Arial"/>
                <w:b/>
                <w:sz w:val="20"/>
              </w:rPr>
            </w:pPr>
            <w:r>
              <w:rPr>
                <w:rFonts w:ascii="Arial" w:hAnsi="Arial" w:cs="Arial"/>
                <w:b/>
                <w:sz w:val="20"/>
              </w:rPr>
              <w:t xml:space="preserve">Descrição</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t xml:space="preserve">Cliente da empresa, responsável pela requisição de algum serviço da empresa</w:t>
            </w:r>
            <w:r/>
          </w:p>
        </w:tc>
      </w:tr>
      <w:tr>
        <w:trPr/>
        <w:tc>
          <w:tcPr>
            <w:tcW w:w="0" w:type="auto"/>
            <w:textDirection w:val="lrTb"/>
            <w:noWrap w:val="false"/>
          </w:tcPr>
          <w:p>
            <w:pPr>
              <w:spacing w:lineRule="auto" w:line="360"/>
              <w:rPr>
                <w:rFonts w:ascii="Arial" w:hAnsi="Arial" w:cs="Arial"/>
                <w:b/>
                <w:sz w:val="20"/>
              </w:rPr>
            </w:pPr>
            <w:r>
              <w:rPr>
                <w:rFonts w:ascii="Arial" w:hAnsi="Arial" w:cs="Arial"/>
                <w:b/>
                <w:sz w:val="20"/>
              </w:rPr>
              <w:t xml:space="preserve">O que ele faz?</w:t>
            </w:r>
            <w:r/>
          </w:p>
        </w:tc>
        <w:tc>
          <w:tcPr>
            <w:tcW w:w="0" w:type="auto"/>
            <w:textDirection w:val="lrTb"/>
            <w:noWrap w:val="false"/>
          </w:tcPr>
          <w:p>
            <w:pPr>
              <w:spacing w:lineRule="auto" w:line="360"/>
              <w:rPr>
                <w:rFonts w:ascii="Arial" w:hAnsi="Arial" w:cs="Arial"/>
                <w:sz w:val="20"/>
                <w:lang w:eastAsia="en-US"/>
              </w:rPr>
            </w:pPr>
            <w:r>
              <w:rPr>
                <w:rFonts w:ascii="Arial" w:hAnsi="Arial" w:cs="Arial"/>
                <w:sz w:val="20"/>
                <w:lang w:eastAsia="en-US"/>
              </w:rPr>
              <w:t xml:space="preserve">Requisita os serviços da empresa, realiza pagamento, recebe as notificações e envia documentação.</w:t>
            </w:r>
            <w:r/>
          </w:p>
        </w:tc>
      </w:tr>
      <w:tr>
        <w:trPr/>
        <w:tc>
          <w:tcPr>
            <w:tcW w:w="0" w:type="auto"/>
            <w:textDirection w:val="lrTb"/>
            <w:noWrap w:val="false"/>
          </w:tcPr>
          <w:p>
            <w:pPr>
              <w:spacing w:lineRule="auto" w:line="360"/>
              <w:rPr>
                <w:rFonts w:ascii="Arial" w:hAnsi="Arial" w:cs="Arial"/>
                <w:b/>
                <w:sz w:val="20"/>
              </w:rPr>
            </w:pPr>
            <w:r>
              <w:rPr>
                <w:rFonts w:ascii="Arial" w:hAnsi="Arial" w:cs="Arial"/>
                <w:b/>
                <w:sz w:val="20"/>
              </w:rPr>
              <w:t xml:space="preserve">O que ele precisa?</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t xml:space="preserve">Um computador com capacidade de conexão à internet</w:t>
            </w:r>
            <w:r>
              <w:rPr>
                <w:rFonts w:ascii="Arial" w:hAnsi="Arial" w:cs="Arial" w:eastAsia="Arial"/>
                <w:sz w:val="20"/>
              </w:rPr>
              <w:t xml:space="preserve"> com mais de 400Kbps de preferência</w:t>
            </w:r>
            <w:r>
              <w:rPr>
                <w:rFonts w:ascii="Arial" w:hAnsi="Arial" w:cs="Arial" w:eastAsia="Arial"/>
                <w:sz w:val="20"/>
              </w:rPr>
              <w:t xml:space="preserve">, mais de 1GB de memória RAM</w:t>
            </w:r>
            <w:r>
              <w:rPr>
                <w:rFonts w:ascii="Arial" w:hAnsi="Arial" w:cs="Arial" w:eastAsia="Arial"/>
                <w:sz w:val="20"/>
              </w:rPr>
              <w:t xml:space="preserve"> e um navegador atualizado, sendo de preferência o Firefox, Chrome ou Safari.</w:t>
            </w:r>
            <w:r/>
          </w:p>
        </w:tc>
      </w:tr>
      <w:tr>
        <w:trPr/>
        <w:tc>
          <w:tcPr>
            <w:tcW w:w="0" w:type="auto"/>
            <w:textDirection w:val="lrTb"/>
            <w:noWrap w:val="false"/>
          </w:tcPr>
          <w:p>
            <w:pPr>
              <w:spacing w:lineRule="auto" w:line="360"/>
              <w:rPr>
                <w:rFonts w:ascii="Arial" w:hAnsi="Arial" w:cs="Arial"/>
                <w:b/>
                <w:sz w:val="20"/>
              </w:rPr>
            </w:pPr>
            <w:r>
              <w:rPr>
                <w:rFonts w:ascii="Arial" w:hAnsi="Arial" w:cs="Arial"/>
                <w:b/>
                <w:sz w:val="20"/>
              </w:rPr>
              <w:t xml:space="preserve">Frequência de uso do sistema?</w:t>
            </w:r>
            <w:r/>
          </w:p>
        </w:tc>
        <w:tc>
          <w:tcPr>
            <w:tcW w:w="0" w:type="auto"/>
            <w:textDirection w:val="lrTb"/>
            <w:noWrap w:val="false"/>
          </w:tcPr>
          <w:p>
            <w:pPr>
              <w:spacing w:lineRule="auto" w:line="360"/>
              <w:rPr>
                <w:rFonts w:ascii="Arial" w:hAnsi="Arial" w:cs="Arial"/>
                <w:sz w:val="20"/>
              </w:rPr>
            </w:pPr>
            <w:r>
              <w:rPr>
                <w:rFonts w:ascii="Arial" w:hAnsi="Arial" w:cs="Arial"/>
                <w:sz w:val="20"/>
              </w:rPr>
              <w:t xml:space="preserve">Média</w:t>
            </w:r>
            <w:r/>
          </w:p>
        </w:tc>
      </w:tr>
      <w:tr>
        <w:trPr/>
        <w:tc>
          <w:tcPr>
            <w:tcW w:w="0" w:type="auto"/>
            <w:textDirection w:val="lrTb"/>
            <w:noWrap w:val="false"/>
          </w:tcPr>
          <w:p>
            <w:pPr>
              <w:spacing w:lineRule="auto" w:line="360"/>
              <w:rPr>
                <w:rFonts w:ascii="Arial" w:hAnsi="Arial" w:cs="Arial"/>
                <w:b/>
                <w:sz w:val="20"/>
              </w:rPr>
            </w:pPr>
            <w:r>
              <w:rPr>
                <w:rFonts w:ascii="Arial" w:hAnsi="Arial" w:cs="Arial"/>
                <w:b/>
                <w:sz w:val="20"/>
              </w:rPr>
              <w:t xml:space="preserve">Volume de transações?</w:t>
            </w:r>
            <w:r/>
          </w:p>
        </w:tc>
        <w:tc>
          <w:tcPr>
            <w:tcW w:w="0" w:type="auto"/>
            <w:textDirection w:val="lrTb"/>
            <w:noWrap w:val="false"/>
          </w:tcPr>
          <w:p>
            <w:pPr>
              <w:spacing w:lineRule="auto" w:line="360"/>
              <w:rPr>
                <w:rFonts w:ascii="Arial" w:hAnsi="Arial" w:cs="Arial"/>
                <w:sz w:val="20"/>
              </w:rPr>
            </w:pPr>
            <w:r>
              <w:rPr>
                <w:rFonts w:ascii="Arial" w:hAnsi="Arial" w:cs="Arial"/>
                <w:sz w:val="20"/>
              </w:rPr>
              <w:t xml:space="preserve">Média</w:t>
            </w:r>
            <w:r/>
          </w:p>
        </w:tc>
      </w:tr>
      <w:tr>
        <w:trPr>
          <w:trHeight w:val="863"/>
        </w:trPr>
        <w:tc>
          <w:tcPr>
            <w:tcW w:w="0" w:type="auto"/>
            <w:textDirection w:val="lrTb"/>
            <w:noWrap w:val="false"/>
          </w:tcPr>
          <w:p>
            <w:pPr>
              <w:spacing w:lineRule="auto" w:line="360"/>
              <w:rPr>
                <w:rFonts w:ascii="Arial" w:hAnsi="Arial" w:cs="Arial"/>
                <w:b/>
                <w:sz w:val="20"/>
              </w:rPr>
            </w:pPr>
            <w:r>
              <w:rPr>
                <w:rFonts w:ascii="Arial" w:hAnsi="Arial" w:cs="Arial"/>
                <w:b/>
                <w:sz w:val="20"/>
              </w:rPr>
              <w:t xml:space="preserve">Precisa de treinamento em informática? Quais?</w:t>
            </w:r>
            <w:r/>
          </w:p>
        </w:tc>
        <w:tc>
          <w:tcPr>
            <w:tcW w:w="0" w:type="auto"/>
            <w:textDirection w:val="lrTb"/>
            <w:noWrap w:val="false"/>
          </w:tcPr>
          <w:p>
            <w:pPr>
              <w:spacing w:lineRule="auto" w:line="360"/>
              <w:rPr>
                <w:rFonts w:ascii="Arial" w:hAnsi="Arial" w:cs="Arial"/>
                <w:sz w:val="20"/>
              </w:rPr>
            </w:pPr>
            <w:r>
              <w:rPr>
                <w:rFonts w:ascii="Arial" w:hAnsi="Arial" w:cs="Arial"/>
                <w:sz w:val="20"/>
              </w:rPr>
              <w:t xml:space="preserve">Não, visto que as funcionalidades acessíveis aos clientes serão comandos visuais, os quais são simples de compreender.</w:t>
            </w:r>
            <w:r/>
          </w:p>
        </w:tc>
      </w:tr>
      <w:tr>
        <w:trPr/>
        <w:tc>
          <w:tcPr>
            <w:tcW w:w="0" w:type="auto"/>
            <w:textDirection w:val="lrTb"/>
            <w:noWrap w:val="false"/>
          </w:tcPr>
          <w:p>
            <w:pPr>
              <w:spacing w:lineRule="auto" w:line="360"/>
              <w:rPr>
                <w:rFonts w:ascii="Arial" w:hAnsi="Arial" w:cs="Arial"/>
                <w:b/>
                <w:sz w:val="20"/>
              </w:rPr>
            </w:pPr>
            <w:r>
              <w:rPr>
                <w:rFonts w:ascii="Arial" w:hAnsi="Arial" w:cs="Arial"/>
                <w:b/>
                <w:sz w:val="20"/>
              </w:rPr>
              <w:t xml:space="preserve">Tem experiência com sistemas semelhantes?</w:t>
            </w:r>
            <w:r/>
          </w:p>
        </w:tc>
        <w:tc>
          <w:tcPr>
            <w:tcW w:w="0" w:type="auto"/>
            <w:textDirection w:val="lrTb"/>
            <w:noWrap w:val="false"/>
          </w:tcPr>
          <w:p>
            <w:pPr>
              <w:keepNext/>
              <w:spacing w:lineRule="auto" w:line="360"/>
              <w:rPr>
                <w:rFonts w:ascii="Arial" w:hAnsi="Arial" w:cs="Arial"/>
                <w:sz w:val="20"/>
              </w:rPr>
            </w:pPr>
            <w:r>
              <w:rPr>
                <w:rFonts w:ascii="Arial" w:hAnsi="Arial" w:cs="Arial"/>
                <w:sz w:val="20"/>
              </w:rPr>
              <w:t xml:space="preserve">Possivelmente.</w:t>
            </w:r>
            <w:r/>
          </w:p>
        </w:tc>
      </w:tr>
    </w:tbl>
    <w:p>
      <w:pPr>
        <w:pStyle w:val="236"/>
        <w:rPr>
          <w:rFonts w:ascii="Arial" w:hAnsi="Arial" w:cs="Arial"/>
          <w:color w:val="auto"/>
          <w:sz w:val="20"/>
        </w:rPr>
      </w:pPr>
      <w:r/>
      <w:bookmarkStart w:id="251" w:name="_Toc515021202"/>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17</w:t>
      </w:r>
      <w:r>
        <w:rPr>
          <w:rFonts w:ascii="Arial" w:hAnsi="Arial" w:cs="Arial"/>
          <w:color w:val="auto"/>
          <w:sz w:val="20"/>
        </w:rPr>
        <w:fldChar w:fldCharType="end"/>
      </w:r>
      <w:r>
        <w:rPr>
          <w:rFonts w:ascii="Arial" w:hAnsi="Arial" w:cs="Arial"/>
          <w:color w:val="auto"/>
          <w:sz w:val="20"/>
        </w:rPr>
        <w:t xml:space="preserve">-Descrição do cliente</w:t>
      </w:r>
      <w:bookmarkEnd w:id="251"/>
      <w:r/>
      <w:r/>
    </w:p>
    <w:p>
      <w:r/>
      <w:r/>
    </w:p>
    <w:p>
      <w:pPr>
        <w:pStyle w:val="267"/>
        <w:rPr>
          <w:rFonts w:ascii="Arial" w:hAnsi="Arial" w:cs="Arial"/>
        </w:rPr>
        <w:outlineLvl w:val="2"/>
      </w:pPr>
      <w:r/>
      <w:bookmarkStart w:id="252" w:name="_Toc515337379"/>
      <w:r>
        <w:rPr>
          <w:rFonts w:ascii="Arial" w:hAnsi="Arial" w:cs="Arial"/>
        </w:rPr>
        <w:t xml:space="preserve">Sistemas Similares: principais funcionalidades, pontos positivos e negativos</w:t>
      </w:r>
      <w:bookmarkEnd w:id="252"/>
      <w:r/>
      <w:r/>
    </w:p>
    <w:p>
      <w:pPr>
        <w:pStyle w:val="267"/>
        <w:numPr>
          <w:ilvl w:val="0"/>
          <w:numId w:val="0"/>
        </w:numPr>
        <w:ind w:firstLine="709"/>
        <w:spacing w:lineRule="auto" w:line="360"/>
        <w:rPr>
          <w:rFonts w:ascii="Arial" w:hAnsi="Arial" w:cs="Arial"/>
          <w:b w:val="false"/>
        </w:rPr>
      </w:pPr>
      <w:r>
        <w:rPr>
          <w:rFonts w:ascii="Arial" w:hAnsi="Arial" w:cs="Arial"/>
          <w:b w:val="false"/>
        </w:rPr>
        <w:t xml:space="preserve">Quality</w:t>
      </w:r>
      <w:sdt>
        <w:sdtPr/>
        <w:sdtContent>
          <w:r>
            <w:rPr>
              <w:rFonts w:ascii="Arial" w:hAnsi="Arial" w:cs="Arial"/>
              <w:b w:val="false"/>
            </w:rPr>
            <w:fldChar w:fldCharType="begin"/>
          </w:r>
          <w:r>
            <w:rPr>
              <w:rFonts w:ascii="Arial" w:hAnsi="Arial" w:cs="Arial"/>
              <w:b w:val="false"/>
            </w:rPr>
            <w:instrText xml:space="preserve">CITATION Qua18 \l 1046 </w:instrText>
          </w:r>
          <w:r>
            <w:rPr>
              <w:rFonts w:ascii="Arial" w:hAnsi="Arial" w:cs="Arial"/>
              <w:b w:val="false"/>
            </w:rPr>
            <w:fldChar w:fldCharType="separate"/>
          </w:r>
          <w:r>
            <w:rPr>
              <w:rFonts w:ascii="Arial" w:hAnsi="Arial" w:cs="Arial"/>
              <w:b w:val="false"/>
            </w:rPr>
            <w:t xml:space="preserve"> </w:t>
          </w:r>
          <w:r>
            <w:rPr>
              <w:rFonts w:ascii="Arial" w:hAnsi="Arial" w:cs="Arial"/>
            </w:rPr>
            <w:t xml:space="preserve">(QUALITY, 2012)</w:t>
          </w:r>
          <w:r>
            <w:rPr>
              <w:rFonts w:ascii="Arial" w:hAnsi="Arial" w:cs="Arial"/>
              <w:b w:val="false"/>
            </w:rPr>
            <w:fldChar w:fldCharType="end"/>
          </w:r>
        </w:sdtContent>
      </w:sdt>
      <w:r>
        <w:rPr>
          <w:rFonts w:ascii="Arial" w:hAnsi="Arial" w:cs="Arial"/>
          <w:b w:val="false"/>
        </w:rPr>
        <w:t xml:space="preserve">: Sistema online da escola náutica </w:t>
      </w:r>
      <w:r>
        <w:rPr>
          <w:rFonts w:ascii="Arial" w:hAnsi="Arial" w:cs="Arial"/>
          <w:b w:val="false"/>
        </w:rPr>
        <w:t xml:space="preserve">Quality</w:t>
      </w:r>
      <w:r>
        <w:rPr>
          <w:rFonts w:ascii="Arial" w:hAnsi="Arial" w:cs="Arial"/>
          <w:b w:val="false"/>
        </w:rPr>
        <w:t xml:space="preserve">. É muito organizado e possui informações relevantes sobre a empresa e como obter habilitações náuticas. Porém, não oferece a opção para o cliente requisitar o serviço da empresa de forma online, devendo ligar no número da empresa, além disso, a empresa não fornece simulados para treinamento dos alunos.</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 </w:t>
      </w:r>
      <w:r>
        <w:rPr>
          <w:rFonts w:ascii="Arial" w:hAnsi="Arial" w:cs="Arial"/>
          <w:b w:val="false"/>
        </w:rPr>
        <w:t xml:space="preserve">Arte de Navegar</w:t>
      </w:r>
      <w:sdt>
        <w:sdtPr/>
        <w:sdtContent>
          <w:r>
            <w:rPr>
              <w:rFonts w:ascii="Arial" w:hAnsi="Arial" w:cs="Arial"/>
              <w:b w:val="false"/>
            </w:rPr>
            <w:fldChar w:fldCharType="begin"/>
          </w:r>
          <w:r>
            <w:rPr>
              <w:rFonts w:ascii="Arial" w:hAnsi="Arial" w:cs="Arial"/>
              <w:b w:val="false"/>
            </w:rPr>
            <w:instrText xml:space="preserve">CITATION Sit181 \l 1046 </w:instrText>
          </w:r>
          <w:r>
            <w:rPr>
              <w:rFonts w:ascii="Arial" w:hAnsi="Arial" w:cs="Arial"/>
              <w:b w:val="false"/>
            </w:rPr>
            <w:fldChar w:fldCharType="separate"/>
          </w:r>
          <w:r>
            <w:rPr>
              <w:rFonts w:ascii="Arial" w:hAnsi="Arial" w:cs="Arial"/>
              <w:b w:val="false"/>
            </w:rPr>
            <w:t xml:space="preserve"> </w:t>
          </w:r>
          <w:r>
            <w:rPr>
              <w:rFonts w:ascii="Arial" w:hAnsi="Arial" w:cs="Arial"/>
            </w:rPr>
            <w:t xml:space="preserve">(AN, 2012)</w:t>
          </w:r>
          <w:r>
            <w:rPr>
              <w:rFonts w:ascii="Arial" w:hAnsi="Arial" w:cs="Arial"/>
              <w:b w:val="false"/>
            </w:rPr>
            <w:fldChar w:fldCharType="end"/>
          </w:r>
        </w:sdtContent>
      </w:sdt>
      <w:r>
        <w:rPr>
          <w:rFonts w:ascii="Arial" w:hAnsi="Arial" w:cs="Arial"/>
          <w:b w:val="false"/>
        </w:rPr>
        <w:t xml:space="preserve">: Plataforma online da escola náutica </w:t>
      </w:r>
      <w:r>
        <w:rPr>
          <w:rFonts w:ascii="Arial" w:hAnsi="Arial" w:cs="Arial"/>
          <w:b w:val="false"/>
        </w:rPr>
        <w:t xml:space="preserve">Arte de Navegar</w:t>
      </w:r>
      <w:r>
        <w:rPr>
          <w:rFonts w:ascii="Arial" w:hAnsi="Arial" w:cs="Arial"/>
          <w:b w:val="false"/>
        </w:rPr>
        <w:t xml:space="preserve">. É bem estruturada na disposição de informações no site, oferecendo simulados e compra de apostilas no site. Todavia, o site não permite a requisição de serviços online, devendo o cliente entrar em contato com a empresa, além dos </w:t>
      </w:r>
      <w:r>
        <w:rPr>
          <w:rFonts w:ascii="Arial" w:hAnsi="Arial" w:cs="Arial"/>
          <w:b w:val="false"/>
        </w:rPr>
        <w:t xml:space="preserve">resultados não serem divulgados na plataforma, devendo os clientes entrarem constantemente em contato com a empresa para que ela os divulgue.</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Portanto, o sistema a ser construído para a empresa </w:t>
      </w:r>
      <w:r>
        <w:rPr>
          <w:rFonts w:ascii="Arial" w:hAnsi="Arial" w:cs="Arial"/>
          <w:b w:val="false"/>
        </w:rPr>
        <w:t xml:space="preserve">ArraisDF</w:t>
      </w:r>
      <w:r>
        <w:rPr>
          <w:rFonts w:ascii="Arial" w:hAnsi="Arial" w:cs="Arial"/>
          <w:b w:val="false"/>
        </w:rPr>
        <w:t xml:space="preserve"> irá permitir que ela se destaque das concorrentes do mercado, já que além </w:t>
      </w:r>
      <w:r>
        <w:rPr>
          <w:rFonts w:ascii="Arial" w:hAnsi="Arial" w:cs="Arial"/>
          <w:b w:val="false"/>
        </w:rPr>
        <w:t xml:space="preserve">das funcionalidades que eles oferecem, irá também acrescentar alguns diferenciais que auxiliarão o estabelecimento no negócio. Esses diferenciais serão os simulados online, a possibilidade de requisição de serviços diretamente da internet e a geração de gráficos de desempenho dos alunos nos simulados e dos pontos fortes a serem explorados dentro do negócio.</w:t>
      </w:r>
      <w:r/>
    </w:p>
    <w:p>
      <w:pPr>
        <w:pStyle w:val="267"/>
        <w:numPr>
          <w:ilvl w:val="0"/>
          <w:numId w:val="0"/>
        </w:numPr>
        <w:spacing w:lineRule="auto" w:line="360"/>
        <w:rPr>
          <w:rFonts w:ascii="Arial" w:hAnsi="Arial" w:cs="Arial"/>
          <w:b w:val="false"/>
        </w:rPr>
      </w:pPr>
      <w:r>
        <w:rPr>
          <w:rFonts w:ascii="Arial" w:hAnsi="Arial" w:cs="Arial"/>
          <w:b w:val="false"/>
        </w:rPr>
      </w:r>
      <w:r/>
    </w:p>
    <w:p>
      <w:pPr>
        <w:pStyle w:val="264"/>
        <w:rPr>
          <w:rFonts w:ascii="Arial" w:hAnsi="Arial" w:cs="Arial"/>
        </w:rPr>
        <w:outlineLvl w:val="1"/>
      </w:pPr>
      <w:r/>
      <w:bookmarkStart w:id="253" w:name="_Toc515337380"/>
      <w:r>
        <w:rPr>
          <w:rFonts w:ascii="Arial" w:hAnsi="Arial" w:cs="Arial"/>
        </w:rPr>
        <w:t xml:space="preserve">PLANO DE PROJETO</w:t>
      </w:r>
      <w:bookmarkEnd w:id="253"/>
      <w:r/>
      <w:r/>
    </w:p>
    <w:p>
      <w:pPr>
        <w:pStyle w:val="267"/>
        <w:rPr>
          <w:rFonts w:ascii="Arial" w:hAnsi="Arial" w:cs="Arial"/>
        </w:rPr>
        <w:outlineLvl w:val="2"/>
      </w:pPr>
      <w:r/>
      <w:bookmarkStart w:id="254" w:name="_Toc515337381"/>
      <w:r>
        <w:rPr>
          <w:rFonts w:ascii="Arial" w:hAnsi="Arial" w:cs="Arial"/>
        </w:rPr>
        <w:t xml:space="preserve">Restrições Técnicas e Administrativas do Projeto</w:t>
      </w:r>
      <w:bookmarkEnd w:id="254"/>
      <w:r/>
      <w:r/>
    </w:p>
    <w:p>
      <w:pPr>
        <w:pStyle w:val="267"/>
        <w:numPr>
          <w:ilvl w:val="0"/>
          <w:numId w:val="0"/>
        </w:numPr>
        <w:ind w:firstLine="709"/>
        <w:spacing w:lineRule="auto" w:line="360"/>
        <w:rPr>
          <w:rFonts w:ascii="Arial" w:hAnsi="Arial" w:cs="Arial"/>
          <w:b w:val="false"/>
        </w:rPr>
      </w:pPr>
      <w:r>
        <w:rPr>
          <w:rFonts w:ascii="Arial" w:hAnsi="Arial" w:cs="Arial"/>
          <w:b w:val="false"/>
        </w:rPr>
        <w:t xml:space="preserve">Na execução do projeto, os integrantes estudam durante a semana, o que reduz o tempo para o trabalho no sistema a ser construído, visto que boa parte do tempo livre se encontra nos finais de semana. Além disso, nenhum dos integrantes do projeto possuem empregos fixos, de modo que as ferramentas utilizadas no projeto, em sua maioria, deverão estar disponíveis gratuitamente ou com as licenças disponibilizadas pelo </w:t>
      </w:r>
      <w:r>
        <w:rPr>
          <w:rFonts w:ascii="Arial" w:hAnsi="Arial" w:cs="Arial"/>
          <w:b w:val="false"/>
        </w:rPr>
        <w:t xml:space="preserve">UniCEUB</w:t>
      </w:r>
      <w:r>
        <w:rPr>
          <w:rFonts w:ascii="Arial" w:hAnsi="Arial" w:cs="Arial"/>
          <w:b w:val="false"/>
        </w:rPr>
        <w:t xml:space="preserve">, para garantir o acesso a elas.</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Além disso, durante a execução do projeto, algumas datas foram estabelecidas para a entrega parcial do projeto, de forma a permitir a avaliação do </w:t>
      </w:r>
      <w:r>
        <w:rPr>
          <w:rFonts w:ascii="Arial" w:hAnsi="Arial" w:cs="Arial"/>
          <w:b w:val="false"/>
        </w:rPr>
        <w:t xml:space="preserve">trabalho </w:t>
      </w:r>
      <w:r>
        <w:rPr>
          <w:rFonts w:ascii="Arial" w:hAnsi="Arial" w:cs="Arial"/>
          <w:b w:val="false"/>
        </w:rPr>
        <w:t xml:space="preserve">por parte do orientador. Essas datas de entrega parcial do projeto </w:t>
      </w:r>
      <w:r>
        <w:rPr>
          <w:rFonts w:ascii="Arial" w:hAnsi="Arial" w:cs="Arial"/>
          <w:b w:val="false"/>
        </w:rPr>
        <w:t xml:space="preserve">foram </w:t>
      </w:r>
      <w:r>
        <w:rPr>
          <w:rFonts w:ascii="Arial" w:hAnsi="Arial" w:cs="Arial"/>
          <w:b w:val="false"/>
        </w:rPr>
        <w:t xml:space="preserve">respeitadas obrigatoriamente, a fim de não interferir no andamento do projeto</w:t>
      </w:r>
      <w:r>
        <w:rPr>
          <w:rFonts w:ascii="Arial" w:hAnsi="Arial" w:cs="Arial"/>
          <w:b w:val="false"/>
        </w:rPr>
        <w:t xml:space="preserve"> e não implicar penalidades nas notas parciais definidas pelo orientador</w:t>
      </w:r>
      <w:r>
        <w:rPr>
          <w:rFonts w:ascii="Arial" w:hAnsi="Arial" w:cs="Arial"/>
          <w:b w:val="false"/>
        </w:rPr>
        <w:t xml:space="preserve">.</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Além disso, os integrantes se encontram no terceiro semestre da faculdade, com pouca experiência na construção de sistemas web, que é o tipo do projeto. Dessa forma, os integrantes procurarão estabelecer as soluções que estiverem ao alcance do conhecimento deles.</w:t>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rPr>
          <w:rFonts w:ascii="Arial" w:hAnsi="Arial" w:cs="Arial"/>
        </w:rPr>
        <w:outlineLvl w:val="2"/>
      </w:pPr>
      <w:r/>
      <w:bookmarkStart w:id="255" w:name="_Toc515337382"/>
      <w:r>
        <w:rPr>
          <w:rFonts w:ascii="Arial" w:hAnsi="Arial" w:cs="Arial"/>
        </w:rPr>
        <w:t xml:space="preserve">Premissas do Projeto</w:t>
      </w:r>
      <w:bookmarkEnd w:id="255"/>
      <w:r/>
      <w:r/>
    </w:p>
    <w:p>
      <w:pPr>
        <w:pStyle w:val="267"/>
        <w:numPr>
          <w:ilvl w:val="0"/>
          <w:numId w:val="0"/>
        </w:numPr>
        <w:ind w:firstLine="709"/>
        <w:spacing w:lineRule="auto" w:line="360"/>
        <w:rPr>
          <w:rFonts w:ascii="Arial" w:hAnsi="Arial" w:cs="Arial"/>
          <w:b w:val="false"/>
        </w:rPr>
      </w:pPr>
      <w:r>
        <w:rPr>
          <w:rFonts w:ascii="Arial" w:hAnsi="Arial" w:cs="Arial"/>
          <w:b w:val="false"/>
        </w:rPr>
        <w:t xml:space="preserve">A documentação final do projeto será entregue</w:t>
      </w:r>
      <w:r>
        <w:rPr>
          <w:rFonts w:ascii="Arial" w:hAnsi="Arial" w:cs="Arial"/>
          <w:b w:val="false"/>
        </w:rPr>
        <w:t xml:space="preserve"> no</w:t>
      </w:r>
      <w:r>
        <w:rPr>
          <w:rFonts w:ascii="Arial" w:hAnsi="Arial" w:cs="Arial"/>
          <w:b w:val="false"/>
        </w:rPr>
        <w:t xml:space="preserve"> dia 28 de </w:t>
      </w:r>
      <w:r>
        <w:rPr>
          <w:rFonts w:ascii="Arial" w:hAnsi="Arial" w:cs="Arial"/>
          <w:b w:val="false"/>
        </w:rPr>
        <w:t xml:space="preserve">maio</w:t>
      </w:r>
      <w:r>
        <w:rPr>
          <w:rFonts w:ascii="Arial" w:hAnsi="Arial" w:cs="Arial"/>
          <w:b w:val="false"/>
        </w:rPr>
        <w:t xml:space="preserve">, para a apresentação </w:t>
      </w:r>
      <w:r>
        <w:rPr>
          <w:rFonts w:ascii="Arial" w:hAnsi="Arial" w:cs="Arial"/>
          <w:b w:val="false"/>
        </w:rPr>
        <w:t xml:space="preserve">à </w:t>
      </w:r>
      <w:r>
        <w:rPr>
          <w:rFonts w:ascii="Arial" w:hAnsi="Arial" w:cs="Arial"/>
          <w:b w:val="false"/>
        </w:rPr>
        <w:t xml:space="preserve">banca.</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O projeto </w:t>
      </w:r>
      <w:r>
        <w:rPr>
          <w:rFonts w:ascii="Arial" w:hAnsi="Arial" w:cs="Arial"/>
          <w:b w:val="false"/>
        </w:rPr>
        <w:t xml:space="preserve">será acompanhado </w:t>
      </w:r>
      <w:r>
        <w:rPr>
          <w:rFonts w:ascii="Arial" w:hAnsi="Arial" w:cs="Arial"/>
          <w:b w:val="false"/>
        </w:rPr>
        <w:t xml:space="preserve">pelo orientador do Projeto Final 1</w:t>
      </w:r>
      <w:r>
        <w:rPr>
          <w:rFonts w:ascii="Arial" w:hAnsi="Arial" w:cs="Arial"/>
          <w:b w:val="false"/>
        </w:rPr>
        <w:t xml:space="preserve"> </w:t>
      </w:r>
      <w:r>
        <w:rPr>
          <w:rFonts w:ascii="Arial" w:hAnsi="Arial" w:cs="Arial"/>
          <w:b w:val="false"/>
        </w:rPr>
        <w:t xml:space="preserve">para a apresentação perante a banca de qualificação.</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O projeto </w:t>
      </w:r>
      <w:r>
        <w:rPr>
          <w:rFonts w:ascii="Arial" w:hAnsi="Arial" w:cs="Arial"/>
          <w:b w:val="false"/>
        </w:rPr>
        <w:t xml:space="preserve">será acompanhado </w:t>
      </w:r>
      <w:r>
        <w:rPr>
          <w:rFonts w:ascii="Arial" w:hAnsi="Arial" w:cs="Arial"/>
          <w:b w:val="false"/>
        </w:rPr>
        <w:t xml:space="preserve">pelo orientador do Projeto Final 2</w:t>
      </w:r>
      <w:r>
        <w:rPr>
          <w:rFonts w:ascii="Arial" w:hAnsi="Arial" w:cs="Arial"/>
          <w:b w:val="false"/>
        </w:rPr>
        <w:t xml:space="preserve"> </w:t>
      </w:r>
      <w:r>
        <w:rPr>
          <w:rFonts w:ascii="Arial" w:hAnsi="Arial" w:cs="Arial"/>
          <w:b w:val="false"/>
        </w:rPr>
        <w:t xml:space="preserve">para a apresentação perante a banca de defesa.</w:t>
      </w:r>
      <w:r/>
    </w:p>
    <w:p>
      <w:pPr>
        <w:pStyle w:val="267"/>
        <w:numPr>
          <w:ilvl w:val="0"/>
          <w:numId w:val="0"/>
        </w:numPr>
        <w:ind w:firstLine="709"/>
        <w:spacing w:lineRule="auto" w:line="360"/>
        <w:rPr>
          <w:rFonts w:ascii="Arial" w:hAnsi="Arial" w:cs="Arial"/>
          <w:b w:val="false"/>
        </w:rPr>
      </w:pPr>
      <w:r>
        <w:rPr>
          <w:rFonts w:ascii="Arial" w:hAnsi="Arial" w:cs="Arial"/>
          <w:b w:val="false"/>
        </w:rPr>
        <w:t xml:space="preserve">O projeto </w:t>
      </w:r>
      <w:r>
        <w:rPr>
          <w:rFonts w:ascii="Arial" w:hAnsi="Arial" w:cs="Arial"/>
          <w:b w:val="false"/>
        </w:rPr>
        <w:t xml:space="preserve">será avaliado</w:t>
      </w:r>
      <w:r>
        <w:rPr>
          <w:rFonts w:ascii="Arial" w:hAnsi="Arial" w:cs="Arial"/>
          <w:b w:val="false"/>
        </w:rPr>
        <w:t xml:space="preserve"> pelo coordenador administrativo da empresa para que seja aplicado na empresa.</w:t>
      </w:r>
      <w:r/>
    </w:p>
    <w:p>
      <w:pPr>
        <w:pStyle w:val="267"/>
        <w:numPr>
          <w:ilvl w:val="0"/>
          <w:numId w:val="0"/>
        </w:numPr>
        <w:ind w:firstLine="709"/>
        <w:spacing w:lineRule="auto" w:line="360"/>
        <w:rPr>
          <w:rFonts w:ascii="Arial" w:hAnsi="Arial" w:cs="Arial"/>
          <w:b w:val="false"/>
        </w:rPr>
      </w:pPr>
      <w:r>
        <w:rPr>
          <w:rFonts w:ascii="Arial" w:hAnsi="Arial" w:cs="Arial"/>
          <w:b w:val="false"/>
        </w:rPr>
      </w:r>
      <w:r/>
    </w:p>
    <w:p>
      <w:pPr>
        <w:pStyle w:val="267"/>
        <w:rPr>
          <w:rFonts w:ascii="Arial" w:hAnsi="Arial" w:cs="Arial"/>
        </w:rPr>
        <w:outlineLvl w:val="2"/>
      </w:pPr>
      <w:r/>
      <w:bookmarkStart w:id="256" w:name="_Toc515337383"/>
      <w:r>
        <w:rPr>
          <w:rFonts w:ascii="Arial" w:hAnsi="Arial" w:cs="Arial"/>
        </w:rPr>
        <w:t xml:space="preserve">Cronograma do Projeto</w:t>
      </w:r>
      <w:bookmarkEnd w:id="256"/>
      <w:r/>
      <w:r/>
    </w:p>
    <w:tbl>
      <w:tblPr>
        <w:tblStyle w:val="297"/>
        <w:tblW w:w="5000" w:type="pct"/>
        <w:tblLook w:val="04A0" w:firstRow="1" w:lastRow="0" w:firstColumn="1" w:lastColumn="0" w:noHBand="0" w:noVBand="1"/>
      </w:tblPr>
      <w:tblGrid>
        <w:gridCol w:w="5863"/>
        <w:gridCol w:w="1598"/>
        <w:gridCol w:w="1600"/>
      </w:tblGrid>
      <w:tr>
        <w:trPr>
          <w:trHeight w:val="460"/>
        </w:trPr>
        <w:tc>
          <w:tcPr>
            <w:gridSpan w:val="3"/>
            <w:tcW w:w="5000" w:type="pct"/>
            <w:textDirection w:val="lrTb"/>
            <w:noWrap w:val="false"/>
          </w:tcPr>
          <w:p>
            <w:pPr>
              <w:pStyle w:val="267"/>
              <w:numPr>
                <w:ilvl w:val="0"/>
                <w:numId w:val="0"/>
              </w:numPr>
              <w:jc w:val="center"/>
              <w:spacing w:lineRule="auto" w:line="360"/>
              <w:rPr>
                <w:rFonts w:ascii="Arial" w:hAnsi="Arial" w:cs="Arial"/>
                <w:sz w:val="20"/>
              </w:rPr>
            </w:pPr>
            <w:r>
              <w:rPr>
                <w:rFonts w:ascii="Arial" w:hAnsi="Arial" w:cs="Arial"/>
                <w:sz w:val="20"/>
              </w:rPr>
              <w:t xml:space="preserve">Projeto Final I</w:t>
            </w:r>
            <w:r/>
          </w:p>
        </w:tc>
      </w:tr>
      <w:tr>
        <w:trPr/>
        <w:tc>
          <w:tcPr>
            <w:tcW w:w="3235" w:type="pct"/>
            <w:textDirection w:val="lrTb"/>
            <w:noWrap w:val="false"/>
          </w:tcPr>
          <w:p>
            <w:pPr>
              <w:pStyle w:val="267"/>
              <w:numPr>
                <w:ilvl w:val="0"/>
                <w:numId w:val="0"/>
              </w:numPr>
              <w:spacing w:lineRule="auto" w:line="360"/>
              <w:rPr>
                <w:rFonts w:ascii="Arial" w:hAnsi="Arial" w:cs="Arial"/>
                <w:sz w:val="20"/>
              </w:rPr>
            </w:pPr>
            <w:r>
              <w:rPr>
                <w:rFonts w:ascii="Arial" w:hAnsi="Arial" w:cs="Arial"/>
                <w:sz w:val="20"/>
              </w:rPr>
              <w:t xml:space="preserve">Tarefas</w:t>
            </w:r>
            <w:r/>
          </w:p>
        </w:tc>
        <w:tc>
          <w:tcPr>
            <w:tcW w:w="882" w:type="pct"/>
            <w:textDirection w:val="lrTb"/>
            <w:noWrap w:val="false"/>
          </w:tcPr>
          <w:p>
            <w:pPr>
              <w:pStyle w:val="267"/>
              <w:numPr>
                <w:ilvl w:val="0"/>
                <w:numId w:val="0"/>
              </w:numPr>
              <w:spacing w:lineRule="auto" w:line="360"/>
              <w:rPr>
                <w:rFonts w:ascii="Arial" w:hAnsi="Arial" w:cs="Arial"/>
                <w:sz w:val="20"/>
              </w:rPr>
            </w:pPr>
            <w:r>
              <w:rPr>
                <w:rFonts w:ascii="Arial" w:hAnsi="Arial" w:cs="Arial"/>
                <w:sz w:val="20"/>
              </w:rPr>
              <w:t xml:space="preserve">Inicial</w:t>
            </w:r>
            <w:r/>
          </w:p>
        </w:tc>
        <w:tc>
          <w:tcPr>
            <w:tcW w:w="882" w:type="pct"/>
            <w:textDirection w:val="lrTb"/>
            <w:noWrap w:val="false"/>
          </w:tcPr>
          <w:p>
            <w:pPr>
              <w:pStyle w:val="267"/>
              <w:numPr>
                <w:ilvl w:val="0"/>
                <w:numId w:val="0"/>
              </w:numPr>
              <w:spacing w:lineRule="auto" w:line="360"/>
              <w:rPr>
                <w:rFonts w:ascii="Arial" w:hAnsi="Arial" w:cs="Arial"/>
                <w:sz w:val="20"/>
              </w:rPr>
            </w:pPr>
            <w:r>
              <w:rPr>
                <w:rFonts w:ascii="Arial" w:hAnsi="Arial" w:cs="Arial"/>
                <w:sz w:val="20"/>
              </w:rPr>
              <w:t xml:space="preserve">Final</w:t>
            </w:r>
            <w:r/>
          </w:p>
        </w:tc>
      </w:tr>
      <w:tr>
        <w:trPr>
          <w:trHeight w:val="460"/>
        </w:trPr>
        <w:tc>
          <w:tcPr>
            <w:tcW w:w="3235" w:type="pct"/>
            <w:textDirection w:val="lrTb"/>
            <w:noWrap w:val="false"/>
          </w:tcPr>
          <w:p>
            <w:pPr>
              <w:pStyle w:val="267"/>
              <w:numPr>
                <w:ilvl w:val="0"/>
                <w:numId w:val="0"/>
              </w:numPr>
              <w:spacing w:lineRule="auto" w:line="360"/>
              <w:rPr>
                <w:rFonts w:ascii="Arial" w:hAnsi="Arial" w:cs="Arial"/>
                <w:b w:val="false"/>
                <w:sz w:val="20"/>
              </w:rPr>
            </w:pPr>
            <w:r>
              <w:rPr>
                <w:rFonts w:ascii="Arial" w:hAnsi="Arial" w:cs="Arial"/>
                <w:b w:val="false"/>
                <w:sz w:val="20"/>
              </w:rPr>
              <w:t xml:space="preserve">Apresentação</w:t>
            </w:r>
            <w:r/>
          </w:p>
        </w:tc>
        <w:tc>
          <w:tcPr>
            <w:tcW w:w="882" w:type="pct"/>
            <w:textDirection w:val="lrTb"/>
            <w:noWrap w:val="false"/>
          </w:tcPr>
          <w:p>
            <w:pPr>
              <w:pStyle w:val="267"/>
              <w:numPr>
                <w:ilvl w:val="0"/>
                <w:numId w:val="0"/>
              </w:numPr>
              <w:spacing w:lineRule="auto" w:line="360"/>
              <w:rPr>
                <w:rFonts w:ascii="Arial" w:hAnsi="Arial" w:cs="Arial"/>
                <w:b w:val="false"/>
                <w:sz w:val="20"/>
              </w:rPr>
            </w:pPr>
            <w:r>
              <w:rPr>
                <w:rFonts w:ascii="Arial" w:hAnsi="Arial" w:cs="Arial"/>
                <w:b w:val="false"/>
                <w:sz w:val="20"/>
              </w:rPr>
              <w:t xml:space="preserve">02/03/2018</w:t>
            </w:r>
            <w:r/>
          </w:p>
        </w:tc>
        <w:tc>
          <w:tcPr>
            <w:tcW w:w="882" w:type="pct"/>
            <w:textDirection w:val="lrTb"/>
            <w:noWrap w:val="false"/>
          </w:tcPr>
          <w:p>
            <w:pPr>
              <w:pStyle w:val="267"/>
              <w:numPr>
                <w:ilvl w:val="0"/>
                <w:numId w:val="0"/>
              </w:numPr>
              <w:spacing w:lineRule="auto" w:line="360"/>
              <w:rPr>
                <w:rFonts w:ascii="Arial" w:hAnsi="Arial" w:cs="Arial"/>
                <w:b w:val="false"/>
                <w:sz w:val="20"/>
              </w:rPr>
            </w:pPr>
            <w:r>
              <w:rPr>
                <w:rFonts w:ascii="Arial" w:hAnsi="Arial" w:cs="Arial"/>
                <w:b w:val="false"/>
                <w:sz w:val="20"/>
              </w:rPr>
              <w:t xml:space="preserve">09/03/2018</w:t>
            </w:r>
            <w:r/>
          </w:p>
        </w:tc>
      </w:tr>
      <w:tr>
        <w:trPr>
          <w:trHeight w:val="460"/>
        </w:trPr>
        <w:tc>
          <w:tcPr>
            <w:tcW w:w="3235" w:type="pct"/>
            <w:textDirection w:val="lrTb"/>
            <w:noWrap w:val="false"/>
          </w:tcPr>
          <w:p>
            <w:pPr>
              <w:pStyle w:val="267"/>
              <w:numPr>
                <w:ilvl w:val="0"/>
                <w:numId w:val="0"/>
              </w:numPr>
              <w:spacing w:lineRule="auto" w:line="360"/>
              <w:rPr>
                <w:rFonts w:ascii="Arial" w:hAnsi="Arial" w:cs="Arial"/>
                <w:b w:val="false"/>
                <w:sz w:val="20"/>
              </w:rPr>
            </w:pPr>
            <w:r>
              <w:rPr>
                <w:rFonts w:ascii="Arial" w:hAnsi="Arial" w:cs="Arial"/>
                <w:b w:val="false"/>
                <w:sz w:val="20"/>
              </w:rPr>
              <w:t xml:space="preserve">Mapeamento dos processos</w:t>
            </w:r>
            <w:r/>
          </w:p>
        </w:tc>
        <w:tc>
          <w:tcPr>
            <w:tcW w:w="882" w:type="pct"/>
            <w:textDirection w:val="lrTb"/>
            <w:noWrap w:val="false"/>
          </w:tcPr>
          <w:p>
            <w:pPr>
              <w:pStyle w:val="267"/>
              <w:numPr>
                <w:ilvl w:val="0"/>
                <w:numId w:val="0"/>
              </w:numPr>
              <w:spacing w:lineRule="auto" w:line="360"/>
              <w:rPr>
                <w:rFonts w:ascii="Arial" w:hAnsi="Arial" w:cs="Arial"/>
                <w:b w:val="false"/>
                <w:sz w:val="20"/>
              </w:rPr>
            </w:pPr>
            <w:r>
              <w:rPr>
                <w:rFonts w:ascii="Arial" w:hAnsi="Arial" w:cs="Arial"/>
                <w:b w:val="false"/>
                <w:sz w:val="20"/>
              </w:rPr>
              <w:t xml:space="preserve">09/03/2018</w:t>
            </w:r>
            <w:r/>
          </w:p>
        </w:tc>
        <w:tc>
          <w:tcPr>
            <w:tcW w:w="882" w:type="pct"/>
            <w:textDirection w:val="lrTb"/>
            <w:noWrap w:val="false"/>
          </w:tcPr>
          <w:p>
            <w:pPr>
              <w:pStyle w:val="267"/>
              <w:numPr>
                <w:ilvl w:val="0"/>
                <w:numId w:val="0"/>
              </w:numPr>
              <w:spacing w:lineRule="auto" w:line="360"/>
              <w:rPr>
                <w:rFonts w:ascii="Arial" w:hAnsi="Arial" w:cs="Arial"/>
                <w:b w:val="false"/>
                <w:sz w:val="20"/>
              </w:rPr>
            </w:pPr>
            <w:r>
              <w:rPr>
                <w:rFonts w:ascii="Arial" w:hAnsi="Arial" w:cs="Arial"/>
                <w:b w:val="false"/>
                <w:sz w:val="20"/>
              </w:rPr>
              <w:t xml:space="preserve">16/03/2018</w:t>
            </w:r>
            <w:r/>
          </w:p>
        </w:tc>
      </w:tr>
      <w:tr>
        <w:trPr>
          <w:trHeight w:val="460"/>
        </w:trPr>
        <w:tc>
          <w:tcPr>
            <w:tcW w:w="3235"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Identificação dos problemas principais e causas</w:t>
            </w:r>
            <w:r/>
          </w:p>
        </w:tc>
        <w:tc>
          <w:tcPr>
            <w:tcW w:w="882"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16/03/2018</w:t>
            </w:r>
            <w:r/>
          </w:p>
        </w:tc>
        <w:tc>
          <w:tcPr>
            <w:tcW w:w="882"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23/03/2018</w:t>
            </w:r>
            <w:r/>
          </w:p>
        </w:tc>
      </w:tr>
      <w:tr>
        <w:trPr>
          <w:trHeight w:val="460"/>
        </w:trPr>
        <w:tc>
          <w:tcPr>
            <w:tcW w:w="3235"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Objetivo geral e objetivos específicos</w:t>
            </w:r>
            <w:r/>
          </w:p>
        </w:tc>
        <w:tc>
          <w:tcPr>
            <w:tcW w:w="882"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23/03/2018</w:t>
            </w:r>
            <w:r/>
          </w:p>
        </w:tc>
        <w:tc>
          <w:tcPr>
            <w:tcW w:w="882"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30/03/2018</w:t>
            </w:r>
            <w:r/>
          </w:p>
        </w:tc>
      </w:tr>
      <w:tr>
        <w:trPr>
          <w:trHeight w:val="460"/>
        </w:trPr>
        <w:tc>
          <w:tcPr>
            <w:tcW w:w="3235"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Funcionalidades</w:t>
            </w:r>
            <w:r/>
          </w:p>
        </w:tc>
        <w:tc>
          <w:tcPr>
            <w:tcW w:w="882"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30/03/2018</w:t>
            </w:r>
            <w:r/>
          </w:p>
        </w:tc>
        <w:tc>
          <w:tcPr>
            <w:tcW w:w="882"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31/03/2018</w:t>
            </w:r>
            <w:r/>
          </w:p>
        </w:tc>
      </w:tr>
      <w:tr>
        <w:trPr>
          <w:trHeight w:val="460"/>
        </w:trPr>
        <w:tc>
          <w:tcPr>
            <w:tcW w:w="3235"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sz w:val="20"/>
              </w:rPr>
              <w:t xml:space="preserve">Entrega do DAN</w:t>
            </w:r>
            <w:r/>
          </w:p>
        </w:tc>
        <w:tc>
          <w:tcPr>
            <w:gridSpan w:val="2"/>
            <w:tcW w:w="1765" w:type="pct"/>
            <w:textDirection w:val="lrTb"/>
            <w:noWrap w:val="false"/>
          </w:tcPr>
          <w:p>
            <w:pPr>
              <w:pStyle w:val="267"/>
              <w:numPr>
                <w:ilvl w:val="0"/>
                <w:numId w:val="0"/>
              </w:numPr>
              <w:jc w:val="center"/>
              <w:spacing w:lineRule="auto" w:line="360"/>
              <w:shd w:val="clear" w:color="auto" w:fill="FFFFFF" w:themeFill="background1"/>
              <w:rPr>
                <w:rFonts w:ascii="Arial" w:hAnsi="Arial" w:cs="Arial"/>
                <w:b w:val="false"/>
                <w:sz w:val="20"/>
              </w:rPr>
            </w:pPr>
            <w:r>
              <w:rPr>
                <w:rFonts w:ascii="Arial" w:hAnsi="Arial" w:cs="Arial"/>
                <w:b w:val="false"/>
                <w:sz w:val="20"/>
              </w:rPr>
              <w:t xml:space="preserve">31/03/2018</w:t>
            </w:r>
            <w:r/>
          </w:p>
        </w:tc>
      </w:tr>
      <w:tr>
        <w:trPr>
          <w:trHeight w:val="460"/>
        </w:trPr>
        <w:tc>
          <w:tcPr>
            <w:tcW w:w="3235"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Requisitos Funcionais e Não Funcionais</w:t>
            </w:r>
            <w:r/>
          </w:p>
        </w:tc>
        <w:tc>
          <w:tcPr>
            <w:tcW w:w="882"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06/04/2018</w:t>
            </w:r>
            <w:r/>
          </w:p>
        </w:tc>
        <w:tc>
          <w:tcPr>
            <w:tcW w:w="882" w:type="pct"/>
            <w:textDirection w:val="lrTb"/>
            <w:noWrap w:val="false"/>
          </w:tcPr>
          <w:p>
            <w:pPr>
              <w:spacing w:lineRule="auto" w:line="360"/>
              <w:shd w:val="clear" w:color="auto" w:fill="FFFFFF" w:themeFill="background1"/>
              <w:rPr>
                <w:sz w:val="20"/>
              </w:rPr>
            </w:pPr>
            <w:r>
              <w:rPr>
                <w:rFonts w:ascii="Arial" w:hAnsi="Arial" w:cs="Arial" w:eastAsia="Arial"/>
                <w:sz w:val="20"/>
              </w:rPr>
              <w:t xml:space="preserve">13/04/2018</w:t>
            </w:r>
            <w:r/>
          </w:p>
        </w:tc>
      </w:tr>
      <w:tr>
        <w:trPr>
          <w:trHeight w:val="460"/>
        </w:trPr>
        <w:tc>
          <w:tcPr>
            <w:tcW w:w="3235"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Protótipo não funcional</w:t>
            </w:r>
            <w:r/>
          </w:p>
        </w:tc>
        <w:tc>
          <w:tcPr>
            <w:tcW w:w="882"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13/04/2018</w:t>
            </w:r>
            <w:r/>
          </w:p>
        </w:tc>
        <w:tc>
          <w:tcPr>
            <w:tcW w:w="882" w:type="pct"/>
            <w:textDirection w:val="lrTb"/>
            <w:noWrap w:val="false"/>
          </w:tcPr>
          <w:p>
            <w:pPr>
              <w:spacing w:lineRule="auto" w:line="360"/>
              <w:shd w:val="clear" w:color="auto" w:fill="FFFFFF" w:themeFill="background1"/>
              <w:rPr>
                <w:rFonts w:ascii="Arial" w:hAnsi="Arial" w:cs="Arial" w:eastAsia="Arial"/>
                <w:sz w:val="20"/>
              </w:rPr>
            </w:pPr>
            <w:r>
              <w:rPr>
                <w:rFonts w:ascii="Arial" w:hAnsi="Arial" w:cs="Arial" w:eastAsia="Arial"/>
                <w:sz w:val="20"/>
              </w:rPr>
              <w:t xml:space="preserve">20/04/2018</w:t>
            </w:r>
            <w:r/>
          </w:p>
        </w:tc>
      </w:tr>
      <w:tr>
        <w:trPr>
          <w:trHeight w:val="460"/>
        </w:trPr>
        <w:tc>
          <w:tcPr>
            <w:tcW w:w="3235"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Modelo de </w:t>
            </w:r>
            <w:r>
              <w:rPr>
                <w:rFonts w:ascii="Arial" w:hAnsi="Arial" w:cs="Arial"/>
                <w:b w:val="false"/>
                <w:sz w:val="20"/>
              </w:rPr>
              <w:t xml:space="preserve">requisitos(</w:t>
            </w:r>
            <w:r>
              <w:rPr>
                <w:rFonts w:ascii="Arial" w:hAnsi="Arial" w:cs="Arial"/>
                <w:b w:val="false"/>
                <w:sz w:val="20"/>
              </w:rPr>
              <w:t xml:space="preserve">DCU) e modelo conceitual</w:t>
            </w:r>
            <w:r/>
          </w:p>
        </w:tc>
        <w:tc>
          <w:tcPr>
            <w:tcW w:w="882"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20/04/2018</w:t>
            </w:r>
            <w:r/>
          </w:p>
        </w:tc>
        <w:tc>
          <w:tcPr>
            <w:tcW w:w="882" w:type="pct"/>
            <w:textDirection w:val="lrTb"/>
            <w:noWrap w:val="false"/>
          </w:tcPr>
          <w:p>
            <w:pPr>
              <w:spacing w:lineRule="auto" w:line="360"/>
              <w:shd w:val="clear" w:color="auto" w:fill="FFFFFF" w:themeFill="background1"/>
              <w:rPr>
                <w:rFonts w:ascii="Arial" w:hAnsi="Arial" w:cs="Arial" w:eastAsia="Arial"/>
                <w:sz w:val="20"/>
              </w:rPr>
            </w:pPr>
            <w:r>
              <w:rPr>
                <w:rFonts w:ascii="Arial" w:hAnsi="Arial" w:cs="Arial" w:eastAsia="Arial"/>
                <w:sz w:val="20"/>
              </w:rPr>
              <w:t xml:space="preserve">27/04/2018</w:t>
            </w:r>
            <w:r/>
          </w:p>
        </w:tc>
      </w:tr>
      <w:tr>
        <w:trPr>
          <w:trHeight w:val="460"/>
        </w:trPr>
        <w:tc>
          <w:tcPr>
            <w:tcW w:w="3235"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Estimativas e requisitos</w:t>
            </w:r>
            <w:r/>
          </w:p>
        </w:tc>
        <w:tc>
          <w:tcPr>
            <w:tcW w:w="882"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27/04/2018</w:t>
            </w:r>
            <w:r/>
          </w:p>
        </w:tc>
        <w:tc>
          <w:tcPr>
            <w:tcW w:w="882" w:type="pct"/>
            <w:textDirection w:val="lrTb"/>
            <w:noWrap w:val="false"/>
          </w:tcPr>
          <w:p>
            <w:pPr>
              <w:spacing w:lineRule="auto" w:line="360"/>
              <w:shd w:val="clear" w:color="auto" w:fill="FFFFFF" w:themeFill="background1"/>
              <w:rPr>
                <w:rFonts w:ascii="Arial" w:hAnsi="Arial" w:cs="Arial" w:eastAsia="Arial"/>
                <w:sz w:val="20"/>
              </w:rPr>
            </w:pPr>
            <w:r>
              <w:rPr>
                <w:rFonts w:ascii="Arial" w:hAnsi="Arial" w:cs="Arial" w:eastAsia="Arial"/>
                <w:sz w:val="20"/>
              </w:rPr>
              <w:t xml:space="preserve">30/04/2018</w:t>
            </w:r>
            <w:r/>
          </w:p>
        </w:tc>
      </w:tr>
      <w:tr>
        <w:trPr>
          <w:trHeight w:val="460"/>
        </w:trPr>
        <w:tc>
          <w:tcPr>
            <w:tcW w:w="3235"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sz w:val="20"/>
              </w:rPr>
              <w:t xml:space="preserve">Entrega do DDR</w:t>
            </w:r>
            <w:r/>
          </w:p>
        </w:tc>
        <w:tc>
          <w:tcPr>
            <w:gridSpan w:val="2"/>
            <w:tcW w:w="1765" w:type="pct"/>
            <w:textDirection w:val="lrTb"/>
            <w:noWrap w:val="false"/>
          </w:tcPr>
          <w:p>
            <w:pPr>
              <w:pStyle w:val="267"/>
              <w:numPr>
                <w:ilvl w:val="0"/>
                <w:numId w:val="0"/>
              </w:numPr>
              <w:jc w:val="center"/>
              <w:spacing w:lineRule="auto" w:line="360"/>
              <w:shd w:val="clear" w:color="auto" w:fill="FFFFFF" w:themeFill="background1"/>
              <w:rPr>
                <w:rFonts w:ascii="Arial" w:hAnsi="Arial" w:cs="Arial"/>
                <w:b w:val="false"/>
                <w:sz w:val="20"/>
              </w:rPr>
            </w:pPr>
            <w:r>
              <w:rPr>
                <w:rFonts w:ascii="Arial" w:hAnsi="Arial" w:cs="Arial"/>
                <w:b w:val="false"/>
                <w:sz w:val="20"/>
              </w:rPr>
              <w:t xml:space="preserve">30/04/2018</w:t>
            </w:r>
            <w:r/>
          </w:p>
        </w:tc>
      </w:tr>
      <w:tr>
        <w:trPr>
          <w:trHeight w:val="460"/>
        </w:trPr>
        <w:tc>
          <w:tcPr>
            <w:tcW w:w="3235"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Administração de Requisitos</w:t>
            </w:r>
            <w:r/>
          </w:p>
        </w:tc>
        <w:tc>
          <w:tcPr>
            <w:tcW w:w="882"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04/05/2018</w:t>
            </w:r>
            <w:r/>
          </w:p>
        </w:tc>
        <w:tc>
          <w:tcPr>
            <w:tcW w:w="882" w:type="pct"/>
            <w:textDirection w:val="lrTb"/>
            <w:noWrap w:val="false"/>
          </w:tcPr>
          <w:p>
            <w:pPr>
              <w:spacing w:lineRule="auto" w:line="360"/>
              <w:shd w:val="clear" w:color="auto" w:fill="FFFFFF" w:themeFill="background1"/>
              <w:rPr>
                <w:rFonts w:ascii="Arial" w:hAnsi="Arial" w:cs="Arial" w:eastAsia="Arial"/>
                <w:sz w:val="20"/>
              </w:rPr>
            </w:pPr>
            <w:r>
              <w:rPr>
                <w:rFonts w:ascii="Arial" w:hAnsi="Arial" w:cs="Arial" w:eastAsia="Arial"/>
                <w:sz w:val="20"/>
              </w:rPr>
              <w:t xml:space="preserve">11/05/2018</w:t>
            </w:r>
            <w:r/>
          </w:p>
        </w:tc>
      </w:tr>
      <w:tr>
        <w:trPr>
          <w:trHeight w:val="460"/>
        </w:trPr>
        <w:tc>
          <w:tcPr>
            <w:tcW w:w="3235"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Gerenciamento de mudanças</w:t>
            </w:r>
            <w:r/>
          </w:p>
        </w:tc>
        <w:tc>
          <w:tcPr>
            <w:tcW w:w="882"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11/05/2018</w:t>
            </w:r>
            <w:r/>
          </w:p>
        </w:tc>
        <w:tc>
          <w:tcPr>
            <w:tcW w:w="882" w:type="pct"/>
            <w:textDirection w:val="lrTb"/>
            <w:noWrap w:val="false"/>
          </w:tcPr>
          <w:p>
            <w:pPr>
              <w:spacing w:lineRule="auto" w:line="360"/>
              <w:shd w:val="clear" w:color="auto" w:fill="FFFFFF" w:themeFill="background1"/>
              <w:rPr>
                <w:rFonts w:ascii="Arial" w:hAnsi="Arial" w:cs="Arial" w:eastAsia="Arial"/>
                <w:sz w:val="20"/>
              </w:rPr>
            </w:pPr>
            <w:r>
              <w:rPr>
                <w:rFonts w:ascii="Arial" w:hAnsi="Arial" w:cs="Arial" w:eastAsia="Arial"/>
                <w:sz w:val="20"/>
              </w:rPr>
              <w:t xml:space="preserve">18/05/2018</w:t>
            </w:r>
            <w:r/>
          </w:p>
        </w:tc>
      </w:tr>
      <w:tr>
        <w:trPr>
          <w:trHeight w:val="460"/>
        </w:trPr>
        <w:tc>
          <w:tcPr>
            <w:tcW w:w="3235"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Gerenciamento de configuração</w:t>
            </w:r>
            <w:r/>
          </w:p>
        </w:tc>
        <w:tc>
          <w:tcPr>
            <w:tcW w:w="882"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18/05/2018</w:t>
            </w:r>
            <w:r/>
          </w:p>
        </w:tc>
        <w:tc>
          <w:tcPr>
            <w:tcW w:w="882" w:type="pct"/>
            <w:textDirection w:val="lrTb"/>
            <w:noWrap w:val="false"/>
          </w:tcPr>
          <w:p>
            <w:pPr>
              <w:spacing w:lineRule="auto" w:line="360"/>
              <w:shd w:val="clear" w:color="auto" w:fill="FFFFFF" w:themeFill="background1"/>
              <w:rPr>
                <w:rFonts w:ascii="Arial" w:hAnsi="Arial" w:cs="Arial" w:eastAsia="Arial"/>
                <w:sz w:val="20"/>
              </w:rPr>
            </w:pPr>
            <w:r>
              <w:rPr>
                <w:rFonts w:ascii="Arial" w:hAnsi="Arial" w:cs="Arial" w:eastAsia="Arial"/>
                <w:sz w:val="20"/>
              </w:rPr>
              <w:t xml:space="preserve">25/05/2018</w:t>
            </w:r>
            <w:r/>
          </w:p>
        </w:tc>
      </w:tr>
      <w:tr>
        <w:trPr>
          <w:trHeight w:val="460"/>
        </w:trPr>
        <w:tc>
          <w:tcPr>
            <w:tcW w:w="3235"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Gerenciamento de qualidade </w:t>
            </w:r>
            <w:r/>
          </w:p>
        </w:tc>
        <w:tc>
          <w:tcPr>
            <w:tcW w:w="882"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25/05/2018</w:t>
            </w:r>
            <w:r/>
          </w:p>
        </w:tc>
        <w:tc>
          <w:tcPr>
            <w:tcW w:w="882" w:type="pct"/>
            <w:textDirection w:val="lrTb"/>
            <w:noWrap w:val="false"/>
          </w:tcPr>
          <w:p>
            <w:pPr>
              <w:spacing w:lineRule="auto" w:line="360"/>
              <w:shd w:val="clear" w:color="auto" w:fill="FFFFFF" w:themeFill="background1"/>
              <w:rPr>
                <w:rFonts w:ascii="Arial" w:hAnsi="Arial" w:cs="Arial" w:eastAsia="Arial"/>
                <w:sz w:val="20"/>
              </w:rPr>
            </w:pPr>
            <w:r>
              <w:rPr>
                <w:rFonts w:ascii="Arial" w:hAnsi="Arial" w:cs="Arial" w:eastAsia="Arial"/>
                <w:sz w:val="20"/>
              </w:rPr>
              <w:t xml:space="preserve">28/05/2018</w:t>
            </w:r>
            <w:r/>
          </w:p>
        </w:tc>
      </w:tr>
      <w:tr>
        <w:trPr>
          <w:trHeight w:val="460"/>
        </w:trPr>
        <w:tc>
          <w:tcPr>
            <w:tcW w:w="3235"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sz w:val="20"/>
              </w:rPr>
              <w:t xml:space="preserve">Entrega da versão impressa do trabalho</w:t>
            </w:r>
            <w:r/>
          </w:p>
        </w:tc>
        <w:tc>
          <w:tcPr>
            <w:gridSpan w:val="2"/>
            <w:tcW w:w="1765" w:type="pct"/>
            <w:textDirection w:val="lrTb"/>
            <w:noWrap w:val="false"/>
          </w:tcPr>
          <w:p>
            <w:pPr>
              <w:pStyle w:val="267"/>
              <w:numPr>
                <w:ilvl w:val="0"/>
                <w:numId w:val="0"/>
              </w:numPr>
              <w:jc w:val="center"/>
              <w:spacing w:lineRule="auto" w:line="360"/>
              <w:shd w:val="clear" w:color="auto" w:fill="FFFFFF" w:themeFill="background1"/>
              <w:rPr>
                <w:rFonts w:ascii="Arial" w:hAnsi="Arial" w:cs="Arial"/>
                <w:b w:val="false"/>
                <w:sz w:val="20"/>
              </w:rPr>
            </w:pPr>
            <w:r>
              <w:rPr>
                <w:rFonts w:ascii="Arial" w:hAnsi="Arial" w:cs="Arial"/>
                <w:b w:val="false"/>
                <w:sz w:val="20"/>
              </w:rPr>
              <w:t xml:space="preserve">28/05/2018</w:t>
            </w:r>
            <w:r/>
          </w:p>
        </w:tc>
      </w:tr>
      <w:tr>
        <w:trPr>
          <w:trHeight w:val="460"/>
        </w:trPr>
        <w:tc>
          <w:tcPr>
            <w:tcW w:w="3235"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Revisão do trabalho</w:t>
            </w:r>
            <w:r/>
          </w:p>
        </w:tc>
        <w:tc>
          <w:tcPr>
            <w:gridSpan w:val="2"/>
            <w:tcW w:w="1765" w:type="pct"/>
            <w:textDirection w:val="lrTb"/>
            <w:noWrap w:val="false"/>
          </w:tcPr>
          <w:p>
            <w:pPr>
              <w:pStyle w:val="267"/>
              <w:numPr>
                <w:ilvl w:val="0"/>
                <w:numId w:val="0"/>
              </w:numPr>
              <w:jc w:val="center"/>
              <w:spacing w:lineRule="auto" w:line="360"/>
              <w:shd w:val="clear" w:color="auto" w:fill="FFFFFF" w:themeFill="background1"/>
              <w:rPr>
                <w:rFonts w:ascii="Arial" w:hAnsi="Arial" w:cs="Arial"/>
                <w:b w:val="false"/>
                <w:sz w:val="20"/>
              </w:rPr>
            </w:pPr>
            <w:r>
              <w:rPr>
                <w:rFonts w:ascii="Arial" w:hAnsi="Arial" w:cs="Arial"/>
                <w:b w:val="false"/>
                <w:sz w:val="20"/>
              </w:rPr>
              <w:t xml:space="preserve">01/06/2018</w:t>
            </w:r>
            <w:r/>
          </w:p>
        </w:tc>
      </w:tr>
      <w:tr>
        <w:trPr>
          <w:trHeight w:val="460"/>
        </w:trPr>
        <w:tc>
          <w:tcPr>
            <w:tcW w:w="3235"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sz w:val="20"/>
              </w:rPr>
              <w:t xml:space="preserve">Bancas de qualificação</w:t>
            </w:r>
            <w:r/>
          </w:p>
        </w:tc>
        <w:tc>
          <w:tcPr>
            <w:tcW w:w="882"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04/06/2018</w:t>
            </w:r>
            <w:r/>
          </w:p>
        </w:tc>
        <w:tc>
          <w:tcPr>
            <w:tcW w:w="882" w:type="pct"/>
            <w:textDirection w:val="lrTb"/>
            <w:noWrap w:val="false"/>
          </w:tcPr>
          <w:p>
            <w:pPr>
              <w:spacing w:lineRule="auto" w:line="360"/>
              <w:shd w:val="clear" w:color="auto" w:fill="FFFFFF" w:themeFill="background1"/>
              <w:rPr>
                <w:rFonts w:ascii="Arial" w:hAnsi="Arial" w:cs="Arial" w:eastAsia="Arial"/>
                <w:sz w:val="20"/>
              </w:rPr>
            </w:pPr>
            <w:r>
              <w:rPr>
                <w:rFonts w:ascii="Arial" w:hAnsi="Arial" w:cs="Arial" w:eastAsia="Arial"/>
                <w:sz w:val="20"/>
              </w:rPr>
              <w:t xml:space="preserve">07/06/2018</w:t>
            </w:r>
            <w:r/>
          </w:p>
        </w:tc>
      </w:tr>
      <w:tr>
        <w:trPr>
          <w:trHeight w:val="460"/>
        </w:trPr>
        <w:tc>
          <w:tcPr>
            <w:tcW w:w="3235" w:type="pct"/>
            <w:textDirection w:val="lrTb"/>
            <w:noWrap w:val="false"/>
          </w:tcPr>
          <w:p>
            <w:pPr>
              <w:pStyle w:val="267"/>
              <w:numPr>
                <w:ilvl w:val="0"/>
                <w:numId w:val="0"/>
              </w:numPr>
              <w:spacing w:lineRule="auto" w:line="360"/>
              <w:shd w:val="clear" w:color="auto" w:fill="FFFFFF" w:themeFill="background1"/>
              <w:rPr>
                <w:rFonts w:ascii="Arial" w:hAnsi="Arial" w:cs="Arial"/>
                <w:b w:val="false"/>
                <w:sz w:val="20"/>
              </w:rPr>
            </w:pPr>
            <w:r>
              <w:rPr>
                <w:rFonts w:ascii="Arial" w:hAnsi="Arial" w:cs="Arial"/>
                <w:b w:val="false"/>
                <w:sz w:val="20"/>
              </w:rPr>
              <w:t xml:space="preserve">Correção</w:t>
            </w:r>
            <w:r/>
          </w:p>
        </w:tc>
        <w:tc>
          <w:tcPr>
            <w:gridSpan w:val="2"/>
            <w:tcW w:w="1765" w:type="pct"/>
            <w:textDirection w:val="lrTb"/>
            <w:noWrap w:val="false"/>
          </w:tcPr>
          <w:p>
            <w:pPr>
              <w:pStyle w:val="267"/>
              <w:numPr>
                <w:ilvl w:val="0"/>
                <w:numId w:val="0"/>
              </w:numPr>
              <w:jc w:val="center"/>
              <w:keepNext/>
              <w:spacing w:lineRule="auto" w:line="360"/>
              <w:shd w:val="clear" w:color="auto" w:fill="FFFFFF" w:themeFill="background1"/>
              <w:rPr>
                <w:rFonts w:ascii="Arial" w:hAnsi="Arial" w:cs="Arial"/>
                <w:b w:val="false"/>
                <w:sz w:val="20"/>
              </w:rPr>
            </w:pPr>
            <w:r>
              <w:rPr>
                <w:rFonts w:ascii="Arial" w:hAnsi="Arial" w:cs="Arial"/>
                <w:b w:val="false"/>
                <w:sz w:val="20"/>
              </w:rPr>
              <w:t xml:space="preserve">08/06/2018</w:t>
            </w:r>
            <w:r/>
          </w:p>
        </w:tc>
      </w:tr>
    </w:tbl>
    <w:p>
      <w:pPr>
        <w:pStyle w:val="236"/>
        <w:rPr>
          <w:rFonts w:ascii="Arial" w:hAnsi="Arial" w:cs="Arial"/>
          <w:color w:val="auto"/>
          <w:sz w:val="20"/>
        </w:rPr>
      </w:pPr>
      <w:r/>
      <w:bookmarkStart w:id="257" w:name="_Toc515021203"/>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18</w:t>
      </w:r>
      <w:r>
        <w:rPr>
          <w:rFonts w:ascii="Arial" w:hAnsi="Arial" w:cs="Arial"/>
          <w:color w:val="auto"/>
          <w:sz w:val="20"/>
        </w:rPr>
        <w:fldChar w:fldCharType="end"/>
      </w:r>
      <w:r>
        <w:rPr>
          <w:rFonts w:ascii="Arial" w:hAnsi="Arial" w:cs="Arial"/>
          <w:color w:val="auto"/>
          <w:sz w:val="20"/>
        </w:rPr>
        <w:t xml:space="preserve">-Cronograma do projeto final 1</w:t>
      </w:r>
      <w:bookmarkEnd w:id="257"/>
      <w:r/>
      <w:r/>
    </w:p>
    <w:tbl>
      <w:tblPr>
        <w:tblStyle w:val="252"/>
        <w:tblW w:w="5000" w:type="pct"/>
        <w:jc w:val="center"/>
        <w:tblBorders>
          <w:left w:val="none" w:color="000000" w:sz="4" w:space="0"/>
          <w:top w:val="none" w:color="000000" w:sz="4" w:space="0"/>
          <w:right w:val="none" w:color="000000" w:sz="4" w:space="0"/>
          <w:bottom w:val="none" w:color="000000" w:sz="4" w:space="0"/>
          <w:insideV w:val="none" w:color="000000" w:sz="4" w:space="0"/>
          <w:insideH w:val="none" w:color="000000" w:sz="4" w:space="0"/>
        </w:tblBorders>
        <w:tblLook w:val="04A0" w:firstRow="1" w:lastRow="0" w:firstColumn="1" w:lastColumn="0" w:noHBand="0" w:noVBand="1"/>
      </w:tblPr>
      <w:tblGrid>
        <w:gridCol w:w="4113"/>
        <w:gridCol w:w="89"/>
        <w:gridCol w:w="4859"/>
      </w:tblGrid>
      <w:tr>
        <w:trPr>
          <w:jc w:val="center"/>
          <w:tblHeader/>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27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PF2</w:t>
            </w: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73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Duração</w:t>
            </w:r>
            <w:r/>
          </w:p>
        </w:tc>
      </w:tr>
      <w:tr>
        <w:trPr>
          <w:jc w:val="center"/>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27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Especificação dos casos de uso</w:t>
            </w: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73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1 semana</w:t>
            </w:r>
            <w:r/>
          </w:p>
        </w:tc>
      </w:tr>
      <w:tr>
        <w:trPr>
          <w:jc w:val="center"/>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27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Diagrama de sequência</w:t>
            </w: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73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1 semana</w:t>
            </w:r>
            <w:r/>
          </w:p>
        </w:tc>
      </w:tr>
      <w:tr>
        <w:trPr>
          <w:jc w:val="center"/>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27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MER Físico</w:t>
            </w:r>
            <w:r>
              <w:rPr>
                <w:rFonts w:ascii="Arial" w:hAnsi="Arial" w:cs="Arial" w:eastAsia="Arial"/>
                <w:color w:val="000000" w:themeColor="text1"/>
                <w:sz w:val="20"/>
              </w:rPr>
              <w:t xml:space="preserve"> </w:t>
            </w: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73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1 semana</w:t>
            </w:r>
            <w:r/>
          </w:p>
        </w:tc>
      </w:tr>
      <w:tr>
        <w:trPr>
          <w:jc w:val="center"/>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27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Dicionário de dados físico</w:t>
            </w: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73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1 semana</w:t>
            </w:r>
            <w:r/>
          </w:p>
        </w:tc>
      </w:tr>
      <w:tr>
        <w:trPr>
          <w:jc w:val="center"/>
          <w:trHeight w:val="345"/>
        </w:trPr>
        <w:tc>
          <w:tcPr>
            <w:gridSpan w:val="3"/>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5000" w:type="pct"/>
            <w:textDirection w:val="lrTb"/>
            <w:noWrap w:val="false"/>
          </w:tcPr>
          <w:p>
            <w:pPr>
              <w:jc w:val="center"/>
              <w:spacing w:lineRule="auto" w:line="360"/>
              <w:rPr>
                <w:rFonts w:ascii="Arial" w:hAnsi="Arial" w:cs="Arial" w:eastAsia="Arial"/>
                <w:b/>
                <w:color w:val="000000"/>
                <w:sz w:val="20"/>
              </w:rPr>
            </w:pPr>
            <w:r>
              <w:rPr>
                <w:rFonts w:ascii="Arial" w:hAnsi="Arial" w:cs="Arial" w:eastAsia="Arial"/>
                <w:b/>
                <w:color w:val="000000" w:themeColor="text1"/>
                <w:sz w:val="20"/>
              </w:rPr>
              <w:t xml:space="preserve">Entrega dos Modelos do Sistema</w:t>
            </w:r>
            <w:r/>
          </w:p>
        </w:tc>
      </w:tr>
      <w:tr>
        <w:trPr>
          <w:jc w:val="center"/>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27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Estimativas e análise de pontos de função</w:t>
            </w: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73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1 semana</w:t>
            </w:r>
            <w:r/>
          </w:p>
        </w:tc>
      </w:tr>
      <w:tr>
        <w:trPr>
          <w:jc w:val="center"/>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27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Análise de custos x benefícios</w:t>
            </w: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73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1 semana</w:t>
            </w:r>
            <w:r/>
          </w:p>
        </w:tc>
      </w:tr>
      <w:tr>
        <w:trPr>
          <w:jc w:val="center"/>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27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Diagrama de componentes e instalação</w:t>
            </w: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73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1 semana</w:t>
            </w:r>
            <w:r/>
          </w:p>
        </w:tc>
      </w:tr>
      <w:tr>
        <w:trPr>
          <w:jc w:val="center"/>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27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Segurança física e lógica</w:t>
            </w: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73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1 semana</w:t>
            </w:r>
            <w:r/>
          </w:p>
        </w:tc>
      </w:tr>
      <w:tr>
        <w:trPr>
          <w:jc w:val="center"/>
        </w:trPr>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27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Telas do protótipo funcional</w:t>
            </w:r>
            <w:r/>
          </w:p>
        </w:tc>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730"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1 semana</w:t>
            </w:r>
            <w:r/>
          </w:p>
        </w:tc>
      </w:tr>
      <w:tr>
        <w:trPr>
          <w:jc w:val="center"/>
          <w:trHeight w:val="345"/>
        </w:trPr>
        <w:tc>
          <w:tcPr>
            <w:gridSpan w:val="3"/>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5000" w:type="pct"/>
            <w:textDirection w:val="lrTb"/>
            <w:noWrap w:val="false"/>
          </w:tcPr>
          <w:p>
            <w:pPr>
              <w:jc w:val="center"/>
              <w:spacing w:lineRule="auto" w:line="360"/>
              <w:rPr>
                <w:rFonts w:ascii="Arial" w:hAnsi="Arial" w:cs="Arial" w:eastAsia="Arial"/>
                <w:b/>
                <w:color w:val="000000"/>
                <w:sz w:val="20"/>
              </w:rPr>
            </w:pPr>
            <w:r>
              <w:rPr>
                <w:rFonts w:ascii="Arial" w:hAnsi="Arial" w:cs="Arial" w:eastAsia="Arial"/>
                <w:b/>
                <w:color w:val="000000" w:themeColor="text1"/>
                <w:sz w:val="20"/>
              </w:rPr>
              <w:t xml:space="preserve">Entrega do Projeto Físico do Sistema</w:t>
            </w:r>
            <w:r/>
          </w:p>
        </w:tc>
      </w:tr>
      <w:tr>
        <w:trPr>
          <w:jc w:val="center"/>
          <w:trHeight w:val="345"/>
        </w:trPr>
        <w:tc>
          <w:tcPr>
            <w:gridSpan w:val="2"/>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319" w:type="pct"/>
            <w:textDirection w:val="lrTb"/>
            <w:noWrap w:val="false"/>
          </w:tcPr>
          <w:p>
            <w:pPr>
              <w:spacing w:lineRule="auto" w:line="360"/>
              <w:rPr>
                <w:rFonts w:ascii="Arial" w:hAnsi="Arial" w:cs="Arial" w:eastAsia="Arial"/>
                <w:color w:val="000000"/>
                <w:sz w:val="20"/>
              </w:rPr>
            </w:pPr>
            <w:r>
              <w:rPr>
                <w:rFonts w:ascii="Arial" w:hAnsi="Arial" w:cs="Arial" w:eastAsia="Arial"/>
                <w:color w:val="000000" w:themeColor="text1"/>
                <w:sz w:val="20"/>
              </w:rPr>
              <w:t xml:space="preserve">Revisão completa do sistema</w:t>
            </w:r>
            <w:r/>
          </w:p>
        </w:tc>
        <w:tc>
          <w:tcPr>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2681" w:type="pct"/>
            <w:textDirection w:val="lrTb"/>
            <w:noWrap w:val="false"/>
          </w:tcPr>
          <w:p>
            <w:pPr>
              <w:spacing w:lineRule="auto" w:line="360"/>
              <w:rPr>
                <w:rFonts w:ascii="Arial" w:hAnsi="Arial" w:cs="Arial" w:eastAsia="Arial"/>
                <w:sz w:val="20"/>
              </w:rPr>
            </w:pPr>
            <w:r>
              <w:rPr>
                <w:rFonts w:ascii="Arial" w:hAnsi="Arial" w:cs="Arial" w:eastAsia="Arial"/>
                <w:sz w:val="20"/>
              </w:rPr>
              <w:t xml:space="preserve">1 semana</w:t>
            </w:r>
            <w:r/>
          </w:p>
        </w:tc>
      </w:tr>
      <w:tr>
        <w:trPr>
          <w:jc w:val="center"/>
        </w:trPr>
        <w:tc>
          <w:tcPr>
            <w:gridSpan w:val="3"/>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5000" w:type="pct"/>
            <w:textDirection w:val="lrTb"/>
            <w:noWrap w:val="false"/>
          </w:tcPr>
          <w:p>
            <w:pPr>
              <w:jc w:val="center"/>
              <w:spacing w:lineRule="auto" w:line="360"/>
              <w:rPr>
                <w:b/>
                <w:color w:val="000000"/>
              </w:rPr>
            </w:pPr>
            <w:r>
              <w:rPr>
                <w:rFonts w:ascii="Arial" w:hAnsi="Arial" w:cs="Arial" w:eastAsia="Arial"/>
                <w:b/>
                <w:color w:val="000000" w:themeColor="text1"/>
                <w:sz w:val="20"/>
              </w:rPr>
              <w:t xml:space="preserve">Entrega do protótipo funcional</w:t>
            </w:r>
            <w:r/>
          </w:p>
        </w:tc>
      </w:tr>
      <w:tr>
        <w:trPr>
          <w:jc w:val="center"/>
        </w:trPr>
        <w:tc>
          <w:tcPr>
            <w:gridSpan w:val="3"/>
            <w:shd w:val="clear" w:color="auto" w:fill="FFFFFF" w:themeFill="background1"/>
            <w:tcBorders>
              <w:left w:val="single" w:color="000000" w:sz="4" w:space="0"/>
              <w:top w:val="single" w:color="000000" w:sz="4" w:space="0"/>
              <w:right w:val="single" w:color="000000" w:sz="4" w:space="0"/>
              <w:bottom w:val="single" w:color="000000" w:sz="4" w:space="0"/>
            </w:tcBorders>
            <w:tcMar>
              <w:left w:w="170" w:type="dxa"/>
              <w:top w:w="96" w:type="dxa"/>
              <w:right w:w="170" w:type="dxa"/>
              <w:bottom w:w="96" w:type="dxa"/>
            </w:tcMar>
            <w:tcW w:w="5000" w:type="pct"/>
            <w:textDirection w:val="lrTb"/>
            <w:noWrap w:val="false"/>
          </w:tcPr>
          <w:p>
            <w:pPr>
              <w:jc w:val="center"/>
              <w:keepNext/>
              <w:spacing w:lineRule="auto" w:line="360"/>
              <w:rPr>
                <w:b/>
                <w:color w:val="000000"/>
              </w:rPr>
            </w:pPr>
            <w:r>
              <w:rPr>
                <w:rFonts w:ascii="Arial" w:hAnsi="Arial" w:cs="Arial" w:eastAsia="Arial"/>
                <w:b/>
                <w:color w:val="000000" w:themeColor="text1"/>
                <w:sz w:val="20"/>
              </w:rPr>
              <w:t xml:space="preserve">Defesa da banca de qualificação</w:t>
            </w:r>
            <w:r/>
          </w:p>
        </w:tc>
      </w:tr>
    </w:tbl>
    <w:p>
      <w:pPr>
        <w:pStyle w:val="236"/>
        <w:rPr>
          <w:rFonts w:ascii="Arial" w:hAnsi="Arial" w:cs="Arial"/>
          <w:color w:val="auto"/>
          <w:sz w:val="20"/>
        </w:rPr>
      </w:pPr>
      <w:r/>
      <w:bookmarkStart w:id="258" w:name="_Toc515021204"/>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19</w:t>
      </w:r>
      <w:r>
        <w:rPr>
          <w:rFonts w:ascii="Arial" w:hAnsi="Arial" w:cs="Arial"/>
          <w:color w:val="auto"/>
          <w:sz w:val="20"/>
        </w:rPr>
        <w:fldChar w:fldCharType="end"/>
      </w:r>
      <w:r>
        <w:rPr>
          <w:rFonts w:ascii="Arial" w:hAnsi="Arial" w:cs="Arial"/>
          <w:color w:val="auto"/>
          <w:sz w:val="20"/>
        </w:rPr>
        <w:t xml:space="preserve">-Cronograma do projeto final 2</w:t>
      </w:r>
      <w:bookmarkEnd w:id="258"/>
      <w:r/>
      <w:r/>
    </w:p>
    <w:p>
      <w:r/>
      <w:r/>
    </w:p>
    <w:p>
      <w:pPr>
        <w:pStyle w:val="267"/>
        <w:outlineLvl w:val="2"/>
      </w:pPr>
      <w:r/>
      <w:bookmarkStart w:id="259" w:name="_Toc515337384"/>
      <w:r>
        <w:rPr>
          <w:rFonts w:ascii="Arial" w:hAnsi="Arial" w:cs="Arial"/>
        </w:rPr>
        <w:t xml:space="preserve">Análise de Riscos do Projeto</w:t>
      </w:r>
      <w:bookmarkEnd w:id="259"/>
      <w:r>
        <w:rPr>
          <w:rFonts w:ascii="Arial" w:hAnsi="Arial" w:cs="Arial"/>
        </w:rPr>
        <w:t xml:space="preserve"> </w:t>
      </w:r>
      <w:r/>
    </w:p>
    <w:tbl>
      <w:tblPr>
        <w:tblStyle w:val="252"/>
        <w:tblW w:w="5000" w:type="pct"/>
        <w:tblLook w:val="04A0" w:firstRow="1" w:lastRow="0" w:firstColumn="1" w:lastColumn="0" w:noHBand="0" w:noVBand="1"/>
      </w:tblPr>
      <w:tblGrid>
        <w:gridCol w:w="5332"/>
        <w:gridCol w:w="2209"/>
        <w:gridCol w:w="1520"/>
      </w:tblGrid>
      <w:tr>
        <w:trPr>
          <w:tblHeader/>
        </w:trPr>
        <w:tc>
          <w:tcPr>
            <w:tcW w:w="2942" w:type="pct"/>
            <w:textDirection w:val="lrTb"/>
            <w:noWrap w:val="false"/>
          </w:tcPr>
          <w:p>
            <w:pPr>
              <w:spacing w:lineRule="auto" w:line="360"/>
              <w:rPr>
                <w:rFonts w:ascii="Arial" w:hAnsi="Arial" w:cs="Arial" w:eastAsia="Arial"/>
                <w:b/>
                <w:sz w:val="20"/>
              </w:rPr>
            </w:pPr>
            <w:r>
              <w:rPr>
                <w:rFonts w:ascii="Arial" w:hAnsi="Arial" w:cs="Arial" w:eastAsia="Arial"/>
                <w:b/>
                <w:sz w:val="20"/>
              </w:rPr>
              <w:t xml:space="preserve">Riscos</w:t>
            </w:r>
            <w:r/>
          </w:p>
        </w:tc>
        <w:tc>
          <w:tcPr>
            <w:tcW w:w="1219" w:type="pct"/>
            <w:textDirection w:val="lrTb"/>
            <w:noWrap w:val="false"/>
          </w:tcPr>
          <w:p>
            <w:pPr>
              <w:spacing w:lineRule="auto" w:line="360"/>
              <w:rPr>
                <w:rFonts w:ascii="Arial" w:hAnsi="Arial" w:cs="Arial" w:eastAsia="Arial"/>
                <w:b/>
                <w:sz w:val="20"/>
              </w:rPr>
            </w:pPr>
            <w:r>
              <w:rPr>
                <w:rFonts w:ascii="Arial" w:hAnsi="Arial" w:cs="Arial" w:eastAsia="Arial"/>
                <w:b/>
                <w:sz w:val="20"/>
              </w:rPr>
              <w:t xml:space="preserve">Probabilidade </w:t>
            </w:r>
            <w:r/>
          </w:p>
        </w:tc>
        <w:tc>
          <w:tcPr>
            <w:tcW w:w="839" w:type="pct"/>
            <w:textDirection w:val="lrTb"/>
            <w:noWrap w:val="false"/>
          </w:tcPr>
          <w:p>
            <w:pPr>
              <w:spacing w:lineRule="auto" w:line="360"/>
              <w:rPr>
                <w:rFonts w:ascii="Arial" w:hAnsi="Arial" w:cs="Arial" w:eastAsia="Arial"/>
                <w:b/>
                <w:sz w:val="20"/>
              </w:rPr>
            </w:pPr>
            <w:r>
              <w:rPr>
                <w:rFonts w:ascii="Arial" w:hAnsi="Arial" w:cs="Arial" w:eastAsia="Arial"/>
                <w:b/>
                <w:sz w:val="20"/>
              </w:rPr>
              <w:t xml:space="preserve">Impacto</w:t>
            </w:r>
            <w:r/>
          </w:p>
        </w:tc>
      </w:tr>
      <w:tr>
        <w:trPr>
          <w:trHeight w:val="345"/>
        </w:trPr>
        <w:tc>
          <w:tcPr>
            <w:tcW w:w="2942" w:type="pct"/>
            <w:textDirection w:val="lrTb"/>
            <w:noWrap w:val="false"/>
          </w:tcPr>
          <w:p>
            <w:pPr>
              <w:spacing w:lineRule="auto" w:line="360"/>
              <w:shd w:val="clear" w:color="auto" w:fill="FFFFFF" w:themeFill="background1"/>
              <w:rPr>
                <w:rFonts w:ascii="Arial" w:hAnsi="Arial" w:cs="Arial" w:eastAsia="Arial"/>
                <w:sz w:val="20"/>
              </w:rPr>
            </w:pPr>
            <w:r>
              <w:rPr>
                <w:rFonts w:ascii="Arial" w:hAnsi="Arial" w:cs="Arial" w:eastAsia="Arial"/>
                <w:sz w:val="20"/>
              </w:rPr>
              <w:t xml:space="preserve">Atraso na entrega parcial do projeto</w:t>
            </w:r>
            <w:r/>
          </w:p>
        </w:tc>
        <w:tc>
          <w:tcPr>
            <w:tcW w:w="1219" w:type="pct"/>
            <w:textDirection w:val="lrTb"/>
            <w:noWrap w:val="false"/>
          </w:tcPr>
          <w:p>
            <w:pPr>
              <w:spacing w:lineRule="auto" w:line="360"/>
              <w:rPr>
                <w:rFonts w:ascii="Arial" w:hAnsi="Arial" w:cs="Arial" w:eastAsia="Arial"/>
                <w:sz w:val="20"/>
              </w:rPr>
            </w:pPr>
            <w:r>
              <w:rPr>
                <w:rFonts w:ascii="Arial" w:hAnsi="Arial" w:cs="Arial" w:eastAsia="Arial"/>
                <w:sz w:val="20"/>
              </w:rPr>
              <w:t xml:space="preserve">Alta</w:t>
            </w:r>
            <w:r/>
          </w:p>
        </w:tc>
        <w:tc>
          <w:tcPr>
            <w:tcW w:w="839" w:type="pct"/>
            <w:textDirection w:val="lrTb"/>
            <w:noWrap w:val="false"/>
          </w:tcPr>
          <w:p>
            <w:pPr>
              <w:spacing w:lineRule="auto" w:line="360"/>
              <w:rPr>
                <w:rFonts w:ascii="Arial" w:hAnsi="Arial" w:cs="Arial" w:eastAsia="Arial"/>
                <w:sz w:val="20"/>
              </w:rPr>
            </w:pPr>
            <w:r>
              <w:rPr>
                <w:rFonts w:ascii="Arial" w:hAnsi="Arial" w:cs="Arial" w:eastAsia="Arial"/>
                <w:sz w:val="20"/>
              </w:rPr>
              <w:t xml:space="preserve">Médio</w:t>
            </w:r>
            <w:r/>
          </w:p>
        </w:tc>
      </w:tr>
      <w:tr>
        <w:trPr>
          <w:trHeight w:val="345"/>
        </w:trPr>
        <w:tc>
          <w:tcPr>
            <w:tcW w:w="2942" w:type="pct"/>
            <w:textDirection w:val="lrTb"/>
            <w:noWrap w:val="false"/>
          </w:tcPr>
          <w:p>
            <w:pPr>
              <w:spacing w:lineRule="auto" w:line="360"/>
              <w:rPr>
                <w:rFonts w:ascii="Arial" w:hAnsi="Arial" w:cs="Arial" w:eastAsia="Arial"/>
                <w:sz w:val="20"/>
              </w:rPr>
            </w:pPr>
            <w:r>
              <w:rPr>
                <w:rFonts w:ascii="Arial" w:hAnsi="Arial" w:cs="Arial" w:eastAsia="Arial"/>
                <w:sz w:val="20"/>
              </w:rPr>
              <w:t xml:space="preserve">Impossibilidade de implementar algum tópico presente na solução do sistema</w:t>
            </w:r>
            <w:r/>
          </w:p>
        </w:tc>
        <w:tc>
          <w:tcPr>
            <w:tcW w:w="1219" w:type="pct"/>
            <w:textDirection w:val="lrTb"/>
            <w:noWrap w:val="false"/>
          </w:tcPr>
          <w:p>
            <w:pPr>
              <w:spacing w:lineRule="auto" w:line="360"/>
              <w:rPr>
                <w:rFonts w:ascii="Arial" w:hAnsi="Arial" w:cs="Arial" w:eastAsia="Arial"/>
                <w:sz w:val="20"/>
              </w:rPr>
            </w:pPr>
            <w:r>
              <w:rPr>
                <w:rFonts w:ascii="Arial" w:hAnsi="Arial" w:cs="Arial" w:eastAsia="Arial"/>
                <w:sz w:val="20"/>
              </w:rPr>
              <w:t xml:space="preserve">Baixa</w:t>
            </w:r>
            <w:r/>
          </w:p>
        </w:tc>
        <w:tc>
          <w:tcPr>
            <w:tcW w:w="839" w:type="pct"/>
            <w:textDirection w:val="lrTb"/>
            <w:noWrap w:val="false"/>
          </w:tcPr>
          <w:p>
            <w:pPr>
              <w:spacing w:lineRule="auto" w:line="360"/>
              <w:rPr>
                <w:rFonts w:ascii="Arial" w:hAnsi="Arial" w:cs="Arial" w:eastAsia="Arial"/>
                <w:sz w:val="20"/>
              </w:rPr>
            </w:pPr>
            <w:r>
              <w:rPr>
                <w:rFonts w:ascii="Arial" w:hAnsi="Arial" w:cs="Arial" w:eastAsia="Arial"/>
                <w:sz w:val="20"/>
              </w:rPr>
              <w:t xml:space="preserve">Alto</w:t>
            </w:r>
            <w:r/>
          </w:p>
        </w:tc>
      </w:tr>
      <w:tr>
        <w:trPr>
          <w:trHeight w:val="345"/>
        </w:trPr>
        <w:tc>
          <w:tcPr>
            <w:tcW w:w="2942" w:type="pct"/>
            <w:textDirection w:val="lrTb"/>
            <w:noWrap w:val="false"/>
          </w:tcPr>
          <w:p>
            <w:pPr>
              <w:spacing w:lineRule="auto" w:line="360"/>
              <w:rPr>
                <w:rFonts w:ascii="Arial" w:hAnsi="Arial" w:cs="Arial" w:eastAsia="Arial"/>
                <w:sz w:val="20"/>
              </w:rPr>
            </w:pPr>
            <w:r>
              <w:rPr>
                <w:rFonts w:ascii="Arial" w:hAnsi="Arial" w:cs="Arial" w:eastAsia="Arial"/>
                <w:sz w:val="20"/>
              </w:rPr>
              <w:t xml:space="preserve">Inacessibilidade de obter alguma ferramenta que venha a ser necessária ao projeto por ser muito cara, como por exemplo: frameworks e etc.</w:t>
            </w:r>
            <w:r/>
          </w:p>
        </w:tc>
        <w:tc>
          <w:tcPr>
            <w:tcW w:w="1219" w:type="pct"/>
            <w:textDirection w:val="lrTb"/>
            <w:noWrap w:val="false"/>
          </w:tcPr>
          <w:p>
            <w:pPr>
              <w:spacing w:lineRule="auto" w:line="360"/>
              <w:rPr>
                <w:rFonts w:ascii="Arial" w:hAnsi="Arial" w:cs="Arial" w:eastAsia="Arial"/>
                <w:sz w:val="20"/>
              </w:rPr>
            </w:pPr>
            <w:r>
              <w:rPr>
                <w:rFonts w:ascii="Arial" w:hAnsi="Arial" w:cs="Arial" w:eastAsia="Arial"/>
                <w:sz w:val="20"/>
              </w:rPr>
              <w:t xml:space="preserve">Baixa</w:t>
            </w:r>
            <w:r/>
          </w:p>
        </w:tc>
        <w:tc>
          <w:tcPr>
            <w:tcW w:w="839" w:type="pct"/>
            <w:textDirection w:val="lrTb"/>
            <w:noWrap w:val="false"/>
          </w:tcPr>
          <w:p>
            <w:pPr>
              <w:spacing w:lineRule="auto" w:line="360"/>
              <w:rPr>
                <w:rFonts w:ascii="Arial" w:hAnsi="Arial" w:cs="Arial" w:eastAsia="Arial"/>
                <w:sz w:val="20"/>
              </w:rPr>
            </w:pPr>
            <w:r>
              <w:rPr>
                <w:rFonts w:ascii="Arial" w:hAnsi="Arial" w:cs="Arial" w:eastAsia="Arial"/>
                <w:sz w:val="20"/>
              </w:rPr>
              <w:t xml:space="preserve">Alto</w:t>
            </w:r>
            <w:r/>
          </w:p>
        </w:tc>
      </w:tr>
      <w:tr>
        <w:trPr>
          <w:trHeight w:val="345"/>
        </w:trPr>
        <w:tc>
          <w:tcPr>
            <w:tcW w:w="2942" w:type="pct"/>
            <w:textDirection w:val="lrTb"/>
            <w:noWrap w:val="false"/>
          </w:tcPr>
          <w:p>
            <w:pPr>
              <w:spacing w:lineRule="auto" w:line="360"/>
              <w:rPr>
                <w:rFonts w:ascii="Arial" w:hAnsi="Arial" w:cs="Arial" w:eastAsia="Arial"/>
                <w:sz w:val="20"/>
              </w:rPr>
            </w:pPr>
            <w:r>
              <w:rPr>
                <w:rFonts w:ascii="Arial" w:hAnsi="Arial" w:cs="Arial" w:eastAsia="Arial"/>
                <w:sz w:val="20"/>
              </w:rPr>
              <w:t xml:space="preserve">Falha na implementação física do sistema</w:t>
            </w:r>
            <w:r/>
          </w:p>
        </w:tc>
        <w:tc>
          <w:tcPr>
            <w:tcW w:w="1219" w:type="pct"/>
            <w:textDirection w:val="lrTb"/>
            <w:noWrap w:val="false"/>
          </w:tcPr>
          <w:p>
            <w:pPr>
              <w:spacing w:lineRule="auto" w:line="360"/>
              <w:rPr>
                <w:rFonts w:ascii="Arial" w:hAnsi="Arial" w:cs="Arial" w:eastAsia="Arial"/>
                <w:sz w:val="20"/>
              </w:rPr>
            </w:pPr>
            <w:r>
              <w:rPr>
                <w:rFonts w:ascii="Arial" w:hAnsi="Arial" w:cs="Arial" w:eastAsia="Arial"/>
                <w:sz w:val="20"/>
              </w:rPr>
              <w:t xml:space="preserve">Média</w:t>
            </w:r>
            <w:r/>
          </w:p>
        </w:tc>
        <w:tc>
          <w:tcPr>
            <w:tcW w:w="839" w:type="pct"/>
            <w:textDirection w:val="lrTb"/>
            <w:noWrap w:val="false"/>
          </w:tcPr>
          <w:p>
            <w:pPr>
              <w:spacing w:lineRule="auto" w:line="360"/>
              <w:rPr>
                <w:rFonts w:ascii="Arial" w:hAnsi="Arial" w:cs="Arial" w:eastAsia="Arial"/>
                <w:sz w:val="20"/>
              </w:rPr>
            </w:pPr>
            <w:r>
              <w:rPr>
                <w:rFonts w:ascii="Arial" w:hAnsi="Arial" w:cs="Arial" w:eastAsia="Arial"/>
                <w:sz w:val="20"/>
              </w:rPr>
              <w:t xml:space="preserve">Alto</w:t>
            </w:r>
            <w:r/>
          </w:p>
        </w:tc>
      </w:tr>
      <w:tr>
        <w:trPr>
          <w:trHeight w:val="345"/>
        </w:trPr>
        <w:tc>
          <w:tcPr>
            <w:tcW w:w="2942" w:type="pct"/>
            <w:textDirection w:val="lrTb"/>
            <w:noWrap w:val="false"/>
          </w:tcPr>
          <w:p>
            <w:pPr>
              <w:spacing w:lineRule="auto" w:line="360"/>
              <w:rPr>
                <w:rFonts w:ascii="Arial" w:hAnsi="Arial" w:cs="Arial" w:eastAsia="Arial"/>
                <w:sz w:val="20"/>
              </w:rPr>
            </w:pPr>
            <w:r>
              <w:rPr>
                <w:rFonts w:ascii="Arial" w:hAnsi="Arial" w:cs="Arial" w:eastAsia="Arial"/>
                <w:sz w:val="20"/>
              </w:rPr>
              <w:t xml:space="preserve">Atraso na entrega da documentação final do projeto</w:t>
            </w:r>
            <w:r/>
          </w:p>
        </w:tc>
        <w:tc>
          <w:tcPr>
            <w:tcW w:w="1219" w:type="pct"/>
            <w:textDirection w:val="lrTb"/>
            <w:noWrap w:val="false"/>
          </w:tcPr>
          <w:p>
            <w:pPr>
              <w:spacing w:lineRule="auto" w:line="360"/>
              <w:rPr>
                <w:rFonts w:ascii="Arial" w:hAnsi="Arial" w:cs="Arial" w:eastAsia="Arial"/>
                <w:sz w:val="20"/>
              </w:rPr>
            </w:pPr>
            <w:r>
              <w:rPr>
                <w:rFonts w:ascii="Arial" w:hAnsi="Arial" w:cs="Arial" w:eastAsia="Arial"/>
                <w:sz w:val="20"/>
              </w:rPr>
              <w:t xml:space="preserve">Baixa</w:t>
            </w:r>
            <w:r/>
          </w:p>
        </w:tc>
        <w:tc>
          <w:tcPr>
            <w:tcW w:w="839" w:type="pct"/>
            <w:textDirection w:val="lrTb"/>
            <w:noWrap w:val="false"/>
          </w:tcPr>
          <w:p>
            <w:pPr>
              <w:spacing w:lineRule="auto" w:line="360"/>
              <w:rPr>
                <w:rFonts w:ascii="Arial" w:hAnsi="Arial" w:cs="Arial" w:eastAsia="Arial"/>
                <w:sz w:val="20"/>
              </w:rPr>
            </w:pPr>
            <w:r>
              <w:rPr>
                <w:rFonts w:ascii="Arial" w:hAnsi="Arial" w:cs="Arial" w:eastAsia="Arial"/>
                <w:sz w:val="20"/>
              </w:rPr>
              <w:t xml:space="preserve">Alto</w:t>
            </w:r>
            <w:r/>
          </w:p>
        </w:tc>
      </w:tr>
      <w:tr>
        <w:trPr>
          <w:trHeight w:val="345"/>
        </w:trPr>
        <w:tc>
          <w:tcPr>
            <w:tcW w:w="2942" w:type="pct"/>
            <w:textDirection w:val="lrTb"/>
            <w:noWrap w:val="false"/>
          </w:tcPr>
          <w:p>
            <w:pPr>
              <w:spacing w:lineRule="auto" w:line="360"/>
              <w:rPr>
                <w:rFonts w:ascii="Arial" w:hAnsi="Arial" w:cs="Arial" w:eastAsia="Arial"/>
                <w:sz w:val="20"/>
              </w:rPr>
            </w:pPr>
            <w:r>
              <w:rPr>
                <w:rFonts w:ascii="Arial" w:hAnsi="Arial" w:cs="Arial" w:eastAsia="Arial"/>
                <w:sz w:val="20"/>
              </w:rPr>
              <w:t xml:space="preserve">Necessidade de inserir algum requisito no projeto posteriormente</w:t>
            </w:r>
            <w:r/>
          </w:p>
        </w:tc>
        <w:tc>
          <w:tcPr>
            <w:tcW w:w="1219" w:type="pct"/>
            <w:textDirection w:val="lrTb"/>
            <w:noWrap w:val="false"/>
          </w:tcPr>
          <w:p>
            <w:pPr>
              <w:spacing w:lineRule="auto" w:line="360"/>
              <w:rPr>
                <w:rFonts w:ascii="Arial" w:hAnsi="Arial" w:cs="Arial" w:eastAsia="Arial"/>
                <w:sz w:val="20"/>
              </w:rPr>
            </w:pPr>
            <w:r>
              <w:rPr>
                <w:rFonts w:ascii="Arial" w:hAnsi="Arial" w:cs="Arial" w:eastAsia="Arial"/>
                <w:sz w:val="20"/>
              </w:rPr>
              <w:t xml:space="preserve">Média</w:t>
            </w:r>
            <w:r/>
          </w:p>
        </w:tc>
        <w:tc>
          <w:tcPr>
            <w:tcW w:w="839" w:type="pct"/>
            <w:textDirection w:val="lrTb"/>
            <w:noWrap w:val="false"/>
          </w:tcPr>
          <w:p>
            <w:pPr>
              <w:spacing w:lineRule="auto" w:line="360"/>
              <w:rPr>
                <w:rFonts w:ascii="Arial" w:hAnsi="Arial" w:cs="Arial" w:eastAsia="Arial"/>
                <w:sz w:val="20"/>
              </w:rPr>
            </w:pPr>
            <w:r>
              <w:rPr>
                <w:rFonts w:ascii="Arial" w:hAnsi="Arial" w:cs="Arial" w:eastAsia="Arial"/>
                <w:sz w:val="20"/>
              </w:rPr>
              <w:t xml:space="preserve">Baixo</w:t>
            </w:r>
            <w:r/>
          </w:p>
        </w:tc>
      </w:tr>
      <w:tr>
        <w:trPr>
          <w:trHeight w:val="345"/>
        </w:trPr>
        <w:tc>
          <w:tcPr>
            <w:tcW w:w="2942" w:type="pct"/>
            <w:textDirection w:val="lrTb"/>
            <w:noWrap w:val="false"/>
          </w:tcPr>
          <w:p>
            <w:pPr>
              <w:spacing w:lineRule="auto" w:line="360"/>
              <w:rPr>
                <w:rFonts w:ascii="Arial" w:hAnsi="Arial" w:cs="Arial" w:eastAsia="Arial"/>
                <w:sz w:val="20"/>
              </w:rPr>
            </w:pPr>
            <w:r>
              <w:rPr>
                <w:rFonts w:ascii="Arial" w:hAnsi="Arial" w:cs="Arial" w:eastAsia="Arial"/>
                <w:sz w:val="20"/>
              </w:rPr>
              <w:t xml:space="preserve">Sistema de solução não atender as necessidades da empresa direcionada</w:t>
            </w:r>
            <w:r/>
          </w:p>
        </w:tc>
        <w:tc>
          <w:tcPr>
            <w:tcW w:w="1219" w:type="pct"/>
            <w:textDirection w:val="lrTb"/>
            <w:noWrap w:val="false"/>
          </w:tcPr>
          <w:p>
            <w:pPr>
              <w:spacing w:lineRule="auto" w:line="360"/>
              <w:rPr>
                <w:rFonts w:ascii="Arial" w:hAnsi="Arial" w:cs="Arial" w:eastAsia="Arial"/>
                <w:sz w:val="20"/>
              </w:rPr>
            </w:pPr>
            <w:r>
              <w:rPr>
                <w:rFonts w:ascii="Arial" w:hAnsi="Arial" w:cs="Arial" w:eastAsia="Arial"/>
                <w:sz w:val="20"/>
              </w:rPr>
              <w:t xml:space="preserve">Média</w:t>
            </w:r>
            <w:r/>
          </w:p>
        </w:tc>
        <w:tc>
          <w:tcPr>
            <w:tcW w:w="839" w:type="pct"/>
            <w:textDirection w:val="lrTb"/>
            <w:noWrap w:val="false"/>
          </w:tcPr>
          <w:p>
            <w:pPr>
              <w:spacing w:lineRule="auto" w:line="360"/>
              <w:rPr>
                <w:rFonts w:ascii="Arial" w:hAnsi="Arial" w:cs="Arial" w:eastAsia="Arial"/>
                <w:sz w:val="20"/>
              </w:rPr>
            </w:pPr>
            <w:r>
              <w:rPr>
                <w:rFonts w:ascii="Arial" w:hAnsi="Arial" w:cs="Arial" w:eastAsia="Arial"/>
                <w:sz w:val="20"/>
              </w:rPr>
              <w:t xml:space="preserve">Alto</w:t>
            </w:r>
            <w:r/>
          </w:p>
        </w:tc>
      </w:tr>
      <w:tr>
        <w:trPr>
          <w:trHeight w:val="345"/>
        </w:trPr>
        <w:tc>
          <w:tcPr>
            <w:tcW w:w="2942" w:type="pct"/>
            <w:textDirection w:val="lrTb"/>
            <w:noWrap w:val="false"/>
          </w:tcPr>
          <w:p>
            <w:pPr>
              <w:spacing w:lineRule="auto" w:line="360"/>
              <w:rPr>
                <w:rFonts w:ascii="Arial" w:hAnsi="Arial" w:cs="Arial" w:eastAsia="Arial"/>
                <w:sz w:val="20"/>
              </w:rPr>
            </w:pPr>
            <w:r>
              <w:rPr>
                <w:rFonts w:ascii="Arial" w:hAnsi="Arial" w:cs="Arial" w:eastAsia="Arial"/>
                <w:sz w:val="20"/>
              </w:rPr>
              <w:t xml:space="preserve">Necessidade de acrescentar alguma funcionalidade ao sistema de solução posteriormente</w:t>
            </w:r>
            <w:r/>
          </w:p>
        </w:tc>
        <w:tc>
          <w:tcPr>
            <w:tcW w:w="1219" w:type="pct"/>
            <w:textDirection w:val="lrTb"/>
            <w:noWrap w:val="false"/>
          </w:tcPr>
          <w:p>
            <w:pPr>
              <w:spacing w:lineRule="auto" w:line="360"/>
              <w:rPr>
                <w:rFonts w:ascii="Arial" w:hAnsi="Arial" w:cs="Arial" w:eastAsia="Arial"/>
                <w:sz w:val="20"/>
              </w:rPr>
            </w:pPr>
            <w:r>
              <w:rPr>
                <w:rFonts w:ascii="Arial" w:hAnsi="Arial" w:cs="Arial" w:eastAsia="Arial"/>
                <w:sz w:val="20"/>
              </w:rPr>
              <w:t xml:space="preserve">Alta</w:t>
            </w:r>
            <w:r/>
          </w:p>
        </w:tc>
        <w:tc>
          <w:tcPr>
            <w:tcW w:w="839" w:type="pct"/>
            <w:textDirection w:val="lrTb"/>
            <w:noWrap w:val="false"/>
          </w:tcPr>
          <w:p>
            <w:pPr>
              <w:keepNext/>
              <w:spacing w:lineRule="auto" w:line="360"/>
              <w:rPr>
                <w:rFonts w:ascii="Arial" w:hAnsi="Arial" w:cs="Arial" w:eastAsia="Arial"/>
                <w:sz w:val="20"/>
              </w:rPr>
            </w:pPr>
            <w:r>
              <w:rPr>
                <w:rFonts w:ascii="Arial" w:hAnsi="Arial" w:cs="Arial" w:eastAsia="Arial"/>
                <w:sz w:val="20"/>
              </w:rPr>
              <w:t xml:space="preserve">Médio</w:t>
            </w:r>
            <w:r/>
          </w:p>
        </w:tc>
      </w:tr>
    </w:tbl>
    <w:p>
      <w:pPr>
        <w:pStyle w:val="236"/>
        <w:rPr>
          <w:rFonts w:ascii="Arial" w:hAnsi="Arial" w:cs="Arial"/>
          <w:color w:val="auto"/>
          <w:sz w:val="20"/>
        </w:rPr>
      </w:pPr>
      <w:r/>
      <w:bookmarkStart w:id="260" w:name="_Toc515021205"/>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20</w:t>
      </w:r>
      <w:r>
        <w:rPr>
          <w:rFonts w:ascii="Arial" w:hAnsi="Arial" w:cs="Arial"/>
          <w:color w:val="auto"/>
          <w:sz w:val="20"/>
        </w:rPr>
        <w:fldChar w:fldCharType="end"/>
      </w:r>
      <w:r>
        <w:rPr>
          <w:rFonts w:ascii="Arial" w:hAnsi="Arial" w:cs="Arial"/>
          <w:color w:val="auto"/>
          <w:sz w:val="20"/>
        </w:rPr>
        <w:t xml:space="preserve">-Matriz de riscos</w:t>
      </w:r>
      <w:bookmarkEnd w:id="260"/>
      <w:r/>
      <w:r/>
    </w:p>
    <w:p>
      <w:pPr>
        <w:pStyle w:val="263"/>
        <w:spacing w:lineRule="auto" w:line="360"/>
        <w:rPr>
          <w:rFonts w:ascii="Arial" w:hAnsi="Arial" w:cs="Arial"/>
        </w:rPr>
        <w:outlineLvl w:val="0"/>
      </w:pPr>
      <w:r/>
      <w:bookmarkStart w:id="261" w:name="_Toc515337385"/>
      <w:r>
        <w:rPr>
          <w:rFonts w:ascii="Arial" w:hAnsi="Arial" w:cs="Arial"/>
        </w:rPr>
        <w:t xml:space="preserve">DEFINIÇÃO DOS REQUISITOS</w:t>
      </w:r>
      <w:bookmarkEnd w:id="261"/>
      <w:r/>
      <w:r/>
    </w:p>
    <w:p>
      <w:pPr>
        <w:pStyle w:val="264"/>
        <w:spacing w:lineRule="auto" w:line="360"/>
        <w:rPr>
          <w:rFonts w:ascii="Arial" w:hAnsi="Arial" w:cs="Arial"/>
        </w:rPr>
        <w:outlineLvl w:val="1"/>
      </w:pPr>
      <w:r/>
      <w:bookmarkStart w:id="262" w:name="_Toc515337386"/>
      <w:r>
        <w:rPr>
          <w:rFonts w:ascii="Arial" w:hAnsi="Arial" w:cs="Arial"/>
        </w:rPr>
        <w:t xml:space="preserve">ELICITAÇÃO</w:t>
      </w:r>
      <w:bookmarkEnd w:id="262"/>
      <w:r/>
      <w:r/>
    </w:p>
    <w:p>
      <w:pPr>
        <w:ind w:firstLine="709"/>
        <w:spacing w:lineRule="auto" w:line="360"/>
        <w:rPr>
          <w:rFonts w:ascii="Arial" w:hAnsi="Arial" w:cs="Arial" w:eastAsia="Arial"/>
        </w:rPr>
      </w:pPr>
      <w:r>
        <w:rPr>
          <w:rFonts w:ascii="Arial" w:hAnsi="Arial" w:cs="Arial" w:eastAsia="Arial"/>
        </w:rPr>
        <w:t xml:space="preserve">Para o processo de </w:t>
      </w:r>
      <w:r>
        <w:rPr>
          <w:rFonts w:ascii="Arial" w:hAnsi="Arial" w:cs="Arial" w:eastAsia="Arial"/>
        </w:rPr>
        <w:t xml:space="preserve">elicitação</w:t>
      </w:r>
      <w:r>
        <w:rPr>
          <w:rFonts w:ascii="Arial" w:hAnsi="Arial" w:cs="Arial" w:eastAsia="Arial"/>
        </w:rPr>
        <w:t xml:space="preserve"> de requisitos, acompanhamos</w:t>
      </w:r>
      <w:r>
        <w:rPr>
          <w:rFonts w:ascii="Arial" w:hAnsi="Arial" w:cs="Arial" w:eastAsia="Arial"/>
        </w:rPr>
        <w:t xml:space="preserve"> </w:t>
      </w:r>
      <w:r>
        <w:rPr>
          <w:rFonts w:ascii="Arial" w:hAnsi="Arial" w:cs="Arial" w:eastAsia="Arial"/>
        </w:rPr>
        <w:t xml:space="preserve">por </w:t>
      </w:r>
      <w:r>
        <w:rPr>
          <w:rFonts w:ascii="Arial" w:hAnsi="Arial" w:cs="Arial" w:eastAsia="Arial"/>
        </w:rPr>
        <w:t xml:space="preserve">duas semanas </w:t>
      </w:r>
      <w:r>
        <w:rPr>
          <w:rFonts w:ascii="Arial" w:hAnsi="Arial" w:cs="Arial" w:eastAsia="Arial"/>
        </w:rPr>
        <w:t xml:space="preserve">o funcionamento da empresa e abordamos primeiramente os principais defeitos que encontramos nas empresa</w:t>
      </w:r>
      <w:r>
        <w:rPr>
          <w:rFonts w:ascii="Arial" w:hAnsi="Arial" w:cs="Arial" w:eastAsia="Arial"/>
        </w:rPr>
        <w:t xml:space="preserve">s</w:t>
      </w:r>
      <w:r>
        <w:rPr>
          <w:rFonts w:ascii="Arial" w:hAnsi="Arial" w:cs="Arial" w:eastAsia="Arial"/>
        </w:rPr>
        <w:t xml:space="preserve">, para posteriormente estabelecermos o nosso sistema de solução. Com isso, definimos os objetivos específicos que nosso sistema deveria cumprir, de modo a permitir a melhor a identificação dos requisitos.</w:t>
      </w:r>
      <w:r/>
    </w:p>
    <w:p>
      <w:pPr>
        <w:ind w:firstLine="709"/>
        <w:spacing w:lineRule="auto" w:line="360"/>
        <w:rPr>
          <w:rFonts w:ascii="Arial" w:hAnsi="Arial" w:cs="Arial" w:eastAsia="Arial"/>
        </w:rPr>
      </w:pPr>
      <w:r>
        <w:rPr>
          <w:rFonts w:ascii="Arial" w:hAnsi="Arial" w:cs="Arial" w:eastAsia="Arial"/>
        </w:rPr>
        <w:t xml:space="preserve">Com isso, estabelecemos os nossos requisitos com base nos objetivos que nosso sistema deve cumprir, de forma que os requisitos componham funcionalidades que resolvam os defeitos encontrados durante a análise da empresa.</w:t>
      </w:r>
      <w:r/>
    </w:p>
    <w:p>
      <w:pPr>
        <w:ind w:firstLine="709"/>
        <w:spacing w:lineRule="auto" w:line="360"/>
        <w:rPr>
          <w:rFonts w:ascii="Arial" w:hAnsi="Arial" w:cs="Arial" w:eastAsia="Arial"/>
        </w:rPr>
      </w:pPr>
      <w:r>
        <w:rPr>
          <w:rFonts w:ascii="Arial" w:hAnsi="Arial" w:cs="Arial" w:eastAsia="Arial"/>
        </w:rPr>
        <w:t xml:space="preserve">Posteriormente, utilizando o método disposto no livro do Método </w:t>
      </w:r>
      <w:r>
        <w:rPr>
          <w:rFonts w:ascii="Arial" w:hAnsi="Arial" w:cs="Arial" w:eastAsia="Arial"/>
        </w:rPr>
        <w:t xml:space="preserve">iRON</w:t>
      </w:r>
      <w:sdt>
        <w:sdtPr/>
        <w:sdtContent>
          <w:r>
            <w:rPr>
              <w:rFonts w:ascii="Arial" w:hAnsi="Arial" w:cs="Arial" w:eastAsia="Arial"/>
            </w:rPr>
            <w:fldChar w:fldCharType="begin"/>
          </w:r>
          <w:r>
            <w:rPr>
              <w:rFonts w:ascii="Arial" w:hAnsi="Arial" w:cs="Arial" w:eastAsia="Arial"/>
            </w:rPr>
            <w:instrText xml:space="preserve">CITATION Ang14 \l 1046 </w:instrText>
          </w:r>
          <w:r>
            <w:rPr>
              <w:rFonts w:ascii="Arial" w:hAnsi="Arial" w:cs="Arial" w:eastAsia="Arial"/>
            </w:rPr>
            <w:fldChar w:fldCharType="separate"/>
          </w:r>
          <w:r>
            <w:rPr>
              <w:rFonts w:ascii="Arial" w:hAnsi="Arial" w:cs="Arial" w:eastAsia="Arial"/>
            </w:rPr>
            <w:t xml:space="preserve"> </w:t>
          </w:r>
          <w:r>
            <w:rPr>
              <w:rFonts w:ascii="Arial" w:hAnsi="Arial" w:cs="Arial" w:eastAsia="Arial"/>
            </w:rPr>
            <w:t xml:space="preserve">(CASTRO, TOFFANO, </w:t>
          </w:r>
          <w:r>
            <w:rPr>
              <w:rFonts w:ascii="Arial" w:hAnsi="Arial" w:cs="Arial" w:eastAsia="Arial"/>
              <w:i/>
              <w:iCs/>
            </w:rPr>
            <w:t xml:space="preserve">et al.</w:t>
          </w:r>
          <w:r>
            <w:rPr>
              <w:rFonts w:ascii="Arial" w:hAnsi="Arial" w:cs="Arial" w:eastAsia="Arial"/>
            </w:rPr>
            <w:t xml:space="preserve">, 2014)</w:t>
          </w:r>
          <w:r>
            <w:rPr>
              <w:rFonts w:ascii="Arial" w:hAnsi="Arial" w:cs="Arial" w:eastAsia="Arial"/>
            </w:rPr>
            <w:fldChar w:fldCharType="end"/>
          </w:r>
        </w:sdtContent>
      </w:sdt>
      <w:r>
        <w:rPr>
          <w:rFonts w:ascii="Arial" w:hAnsi="Arial" w:cs="Arial" w:eastAsia="Arial"/>
        </w:rPr>
        <w:t xml:space="preserve">, separamos os requisitos do nosso projeto em quatro tipos distintos.</w:t>
      </w:r>
      <w:r/>
    </w:p>
    <w:p>
      <w:pPr>
        <w:ind w:firstLine="709"/>
        <w:spacing w:lineRule="auto" w:line="360"/>
        <w:rPr>
          <w:rFonts w:ascii="Arial" w:hAnsi="Arial" w:cs="Arial" w:eastAsia="Arial"/>
          <w:b/>
        </w:rPr>
      </w:pPr>
      <w:r>
        <w:rPr>
          <w:rFonts w:ascii="Arial" w:hAnsi="Arial" w:cs="Arial" w:eastAsia="Arial"/>
          <w:b/>
        </w:rPr>
        <w:t xml:space="preserve">Requisitos Funcionais</w:t>
      </w:r>
      <w:r/>
    </w:p>
    <w:p>
      <w:pPr>
        <w:ind w:firstLine="709"/>
        <w:spacing w:lineRule="auto" w:line="360"/>
        <w:rPr>
          <w:rFonts w:ascii="Arial" w:hAnsi="Arial" w:cs="Arial" w:eastAsia="Arial"/>
        </w:rPr>
      </w:pPr>
      <w:r>
        <w:rPr>
          <w:rFonts w:ascii="Arial" w:hAnsi="Arial" w:cs="Arial" w:eastAsia="Arial"/>
        </w:rPr>
        <w:t xml:space="preserve">Os requisitos funcionais definem as funções que </w:t>
      </w:r>
      <w:r>
        <w:rPr>
          <w:rFonts w:ascii="Arial" w:hAnsi="Arial" w:cs="Arial" w:eastAsia="Arial"/>
        </w:rPr>
        <w:t xml:space="preserve">o </w:t>
      </w:r>
      <w:r>
        <w:rPr>
          <w:rFonts w:ascii="Arial" w:hAnsi="Arial" w:cs="Arial" w:eastAsia="Arial"/>
        </w:rPr>
        <w:t xml:space="preserve">sistema deve cumprir, para </w:t>
      </w:r>
      <w:r>
        <w:rPr>
          <w:rFonts w:ascii="Arial" w:hAnsi="Arial" w:cs="Arial" w:eastAsia="Arial"/>
        </w:rPr>
        <w:t xml:space="preserve">atender às </w:t>
      </w:r>
      <w:r>
        <w:rPr>
          <w:rFonts w:ascii="Arial" w:hAnsi="Arial" w:cs="Arial" w:eastAsia="Arial"/>
        </w:rPr>
        <w:t xml:space="preserve">exigências propostas pelo cliente</w:t>
      </w:r>
      <w:r>
        <w:rPr>
          <w:rFonts w:ascii="Arial" w:hAnsi="Arial" w:cs="Arial" w:eastAsia="Arial"/>
        </w:rPr>
        <w:t xml:space="preserve">, auxiliando-o no crescimento do negócio</w:t>
      </w:r>
      <w:r>
        <w:rPr>
          <w:rFonts w:ascii="Arial" w:hAnsi="Arial" w:cs="Arial" w:eastAsia="Arial"/>
        </w:rPr>
        <w:t xml:space="preserve">.</w:t>
      </w:r>
      <w:r>
        <w:rPr>
          <w:rFonts w:ascii="Arial" w:hAnsi="Arial" w:cs="Arial" w:eastAsia="Arial"/>
        </w:rPr>
        <w:t xml:space="preserve"> Para isso, os</w:t>
      </w:r>
      <w:r>
        <w:rPr>
          <w:rFonts w:ascii="Arial" w:hAnsi="Arial" w:cs="Arial" w:eastAsia="Arial"/>
        </w:rPr>
        <w:t xml:space="preserve"> requisitos funcionais atuarão manipulando dados, que serão expressos como requisitos complementares aos funcionais.</w:t>
      </w:r>
      <w:r/>
    </w:p>
    <w:p>
      <w:pPr>
        <w:ind w:firstLine="709"/>
        <w:spacing w:lineRule="auto" w:line="360"/>
        <w:rPr>
          <w:rFonts w:ascii="Arial" w:hAnsi="Arial" w:cs="Arial" w:eastAsia="Arial"/>
          <w:b/>
        </w:rPr>
      </w:pPr>
      <w:r>
        <w:rPr>
          <w:rFonts w:ascii="Arial" w:hAnsi="Arial" w:cs="Arial" w:eastAsia="Arial"/>
          <w:b/>
        </w:rPr>
        <w:t xml:space="preserve">Requisitos de Dados</w:t>
      </w:r>
      <w:r/>
    </w:p>
    <w:p>
      <w:pPr>
        <w:ind w:firstLine="709"/>
        <w:spacing w:lineRule="auto" w:line="360"/>
        <w:rPr>
          <w:rFonts w:ascii="Arial" w:hAnsi="Arial" w:cs="Arial" w:eastAsia="Arial"/>
        </w:rPr>
      </w:pPr>
      <w:r>
        <w:rPr>
          <w:rFonts w:ascii="Arial" w:hAnsi="Arial" w:cs="Arial" w:eastAsia="Arial"/>
        </w:rPr>
        <w:t xml:space="preserve">Os requisitos de dados estipulam quais e como são compostos os objetos de manipulação dos requisitos funcionais.</w:t>
      </w:r>
      <w:r/>
    </w:p>
    <w:p>
      <w:pPr>
        <w:ind w:firstLine="709"/>
        <w:spacing w:lineRule="auto" w:line="360"/>
        <w:rPr>
          <w:rFonts w:ascii="Arial" w:hAnsi="Arial" w:cs="Arial" w:eastAsia="Arial"/>
          <w:b/>
        </w:rPr>
      </w:pPr>
      <w:r>
        <w:rPr>
          <w:rFonts w:ascii="Arial" w:hAnsi="Arial" w:cs="Arial" w:eastAsia="Arial"/>
          <w:b/>
        </w:rPr>
        <w:t xml:space="preserve">Regra de Execução</w:t>
      </w:r>
      <w:r/>
    </w:p>
    <w:p>
      <w:pPr>
        <w:ind w:firstLine="709"/>
        <w:spacing w:lineRule="auto" w:line="360"/>
        <w:rPr>
          <w:rFonts w:ascii="Arial" w:hAnsi="Arial" w:cs="Arial" w:eastAsia="Arial"/>
        </w:rPr>
      </w:pPr>
      <w:r>
        <w:rPr>
          <w:rFonts w:ascii="Arial" w:hAnsi="Arial" w:cs="Arial" w:eastAsia="Arial"/>
        </w:rPr>
        <w:t xml:space="preserve">As regras de negócios podem ser definidas, de acordo com a premissa do Método </w:t>
      </w:r>
      <w:r>
        <w:rPr>
          <w:rFonts w:ascii="Arial" w:hAnsi="Arial" w:cs="Arial" w:eastAsia="Arial"/>
        </w:rPr>
        <w:t xml:space="preserve">iRON</w:t>
      </w:r>
      <w:r>
        <w:rPr>
          <w:rFonts w:ascii="Arial" w:hAnsi="Arial" w:cs="Arial" w:eastAsia="Arial"/>
        </w:rPr>
        <w:t xml:space="preserve">, como </w:t>
      </w:r>
      <w:r>
        <w:rPr>
          <w:rFonts w:ascii="Arial" w:hAnsi="Arial" w:cs="Arial" w:eastAsia="Arial"/>
        </w:rPr>
        <w:t xml:space="preserve">“</w:t>
      </w:r>
      <w:r>
        <w:rPr>
          <w:rFonts w:ascii="Arial" w:hAnsi="Arial" w:cs="Arial" w:eastAsia="Arial"/>
        </w:rPr>
        <w:t xml:space="preserve">expressões políticas de uma organização que orientam as condições de se executar um serviço, isto é, são premissas ou condições que estipulam como uma certa ação deve ser executada dentro da empresa</w:t>
      </w:r>
      <w:r>
        <w:rPr>
          <w:rFonts w:ascii="Arial" w:hAnsi="Arial" w:cs="Arial" w:eastAsia="Arial"/>
        </w:rPr>
        <w:t xml:space="preserve">”</w:t>
      </w:r>
      <w:r>
        <w:rPr>
          <w:rFonts w:ascii="Arial" w:hAnsi="Arial" w:cs="Arial" w:eastAsia="Arial"/>
        </w:rPr>
        <w:t xml:space="preserve">.</w:t>
      </w:r>
      <w:r/>
    </w:p>
    <w:p>
      <w:pPr>
        <w:ind w:firstLine="709"/>
        <w:spacing w:lineRule="auto" w:line="360"/>
        <w:rPr>
          <w:rFonts w:ascii="Arial" w:hAnsi="Arial" w:cs="Arial" w:eastAsia="Arial"/>
          <w:b/>
        </w:rPr>
      </w:pPr>
      <w:r>
        <w:rPr>
          <w:rFonts w:ascii="Arial" w:hAnsi="Arial" w:cs="Arial" w:eastAsia="Arial"/>
          <w:b/>
        </w:rPr>
        <w:t xml:space="preserve">Requisitos Não Funcionais</w:t>
      </w:r>
      <w:r/>
    </w:p>
    <w:p>
      <w:pPr>
        <w:ind w:firstLine="709"/>
        <w:spacing w:lineRule="auto" w:line="360"/>
        <w:rPr>
          <w:rFonts w:ascii="Arial" w:hAnsi="Arial" w:cs="Arial" w:eastAsia="Calibri"/>
          <w:szCs w:val="23"/>
          <w:lang w:eastAsia="pt-BR"/>
        </w:rPr>
      </w:pPr>
      <w:r>
        <w:rPr>
          <w:rFonts w:ascii="Arial" w:hAnsi="Arial" w:cs="Arial" w:eastAsia="Calibri"/>
          <w:szCs w:val="23"/>
          <w:lang w:eastAsia="pt-BR"/>
        </w:rPr>
        <w:t xml:space="preserve">Relacionam os aspectos de qualidade desejada, como confiabilidade, eficiência, portabilidade, usabilidade ou qualquer outra característica que o sistema </w:t>
      </w:r>
      <w:r>
        <w:rPr>
          <w:rFonts w:ascii="Arial" w:hAnsi="Arial" w:cs="Arial" w:eastAsia="Calibri"/>
          <w:szCs w:val="23"/>
          <w:lang w:eastAsia="pt-BR"/>
        </w:rPr>
        <w:t xml:space="preserve">deva atender, como padrões, regulamentos e contratos com os quais o sistema deve ter conformidade.</w:t>
      </w:r>
      <w:r/>
    </w:p>
    <w:p>
      <w:pPr>
        <w:ind w:firstLine="709"/>
        <w:spacing w:lineRule="auto" w:line="360"/>
        <w:rPr>
          <w:rFonts w:ascii="Arial" w:hAnsi="Arial" w:cs="Arial" w:eastAsia="Arial"/>
          <w:sz w:val="28"/>
        </w:rPr>
      </w:pPr>
      <w:r>
        <w:rPr>
          <w:rFonts w:ascii="Arial" w:hAnsi="Arial" w:cs="Arial" w:eastAsia="Arial"/>
          <w:sz w:val="28"/>
        </w:rPr>
      </w:r>
      <w:r/>
    </w:p>
    <w:p>
      <w:pPr>
        <w:pStyle w:val="264"/>
        <w:spacing w:lineRule="auto" w:line="360"/>
        <w:rPr>
          <w:rFonts w:ascii="Arial" w:hAnsi="Arial" w:cs="Arial"/>
        </w:rPr>
        <w:outlineLvl w:val="1"/>
      </w:pPr>
      <w:r/>
      <w:bookmarkStart w:id="263" w:name="_Toc515337387"/>
      <w:r>
        <w:rPr>
          <w:rFonts w:ascii="Arial" w:hAnsi="Arial" w:cs="Arial"/>
        </w:rPr>
        <w:t xml:space="preserve">REQUISITOS</w:t>
      </w:r>
      <w:bookmarkEnd w:id="263"/>
      <w:r/>
      <w:r/>
    </w:p>
    <w:p>
      <w:pPr>
        <w:pStyle w:val="267"/>
        <w:spacing w:lineRule="auto" w:line="360"/>
        <w:rPr>
          <w:rFonts w:ascii="Arial" w:hAnsi="Arial" w:cs="Arial"/>
        </w:rPr>
        <w:outlineLvl w:val="2"/>
      </w:pPr>
      <w:r/>
      <w:bookmarkStart w:id="264" w:name="_Toc515337388"/>
      <w:r>
        <w:rPr>
          <w:rFonts w:ascii="Arial" w:hAnsi="Arial" w:cs="Arial"/>
        </w:rPr>
        <w:t xml:space="preserve">Requisitos Funcionais</w:t>
      </w:r>
      <w:bookmarkEnd w:id="264"/>
      <w:r/>
      <w:r/>
    </w:p>
    <w:p>
      <w:pPr>
        <w:spacing w:lineRule="auto" w:line="360"/>
        <w:rPr>
          <w:rFonts w:ascii="Arial" w:hAnsi="Arial" w:cs="Arial" w:eastAsia="Arial"/>
          <w:b/>
        </w:rPr>
      </w:pPr>
      <w:r>
        <w:rPr>
          <w:rFonts w:ascii="Arial" w:hAnsi="Arial" w:cs="Arial" w:eastAsia="Arial"/>
          <w:b/>
        </w:rPr>
        <w:t xml:space="preserve">Funcionalidade: Manter apostila</w:t>
      </w:r>
      <w:r/>
    </w:p>
    <w:tbl>
      <w:tblPr>
        <w:tblW w:w="0" w:type="auto"/>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17"/>
        <w:gridCol w:w="3742"/>
        <w:gridCol w:w="1959"/>
        <w:gridCol w:w="1943"/>
      </w:tblGrid>
      <w:tr>
        <w:trPr>
          <w:trHeight w:val="631"/>
          <w:tblHeader/>
        </w:trPr>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RF01</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o cadastrar apostila</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RD01, RD02</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RF02</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w:t>
            </w:r>
            <w:r>
              <w:rPr>
                <w:rFonts w:ascii="Arial" w:hAnsi="Arial" w:cs="Arial" w:eastAsia="Arial"/>
                <w:sz w:val="20"/>
              </w:rPr>
              <w:t xml:space="preserve">consultar apostila</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RD02</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RF03</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alterar apostila</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RD01, RD02</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RF04</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excluir apostila</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RD01</w:t>
            </w:r>
            <w:r/>
          </w:p>
        </w:tc>
        <w:tc>
          <w:tcPr>
            <w:tcW w:w="0" w:type="auto"/>
            <w:textDirection w:val="lrTb"/>
            <w:noWrap w:val="false"/>
          </w:tcPr>
          <w:p>
            <w:pPr>
              <w:keepNext/>
              <w:spacing w:lineRule="auto" w:line="360"/>
              <w:rPr>
                <w:rFonts w:ascii="Arial" w:hAnsi="Arial" w:cs="Arial" w:eastAsia="Arial"/>
                <w:sz w:val="20"/>
              </w:rPr>
            </w:pPr>
            <w:r>
              <w:rPr>
                <w:rFonts w:ascii="Arial" w:hAnsi="Arial" w:cs="Arial" w:eastAsia="Arial"/>
                <w:sz w:val="20"/>
              </w:rPr>
            </w:r>
            <w:r/>
          </w:p>
        </w:tc>
      </w:tr>
    </w:tbl>
    <w:p>
      <w:pPr>
        <w:pStyle w:val="236"/>
        <w:rPr>
          <w:rFonts w:ascii="Arial" w:hAnsi="Arial" w:cs="Arial"/>
          <w:color w:val="auto"/>
          <w:sz w:val="20"/>
        </w:rPr>
      </w:pPr>
      <w:r/>
      <w:bookmarkStart w:id="265" w:name="_Toc515021206"/>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21</w:t>
      </w:r>
      <w:r>
        <w:rPr>
          <w:rFonts w:ascii="Arial" w:hAnsi="Arial" w:cs="Arial"/>
          <w:color w:val="auto"/>
          <w:sz w:val="20"/>
        </w:rPr>
        <w:fldChar w:fldCharType="end"/>
      </w:r>
      <w:r>
        <w:rPr>
          <w:rFonts w:ascii="Arial" w:hAnsi="Arial" w:cs="Arial"/>
          <w:color w:val="auto"/>
          <w:sz w:val="20"/>
        </w:rPr>
        <w:t xml:space="preserve">-Requisitos de manter apostila</w:t>
      </w:r>
      <w:bookmarkEnd w:id="265"/>
      <w:r/>
      <w:r/>
    </w:p>
    <w:p>
      <w:pPr>
        <w:spacing w:lineRule="auto" w:line="360"/>
        <w:rPr>
          <w:rFonts w:ascii="Arial" w:hAnsi="Arial" w:cs="Arial" w:eastAsia="Arial"/>
          <w:b/>
        </w:rPr>
      </w:pPr>
      <w:r>
        <w:rPr>
          <w:rFonts w:ascii="Arial" w:hAnsi="Arial" w:cs="Arial" w:eastAsia="Arial"/>
          <w:b/>
        </w:rPr>
        <w:t xml:space="preserve">Funcionalidade: Manter serviço</w:t>
      </w:r>
      <w:r/>
    </w:p>
    <w:tbl>
      <w:tblPr>
        <w:tblW w:w="0" w:type="auto"/>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17"/>
        <w:gridCol w:w="3664"/>
        <w:gridCol w:w="1999"/>
        <w:gridCol w:w="1981"/>
      </w:tblGrid>
      <w:tr>
        <w:trPr>
          <w:trHeight w:val="631"/>
          <w:tblHeader/>
        </w:trPr>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RF05</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cadastrar serviço</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RD03, RD04</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t xml:space="preserve">RE01</w:t>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RF06</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consultar serviço</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RD04</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RF07</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alterar serviço</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RD03, RD04</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RF08</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excluir serviço</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RD03</w:t>
            </w:r>
            <w:r/>
          </w:p>
        </w:tc>
        <w:tc>
          <w:tcPr>
            <w:tcW w:w="0" w:type="auto"/>
            <w:textDirection w:val="lrTb"/>
            <w:noWrap w:val="false"/>
          </w:tcPr>
          <w:p>
            <w:pPr>
              <w:keepNext/>
              <w:spacing w:lineRule="auto" w:line="360"/>
              <w:rPr>
                <w:rFonts w:ascii="Arial" w:hAnsi="Arial" w:cs="Arial" w:eastAsia="Arial"/>
                <w:sz w:val="20"/>
              </w:rPr>
            </w:pPr>
            <w:r>
              <w:rPr>
                <w:rFonts w:ascii="Arial" w:hAnsi="Arial" w:cs="Arial" w:eastAsia="Arial"/>
                <w:sz w:val="20"/>
              </w:rPr>
            </w:r>
            <w:r/>
          </w:p>
        </w:tc>
      </w:tr>
    </w:tbl>
    <w:p>
      <w:pPr>
        <w:pStyle w:val="236"/>
        <w:rPr>
          <w:rFonts w:ascii="Arial" w:hAnsi="Arial" w:cs="Arial"/>
          <w:color w:val="auto"/>
          <w:sz w:val="20"/>
        </w:rPr>
      </w:pPr>
      <w:r/>
      <w:bookmarkStart w:id="266" w:name="_Toc515021207"/>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22</w:t>
      </w:r>
      <w:r>
        <w:rPr>
          <w:rFonts w:ascii="Arial" w:hAnsi="Arial" w:cs="Arial"/>
          <w:color w:val="auto"/>
          <w:sz w:val="20"/>
        </w:rPr>
        <w:fldChar w:fldCharType="end"/>
      </w:r>
      <w:r>
        <w:rPr>
          <w:rFonts w:ascii="Arial" w:hAnsi="Arial" w:cs="Arial"/>
          <w:color w:val="auto"/>
          <w:sz w:val="20"/>
        </w:rPr>
        <w:t xml:space="preserve">-Requisitos de manter serviços</w:t>
      </w:r>
      <w:bookmarkEnd w:id="266"/>
      <w:r/>
      <w:r/>
    </w:p>
    <w:p>
      <w:pPr>
        <w:spacing w:lineRule="auto" w:line="360"/>
        <w:rPr>
          <w:rFonts w:ascii="Arial" w:hAnsi="Arial" w:cs="Arial" w:eastAsia="Arial"/>
          <w:b/>
        </w:rPr>
      </w:pPr>
      <w:r>
        <w:rPr>
          <w:rFonts w:ascii="Arial" w:hAnsi="Arial" w:cs="Arial" w:eastAsia="Arial"/>
          <w:b/>
        </w:rPr>
        <w:t xml:space="preserve">Funcionalidade: Postar resultado da prova</w:t>
      </w:r>
      <w:r/>
    </w:p>
    <w:tbl>
      <w:tblPr>
        <w:tblW w:w="0" w:type="auto"/>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17"/>
        <w:gridCol w:w="3973"/>
        <w:gridCol w:w="1841"/>
        <w:gridCol w:w="1830"/>
      </w:tblGrid>
      <w:tr>
        <w:trPr>
          <w:trHeight w:val="631"/>
        </w:trPr>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RF09</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cadastrar resultado da prova</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RD05</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r>
            <w:r/>
          </w:p>
          <w:p>
            <w:pPr>
              <w:spacing w:lineRule="auto" w:line="360"/>
              <w:rPr>
                <w:rFonts w:ascii="Arial" w:hAnsi="Arial" w:cs="Arial" w:eastAsia="Arial"/>
                <w:sz w:val="20"/>
              </w:rPr>
            </w:pPr>
            <w:r>
              <w:rPr>
                <w:rFonts w:ascii="Arial" w:hAnsi="Arial" w:cs="Arial" w:eastAsia="Arial"/>
                <w:sz w:val="20"/>
              </w:rPr>
              <w:t xml:space="preserve">RE02</w:t>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RF10</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consultar resultado da prova</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RD06</w:t>
            </w:r>
            <w:r/>
          </w:p>
        </w:tc>
        <w:tc>
          <w:tcPr>
            <w:tcW w:w="0" w:type="auto"/>
            <w:textDirection w:val="lrTb"/>
            <w:noWrap w:val="false"/>
          </w:tcPr>
          <w:p>
            <w:pPr>
              <w:keepNext/>
              <w:spacing w:lineRule="auto" w:line="360"/>
              <w:rPr>
                <w:rFonts w:ascii="Arial" w:hAnsi="Arial" w:cs="Arial" w:eastAsia="Arial"/>
                <w:sz w:val="20"/>
              </w:rPr>
            </w:pPr>
            <w:r>
              <w:rPr>
                <w:rFonts w:ascii="Arial" w:hAnsi="Arial" w:cs="Arial" w:eastAsia="Arial"/>
                <w:sz w:val="20"/>
              </w:rPr>
            </w:r>
            <w:r/>
          </w:p>
        </w:tc>
      </w:tr>
    </w:tbl>
    <w:p>
      <w:pPr>
        <w:pStyle w:val="236"/>
        <w:rPr>
          <w:rFonts w:ascii="Arial" w:hAnsi="Arial" w:cs="Arial"/>
          <w:color w:val="auto"/>
          <w:sz w:val="20"/>
        </w:rPr>
      </w:pPr>
      <w:r/>
      <w:bookmarkStart w:id="267" w:name="_Toc515021208"/>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23</w:t>
      </w:r>
      <w:r>
        <w:rPr>
          <w:rFonts w:ascii="Arial" w:hAnsi="Arial" w:cs="Arial"/>
          <w:color w:val="auto"/>
          <w:sz w:val="20"/>
        </w:rPr>
        <w:fldChar w:fldCharType="end"/>
      </w:r>
      <w:r>
        <w:rPr>
          <w:rFonts w:ascii="Arial" w:hAnsi="Arial" w:cs="Arial"/>
          <w:color w:val="auto"/>
          <w:sz w:val="20"/>
        </w:rPr>
        <w:t xml:space="preserve">-Requisitos de postar resultado da prova</w:t>
      </w:r>
      <w:bookmarkEnd w:id="267"/>
      <w:r/>
      <w:r/>
    </w:p>
    <w:p>
      <w:pPr>
        <w:spacing w:lineRule="auto" w:line="360"/>
        <w:rPr>
          <w:rFonts w:ascii="Arial" w:hAnsi="Arial" w:cs="Arial" w:eastAsia="Arial"/>
          <w:b/>
        </w:rPr>
      </w:pPr>
      <w:r>
        <w:rPr>
          <w:rFonts w:ascii="Arial" w:hAnsi="Arial" w:cs="Arial" w:eastAsia="Arial"/>
          <w:b/>
        </w:rPr>
        <w:t xml:space="preserve">Funcionalidade: Realizar compra de apostila</w:t>
      </w:r>
      <w:r/>
    </w:p>
    <w:tbl>
      <w:tblPr>
        <w:tblW w:w="0" w:type="auto"/>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17"/>
        <w:gridCol w:w="3962"/>
        <w:gridCol w:w="1846"/>
        <w:gridCol w:w="1836"/>
      </w:tblGrid>
      <w:tr>
        <w:trPr>
          <w:trHeight w:val="631"/>
          <w:tblHeader/>
        </w:trPr>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RF11</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que o cliente realize compra</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RD07</w:t>
            </w:r>
            <w:r/>
          </w:p>
        </w:tc>
        <w:tc>
          <w:tcPr>
            <w:tcW w:w="0" w:type="auto"/>
            <w:textDirection w:val="lrTb"/>
            <w:noWrap w:val="false"/>
          </w:tcPr>
          <w:p>
            <w:pPr>
              <w:spacing w:lineRule="auto" w:line="360"/>
              <w:rPr>
                <w:rFonts w:ascii="Arial" w:hAnsi="Arial" w:cs="Arial" w:eastAsia="Arial"/>
              </w:rPr>
            </w:pPr>
            <w:r>
              <w:rPr>
                <w:rFonts w:ascii="Arial" w:hAnsi="Arial" w:cs="Arial" w:eastAsia="Arial"/>
              </w:rPr>
            </w:r>
            <w:r/>
          </w:p>
          <w:p>
            <w:pPr>
              <w:keepNext/>
              <w:spacing w:lineRule="auto" w:line="360"/>
              <w:rPr>
                <w:rFonts w:ascii="Arial" w:hAnsi="Arial" w:cs="Arial" w:eastAsia="Arial"/>
                <w:sz w:val="16"/>
              </w:rPr>
            </w:pPr>
            <w:r>
              <w:rPr>
                <w:rFonts w:ascii="Arial" w:hAnsi="Arial" w:cs="Arial" w:eastAsia="Arial"/>
                <w:sz w:val="20"/>
              </w:rPr>
              <w:t xml:space="preserve">RE03</w:t>
            </w:r>
            <w:r/>
          </w:p>
        </w:tc>
      </w:tr>
    </w:tbl>
    <w:p>
      <w:pPr>
        <w:pStyle w:val="236"/>
        <w:rPr>
          <w:rFonts w:ascii="Arial" w:hAnsi="Arial" w:cs="Arial"/>
          <w:color w:val="auto"/>
          <w:sz w:val="20"/>
        </w:rPr>
      </w:pPr>
      <w:r/>
      <w:bookmarkStart w:id="268" w:name="_Toc515021209"/>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24</w:t>
      </w:r>
      <w:r>
        <w:rPr>
          <w:rFonts w:ascii="Arial" w:hAnsi="Arial" w:cs="Arial"/>
          <w:color w:val="auto"/>
          <w:sz w:val="20"/>
        </w:rPr>
        <w:fldChar w:fldCharType="end"/>
      </w:r>
      <w:r>
        <w:rPr>
          <w:rFonts w:ascii="Arial" w:hAnsi="Arial" w:cs="Arial"/>
          <w:color w:val="auto"/>
          <w:sz w:val="20"/>
        </w:rPr>
        <w:t xml:space="preserve">-Requisitos de realizar compra de apostila</w:t>
      </w:r>
      <w:bookmarkEnd w:id="268"/>
      <w:r/>
      <w:r/>
    </w:p>
    <w:p>
      <w:pPr>
        <w:spacing w:lineRule="auto" w:line="360"/>
        <w:rPr>
          <w:rFonts w:ascii="Arial" w:hAnsi="Arial" w:cs="Arial" w:eastAsia="Arial"/>
          <w:b/>
        </w:rPr>
      </w:pPr>
      <w:r>
        <w:rPr>
          <w:rFonts w:ascii="Arial" w:hAnsi="Arial" w:cs="Arial" w:eastAsia="Arial"/>
          <w:b/>
        </w:rPr>
        <w:t xml:space="preserve">Funcionalidade: Realizar requisição de serviços</w:t>
      </w:r>
      <w:r/>
    </w:p>
    <w:tbl>
      <w:tblPr>
        <w:tblW w:w="0" w:type="auto"/>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18"/>
        <w:gridCol w:w="4190"/>
        <w:gridCol w:w="1729"/>
        <w:gridCol w:w="1724"/>
      </w:tblGrid>
      <w:tr>
        <w:trPr>
          <w:trHeight w:val="631"/>
          <w:tblHeader/>
        </w:trPr>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RF12</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que o cliente faça requisição de serviço </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RD08, RD09</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t xml:space="preserve">RE04, RE03</w:t>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RF13</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o envio de documentos em anexos</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RD08, RD09</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t xml:space="preserve">RE05</w:t>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RF14</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prover a opção de emissão de formulários</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RD10</w:t>
            </w:r>
            <w:r/>
          </w:p>
        </w:tc>
        <w:tc>
          <w:tcPr>
            <w:tcW w:w="0" w:type="auto"/>
            <w:textDirection w:val="lrTb"/>
            <w:noWrap w:val="false"/>
          </w:tcPr>
          <w:p>
            <w:pPr>
              <w:keepNext/>
              <w:spacing w:lineRule="auto" w:line="360"/>
              <w:rPr>
                <w:rFonts w:ascii="Arial" w:hAnsi="Arial" w:cs="Arial" w:eastAsia="Arial"/>
                <w:sz w:val="20"/>
              </w:rPr>
            </w:pPr>
            <w:r>
              <w:rPr>
                <w:rFonts w:ascii="Arial" w:hAnsi="Arial" w:cs="Arial" w:eastAsia="Arial"/>
                <w:sz w:val="20"/>
              </w:rPr>
            </w:r>
            <w:r/>
          </w:p>
        </w:tc>
      </w:tr>
    </w:tbl>
    <w:p>
      <w:pPr>
        <w:pStyle w:val="236"/>
        <w:rPr>
          <w:rFonts w:ascii="Arial" w:hAnsi="Arial" w:cs="Arial"/>
          <w:color w:val="auto"/>
          <w:sz w:val="20"/>
        </w:rPr>
      </w:pPr>
      <w:r/>
      <w:bookmarkStart w:id="269" w:name="_Toc515021210"/>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25</w:t>
      </w:r>
      <w:r>
        <w:rPr>
          <w:rFonts w:ascii="Arial" w:hAnsi="Arial" w:cs="Arial"/>
          <w:color w:val="auto"/>
          <w:sz w:val="20"/>
        </w:rPr>
        <w:fldChar w:fldCharType="end"/>
      </w:r>
      <w:r>
        <w:rPr>
          <w:rFonts w:ascii="Arial" w:hAnsi="Arial" w:cs="Arial"/>
          <w:color w:val="auto"/>
          <w:sz w:val="20"/>
        </w:rPr>
        <w:t xml:space="preserve">-Requisitos de realizar requisição de serviços</w:t>
      </w:r>
      <w:bookmarkEnd w:id="269"/>
      <w:r/>
      <w:r/>
    </w:p>
    <w:p>
      <w:pPr>
        <w:spacing w:lineRule="auto" w:line="360"/>
        <w:rPr>
          <w:rFonts w:ascii="Arial" w:hAnsi="Arial" w:cs="Arial" w:eastAsia="Arial"/>
          <w:b/>
        </w:rPr>
      </w:pPr>
      <w:r>
        <w:rPr>
          <w:rFonts w:ascii="Arial" w:hAnsi="Arial" w:cs="Arial" w:eastAsia="Arial"/>
          <w:b/>
        </w:rPr>
        <w:t xml:space="preserve">Funcionalidade: Realizar simulado</w:t>
      </w:r>
      <w:r/>
    </w:p>
    <w:tbl>
      <w:tblPr>
        <w:tblW w:w="0" w:type="auto"/>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17"/>
        <w:gridCol w:w="3901"/>
        <w:gridCol w:w="1877"/>
        <w:gridCol w:w="1866"/>
      </w:tblGrid>
      <w:tr>
        <w:trPr>
          <w:trHeight w:val="631"/>
          <w:tblHeader/>
        </w:trPr>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RF15</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w:t>
            </w:r>
            <w:r>
              <w:rPr>
                <w:rFonts w:ascii="Arial" w:hAnsi="Arial" w:cs="Arial" w:eastAsia="Arial"/>
                <w:sz w:val="20"/>
              </w:rPr>
              <w:t xml:space="preserve">a  realização</w:t>
            </w:r>
            <w:r>
              <w:rPr>
                <w:rFonts w:ascii="Arial" w:hAnsi="Arial" w:cs="Arial" w:eastAsia="Arial"/>
                <w:sz w:val="20"/>
              </w:rPr>
              <w:t xml:space="preserve"> de simulado</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RD11</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t xml:space="preserve">RE06</w:t>
            </w:r>
            <w:r/>
          </w:p>
        </w:tc>
      </w:tr>
      <w:tr>
        <w:trPr>
          <w:trHeight w:val="345"/>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RF16</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incluir simulado</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RD11</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r>
            <w:r/>
          </w:p>
        </w:tc>
      </w:tr>
      <w:tr>
        <w:trPr>
          <w:trHeight w:val="345"/>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RF17</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alterar simulado</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RD11</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r>
            <w:r/>
          </w:p>
        </w:tc>
      </w:tr>
      <w:tr>
        <w:trPr>
          <w:trHeight w:val="345"/>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RF18 </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excluir simulado</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RD11</w:t>
            </w:r>
            <w:r/>
          </w:p>
        </w:tc>
        <w:tc>
          <w:tcPr>
            <w:tcW w:w="0" w:type="auto"/>
            <w:textDirection w:val="lrTb"/>
            <w:noWrap w:val="false"/>
          </w:tcPr>
          <w:p>
            <w:pPr>
              <w:keepNext/>
              <w:spacing w:lineRule="auto" w:line="360"/>
              <w:rPr>
                <w:rFonts w:ascii="Arial" w:hAnsi="Arial" w:cs="Arial" w:eastAsia="Arial"/>
                <w:sz w:val="20"/>
              </w:rPr>
            </w:pPr>
            <w:r>
              <w:rPr>
                <w:rFonts w:ascii="Arial" w:hAnsi="Arial" w:cs="Arial" w:eastAsia="Arial"/>
                <w:sz w:val="20"/>
              </w:rPr>
            </w:r>
            <w:r/>
          </w:p>
        </w:tc>
      </w:tr>
    </w:tbl>
    <w:p>
      <w:pPr>
        <w:pStyle w:val="236"/>
        <w:rPr>
          <w:rFonts w:ascii="Arial" w:hAnsi="Arial" w:cs="Arial"/>
          <w:color w:val="auto"/>
          <w:sz w:val="20"/>
        </w:rPr>
      </w:pPr>
      <w:r/>
      <w:bookmarkStart w:id="270" w:name="_Toc515021211"/>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26</w:t>
      </w:r>
      <w:r>
        <w:rPr>
          <w:rFonts w:ascii="Arial" w:hAnsi="Arial" w:cs="Arial"/>
          <w:color w:val="auto"/>
          <w:sz w:val="20"/>
        </w:rPr>
        <w:fldChar w:fldCharType="end"/>
      </w:r>
      <w:r>
        <w:rPr>
          <w:rFonts w:ascii="Arial" w:hAnsi="Arial" w:cs="Arial"/>
          <w:color w:val="auto"/>
          <w:sz w:val="20"/>
        </w:rPr>
        <w:t xml:space="preserve">-Requisitos de realizar simulado</w:t>
      </w:r>
      <w:bookmarkEnd w:id="270"/>
      <w:r/>
      <w:r/>
    </w:p>
    <w:p>
      <w:pPr>
        <w:spacing w:lineRule="auto" w:line="360"/>
        <w:rPr>
          <w:rFonts w:ascii="Arial" w:hAnsi="Arial" w:cs="Arial" w:eastAsia="Arial"/>
          <w:b/>
        </w:rPr>
      </w:pPr>
      <w:r>
        <w:rPr>
          <w:rFonts w:ascii="Arial" w:hAnsi="Arial" w:cs="Arial" w:eastAsia="Arial"/>
          <w:b/>
        </w:rPr>
        <w:t xml:space="preserve">Funcionalidade: Agendar prova</w:t>
      </w:r>
      <w:r/>
    </w:p>
    <w:tbl>
      <w:tblPr>
        <w:tblW w:w="0" w:type="auto"/>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17"/>
        <w:gridCol w:w="4000"/>
        <w:gridCol w:w="1827"/>
        <w:gridCol w:w="1817"/>
      </w:tblGrid>
      <w:tr>
        <w:trPr>
          <w:trHeight w:val="631"/>
          <w:tblHeader/>
        </w:trPr>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RF19</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marcação de prova</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w:t>
            </w:r>
            <w:r>
              <w:rPr>
                <w:rFonts w:ascii="Arial" w:hAnsi="Arial" w:cs="Arial" w:eastAsia="Arial"/>
                <w:sz w:val="20"/>
              </w:rPr>
              <w:t xml:space="preserve">2</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RF20</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confirmar marcação de prova</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RD13</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t xml:space="preserve">RE07</w:t>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RF21</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cancelar marcação da prova</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RD13</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RF22</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notificar a marcação de prova</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RD14</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t xml:space="preserve">RE08</w:t>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RF23</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notificar o cliente o resultado da prova</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RD06</w:t>
            </w:r>
            <w:r/>
          </w:p>
        </w:tc>
        <w:tc>
          <w:tcPr>
            <w:tcW w:w="0" w:type="auto"/>
            <w:textDirection w:val="lrTb"/>
            <w:noWrap w:val="false"/>
          </w:tcPr>
          <w:p>
            <w:pPr>
              <w:keepNext/>
              <w:spacing w:lineRule="auto" w:line="360"/>
              <w:rPr>
                <w:rFonts w:ascii="Arial" w:hAnsi="Arial" w:cs="Arial" w:eastAsia="Arial"/>
                <w:sz w:val="20"/>
              </w:rPr>
            </w:pPr>
            <w:r>
              <w:rPr>
                <w:rFonts w:ascii="Arial" w:hAnsi="Arial" w:cs="Arial" w:eastAsia="Arial"/>
                <w:sz w:val="20"/>
              </w:rPr>
              <w:t xml:space="preserve">RE08</w:t>
            </w:r>
            <w:r/>
          </w:p>
        </w:tc>
      </w:tr>
    </w:tbl>
    <w:p>
      <w:pPr>
        <w:pStyle w:val="236"/>
        <w:rPr>
          <w:rFonts w:ascii="Arial" w:hAnsi="Arial" w:cs="Arial"/>
          <w:color w:val="auto"/>
          <w:sz w:val="20"/>
        </w:rPr>
      </w:pPr>
      <w:r/>
      <w:bookmarkStart w:id="271" w:name="_Toc515021212"/>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27</w:t>
      </w:r>
      <w:r>
        <w:rPr>
          <w:rFonts w:ascii="Arial" w:hAnsi="Arial" w:cs="Arial"/>
          <w:color w:val="auto"/>
          <w:sz w:val="20"/>
        </w:rPr>
        <w:fldChar w:fldCharType="end"/>
      </w:r>
      <w:r>
        <w:rPr>
          <w:rFonts w:ascii="Arial" w:hAnsi="Arial" w:cs="Arial"/>
          <w:color w:val="auto"/>
          <w:sz w:val="20"/>
        </w:rPr>
        <w:t xml:space="preserve">-Requisitos de agendar prova</w:t>
      </w:r>
      <w:bookmarkEnd w:id="271"/>
      <w:r/>
      <w:r/>
    </w:p>
    <w:p>
      <w:r/>
      <w:r/>
    </w:p>
    <w:p>
      <w:r/>
      <w:r/>
    </w:p>
    <w:p>
      <w:pPr>
        <w:spacing w:lineRule="auto" w:line="360"/>
        <w:rPr>
          <w:rFonts w:ascii="Arial" w:hAnsi="Arial" w:cs="Arial" w:eastAsia="Arial"/>
          <w:b/>
        </w:rPr>
      </w:pPr>
      <w:r>
        <w:rPr>
          <w:rFonts w:ascii="Arial" w:hAnsi="Arial" w:cs="Arial" w:eastAsia="Arial"/>
          <w:b/>
        </w:rPr>
        <w:t xml:space="preserve">Funcionalidade: Agendar aulas</w:t>
      </w:r>
      <w:r/>
    </w:p>
    <w:tbl>
      <w:tblPr>
        <w:tblW w:w="0" w:type="auto"/>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17"/>
        <w:gridCol w:w="4070"/>
        <w:gridCol w:w="1791"/>
        <w:gridCol w:w="1783"/>
      </w:tblGrid>
      <w:tr>
        <w:trPr>
          <w:trHeight w:val="631"/>
          <w:tblHeader/>
        </w:trPr>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RF24</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agendamento de aulas</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RD15</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RF25</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w:t>
            </w:r>
            <w:r>
              <w:rPr>
                <w:rFonts w:ascii="Arial" w:hAnsi="Arial" w:cs="Arial" w:eastAsia="Arial"/>
                <w:sz w:val="20"/>
              </w:rPr>
              <w:t xml:space="preserve">permitir </w:t>
            </w:r>
            <w:r>
              <w:rPr>
                <w:rFonts w:ascii="Arial" w:hAnsi="Arial" w:cs="Arial" w:eastAsia="Arial"/>
                <w:sz w:val="20"/>
              </w:rPr>
              <w:t xml:space="preserve">cancelar agendamento de aulas</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RD16</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RF26</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notificar o aluno a data das aulas</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RD17</w:t>
            </w:r>
            <w:r/>
          </w:p>
        </w:tc>
        <w:tc>
          <w:tcPr>
            <w:tcW w:w="0" w:type="auto"/>
            <w:textDirection w:val="lrTb"/>
            <w:noWrap w:val="false"/>
          </w:tcPr>
          <w:p>
            <w:pPr>
              <w:keepNext/>
              <w:spacing w:lineRule="auto" w:line="360"/>
              <w:rPr>
                <w:rFonts w:ascii="Arial" w:hAnsi="Arial" w:cs="Arial" w:eastAsia="Arial"/>
                <w:sz w:val="20"/>
              </w:rPr>
            </w:pPr>
            <w:r>
              <w:rPr>
                <w:rFonts w:ascii="Arial" w:hAnsi="Arial" w:cs="Arial" w:eastAsia="Arial"/>
                <w:sz w:val="20"/>
              </w:rPr>
              <w:t xml:space="preserve">RE08</w:t>
            </w:r>
            <w:r/>
          </w:p>
        </w:tc>
      </w:tr>
    </w:tbl>
    <w:p>
      <w:pPr>
        <w:pStyle w:val="236"/>
        <w:rPr>
          <w:rFonts w:ascii="Arial" w:hAnsi="Arial" w:cs="Arial"/>
          <w:color w:val="auto"/>
          <w:sz w:val="20"/>
        </w:rPr>
      </w:pPr>
      <w:r/>
      <w:bookmarkStart w:id="272" w:name="_Toc515021213"/>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28</w:t>
      </w:r>
      <w:r>
        <w:rPr>
          <w:rFonts w:ascii="Arial" w:hAnsi="Arial" w:cs="Arial"/>
          <w:color w:val="auto"/>
          <w:sz w:val="20"/>
        </w:rPr>
        <w:fldChar w:fldCharType="end"/>
      </w:r>
      <w:r>
        <w:rPr>
          <w:rFonts w:ascii="Arial" w:hAnsi="Arial" w:cs="Arial"/>
          <w:color w:val="auto"/>
          <w:sz w:val="20"/>
        </w:rPr>
        <w:t xml:space="preserve">-Requisitos de agendar aulas</w:t>
      </w:r>
      <w:bookmarkEnd w:id="272"/>
      <w:r/>
      <w:r/>
    </w:p>
    <w:p>
      <w:pPr>
        <w:spacing w:lineRule="auto" w:line="360"/>
        <w:rPr>
          <w:rFonts w:ascii="Arial" w:hAnsi="Arial" w:cs="Arial" w:eastAsia="Arial"/>
          <w:b/>
        </w:rPr>
      </w:pPr>
      <w:r>
        <w:rPr>
          <w:rFonts w:ascii="Arial" w:hAnsi="Arial" w:cs="Arial" w:eastAsia="Arial"/>
          <w:b/>
        </w:rPr>
        <w:t xml:space="preserve">Funcionalidade: </w:t>
      </w:r>
      <w:r>
        <w:rPr>
          <w:rFonts w:ascii="Arial" w:hAnsi="Arial" w:cs="Arial" w:eastAsia="Arial"/>
          <w:b/>
        </w:rPr>
        <w:t xml:space="preserve">Gerar Gráfico de Desempenho</w:t>
      </w:r>
      <w:r/>
    </w:p>
    <w:tbl>
      <w:tblPr>
        <w:tblW w:w="0" w:type="auto"/>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17"/>
        <w:gridCol w:w="4635"/>
        <w:gridCol w:w="1502"/>
        <w:gridCol w:w="1507"/>
      </w:tblGrid>
      <w:tr>
        <w:trPr>
          <w:trHeight w:val="631"/>
          <w:tblHeader/>
        </w:trPr>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w:t>
            </w:r>
            <w:r>
              <w:rPr>
                <w:rFonts w:ascii="Arial" w:hAnsi="Arial" w:cs="Arial" w:eastAsia="Arial"/>
                <w:sz w:val="20"/>
              </w:rPr>
              <w:t xml:space="preserve">7</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w:t>
            </w:r>
            <w:r>
              <w:rPr>
                <w:rFonts w:ascii="Arial" w:hAnsi="Arial" w:cs="Arial" w:eastAsia="Arial"/>
                <w:sz w:val="20"/>
              </w:rPr>
              <w:t xml:space="preserve">armazenar as respostas dos clientes após cada simulado feito</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w:t>
            </w:r>
            <w:r>
              <w:rPr>
                <w:rFonts w:ascii="Arial" w:hAnsi="Arial" w:cs="Arial" w:eastAsia="Arial"/>
                <w:sz w:val="20"/>
              </w:rPr>
              <w:t xml:space="preserve">1, RD08</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w:t>
            </w:r>
            <w:r>
              <w:rPr>
                <w:rFonts w:ascii="Arial" w:hAnsi="Arial" w:cs="Arial" w:eastAsia="Arial"/>
                <w:sz w:val="20"/>
              </w:rPr>
              <w:t xml:space="preserve">8</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w:t>
            </w:r>
            <w:r>
              <w:rPr>
                <w:rFonts w:ascii="Arial" w:hAnsi="Arial" w:cs="Arial" w:eastAsia="Arial"/>
                <w:sz w:val="20"/>
              </w:rPr>
              <w:t xml:space="preserve">gerar um gráfico de desempenho geral dos alunos no simulado.</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w:t>
            </w:r>
            <w:r>
              <w:rPr>
                <w:rFonts w:ascii="Arial" w:hAnsi="Arial" w:cs="Arial" w:eastAsia="Arial"/>
                <w:sz w:val="20"/>
              </w:rPr>
              <w:t xml:space="preserve">11</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w:t>
            </w:r>
            <w:r>
              <w:rPr>
                <w:rFonts w:ascii="Arial" w:hAnsi="Arial" w:cs="Arial" w:eastAsia="Arial"/>
                <w:sz w:val="20"/>
              </w:rPr>
              <w:t xml:space="preserve">9</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w:t>
            </w:r>
            <w:r>
              <w:rPr>
                <w:rFonts w:ascii="Arial" w:hAnsi="Arial" w:cs="Arial" w:eastAsia="Arial"/>
                <w:sz w:val="20"/>
              </w:rPr>
              <w:t xml:space="preserve">gerar um arquivo indicando os conteúdos que devem ter um foco maior nas aulas teóricas.</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w:t>
            </w:r>
            <w:r>
              <w:rPr>
                <w:rFonts w:ascii="Arial" w:hAnsi="Arial" w:cs="Arial" w:eastAsia="Arial"/>
                <w:sz w:val="20"/>
              </w:rPr>
              <w:t xml:space="preserve">8</w:t>
            </w:r>
            <w:r/>
          </w:p>
        </w:tc>
        <w:tc>
          <w:tcPr>
            <w:tcW w:w="0" w:type="auto"/>
            <w:textDirection w:val="lrTb"/>
            <w:noWrap w:val="false"/>
          </w:tcPr>
          <w:p>
            <w:pPr>
              <w:keepNext/>
              <w:spacing w:lineRule="auto" w:line="360"/>
              <w:rPr>
                <w:rFonts w:ascii="Arial" w:hAnsi="Arial" w:cs="Arial" w:eastAsia="Arial"/>
                <w:sz w:val="20"/>
              </w:rPr>
            </w:pPr>
            <w:r>
              <w:rPr>
                <w:rFonts w:ascii="Arial" w:hAnsi="Arial" w:cs="Arial" w:eastAsia="Arial"/>
                <w:sz w:val="20"/>
              </w:rPr>
            </w:r>
            <w:r/>
          </w:p>
        </w:tc>
      </w:tr>
    </w:tbl>
    <w:p>
      <w:pPr>
        <w:pStyle w:val="236"/>
        <w:rPr>
          <w:rFonts w:ascii="Arial" w:hAnsi="Arial" w:cs="Arial"/>
          <w:color w:val="auto"/>
          <w:sz w:val="20"/>
        </w:rPr>
      </w:pPr>
      <w:r/>
      <w:bookmarkStart w:id="273" w:name="_Toc515021214"/>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29</w:t>
      </w:r>
      <w:r>
        <w:rPr>
          <w:rFonts w:ascii="Arial" w:hAnsi="Arial" w:cs="Arial"/>
          <w:color w:val="auto"/>
          <w:sz w:val="20"/>
        </w:rPr>
        <w:fldChar w:fldCharType="end"/>
      </w:r>
      <w:r>
        <w:rPr>
          <w:rFonts w:ascii="Arial" w:hAnsi="Arial" w:cs="Arial"/>
          <w:color w:val="auto"/>
          <w:sz w:val="20"/>
        </w:rPr>
        <w:t xml:space="preserve">-Gerar Gráfico de Desempenho</w:t>
      </w:r>
      <w:bookmarkEnd w:id="273"/>
      <w:r/>
      <w:r/>
    </w:p>
    <w:p>
      <w:pPr>
        <w:spacing w:lineRule="auto" w:line="360"/>
        <w:rPr>
          <w:rFonts w:ascii="Arial" w:hAnsi="Arial" w:cs="Arial" w:eastAsia="Arial"/>
          <w:b/>
        </w:rPr>
      </w:pPr>
      <w:r>
        <w:rPr>
          <w:rFonts w:ascii="Arial" w:hAnsi="Arial" w:cs="Arial" w:eastAsia="Arial"/>
          <w:b/>
        </w:rPr>
        <w:t xml:space="preserve">Funcionalidade: </w:t>
      </w:r>
      <w:r>
        <w:rPr>
          <w:rFonts w:ascii="Arial" w:hAnsi="Arial" w:cs="Arial" w:eastAsia="Arial"/>
          <w:b/>
        </w:rPr>
        <w:t xml:space="preserve">Gerar Gráfico de </w:t>
      </w:r>
      <w:r>
        <w:rPr>
          <w:rFonts w:ascii="Arial" w:hAnsi="Arial" w:cs="Arial" w:eastAsia="Arial"/>
          <w:b/>
        </w:rPr>
        <w:t xml:space="preserve">Lucro</w:t>
      </w:r>
      <w:r/>
    </w:p>
    <w:tbl>
      <w:tblPr>
        <w:tblW w:w="0" w:type="auto"/>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17"/>
        <w:gridCol w:w="4920"/>
        <w:gridCol w:w="1356"/>
        <w:gridCol w:w="1368"/>
      </w:tblGrid>
      <w:tr>
        <w:trPr>
          <w:trHeight w:val="631"/>
          <w:tblHeader/>
        </w:trPr>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p>
        </w:tc>
        <w:tc>
          <w:tcPr>
            <w:shd w:val="clear" w:color="auto" w:fill="CCCCCC"/>
            <w:tcW w:w="0" w:type="auto"/>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w:t>
            </w:r>
            <w:r>
              <w:rPr>
                <w:rFonts w:ascii="Arial" w:hAnsi="Arial" w:cs="Arial" w:eastAsia="Arial"/>
                <w:sz w:val="20"/>
              </w:rPr>
              <w:t xml:space="preserve">30</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ab/>
            </w:r>
            <w:r>
              <w:rPr>
                <w:rFonts w:ascii="Arial" w:hAnsi="Arial" w:cs="Arial" w:eastAsia="Arial"/>
                <w:sz w:val="20"/>
              </w:rPr>
              <w:t xml:space="preserve">O sistema deve </w:t>
            </w:r>
            <w:r>
              <w:rPr>
                <w:rFonts w:ascii="Arial" w:hAnsi="Arial" w:cs="Arial" w:eastAsia="Arial"/>
                <w:sz w:val="20"/>
              </w:rPr>
              <w:t xml:space="preserve">gerar um gráfico contendo o lucro médio de cada serviço durante um período determinado.</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w:t>
            </w:r>
            <w:r>
              <w:rPr>
                <w:rFonts w:ascii="Arial" w:hAnsi="Arial" w:cs="Arial" w:eastAsia="Arial"/>
                <w:sz w:val="20"/>
              </w:rPr>
              <w:t xml:space="preserve">0</w:t>
            </w:r>
            <w:r>
              <w:rPr>
                <w:rFonts w:ascii="Arial" w:hAnsi="Arial" w:cs="Arial" w:eastAsia="Arial"/>
                <w:sz w:val="20"/>
              </w:rPr>
              <w:t xml:space="preserve">1, RD08</w:t>
            </w:r>
            <w:r/>
          </w:p>
        </w:tc>
        <w:tc>
          <w:tcPr>
            <w:tcW w:w="0" w:type="auto"/>
            <w:textDirection w:val="lrTb"/>
            <w:noWrap w:val="false"/>
          </w:tcPr>
          <w:p>
            <w:pPr>
              <w:spacing w:lineRule="auto" w:line="360"/>
              <w:rPr>
                <w:rFonts w:ascii="Arial" w:hAnsi="Arial" w:cs="Arial" w:eastAsia="Arial"/>
                <w:sz w:val="20"/>
              </w:rPr>
            </w:pPr>
            <w:r>
              <w:rPr>
                <w:rFonts w:ascii="Arial" w:hAnsi="Arial" w:cs="Arial" w:eastAsia="Arial"/>
                <w:sz w:val="20"/>
              </w:rPr>
            </w:r>
            <w:r/>
          </w:p>
        </w:tc>
      </w:tr>
      <w:tr>
        <w:trPr>
          <w:trHeight w:val="251"/>
        </w:trPr>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w:t>
            </w:r>
            <w:r>
              <w:rPr>
                <w:rFonts w:ascii="Arial" w:hAnsi="Arial" w:cs="Arial" w:eastAsia="Arial"/>
                <w:sz w:val="20"/>
              </w:rPr>
              <w:t xml:space="preserve">31</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ab/>
            </w:r>
            <w:r>
              <w:rPr>
                <w:rFonts w:ascii="Arial" w:hAnsi="Arial" w:cs="Arial" w:eastAsia="Arial"/>
                <w:sz w:val="20"/>
              </w:rPr>
              <w:t xml:space="preserve">O sistema deve </w:t>
            </w:r>
            <w:r>
              <w:rPr>
                <w:rFonts w:ascii="Arial" w:hAnsi="Arial" w:cs="Arial" w:eastAsia="Arial"/>
                <w:sz w:val="20"/>
              </w:rPr>
              <w:t xml:space="preserve">gerar indicações dos lugares onde a empresa deve investir mais, de acordo com a quantidade de clientes daquela região que utilizam serviços da empresa</w:t>
            </w:r>
            <w:r>
              <w:rPr>
                <w:rFonts w:ascii="Arial" w:hAnsi="Arial" w:cs="Arial" w:eastAsia="Arial"/>
                <w:sz w:val="20"/>
              </w:rPr>
              <w:t xml:space="preserve">.</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w:t>
            </w:r>
            <w:r>
              <w:rPr>
                <w:rFonts w:ascii="Arial" w:hAnsi="Arial" w:cs="Arial" w:eastAsia="Arial"/>
                <w:sz w:val="20"/>
              </w:rPr>
              <w:t xml:space="preserve">08, RD19</w:t>
            </w:r>
            <w:r/>
          </w:p>
        </w:tc>
        <w:tc>
          <w:tcPr>
            <w:tcW w:w="0" w:type="auto"/>
            <w:textDirection w:val="lrTb"/>
            <w:noWrap w:val="false"/>
          </w:tcPr>
          <w:p>
            <w:pPr>
              <w:keepNext/>
              <w:spacing w:lineRule="auto" w:line="360"/>
              <w:rPr>
                <w:rFonts w:ascii="Arial" w:hAnsi="Arial" w:cs="Arial" w:eastAsia="Arial"/>
                <w:sz w:val="20"/>
              </w:rPr>
            </w:pPr>
            <w:r>
              <w:rPr>
                <w:rFonts w:ascii="Arial" w:hAnsi="Arial" w:cs="Arial" w:eastAsia="Arial"/>
                <w:sz w:val="20"/>
              </w:rPr>
            </w:r>
            <w:r/>
          </w:p>
        </w:tc>
      </w:tr>
    </w:tbl>
    <w:p>
      <w:pPr>
        <w:pStyle w:val="236"/>
        <w:rPr>
          <w:rFonts w:ascii="Arial" w:hAnsi="Arial" w:cs="Arial"/>
          <w:color w:val="auto"/>
          <w:sz w:val="20"/>
        </w:rPr>
      </w:pPr>
      <w:r/>
      <w:bookmarkStart w:id="274" w:name="_Toc515021215"/>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30</w:t>
      </w:r>
      <w:r>
        <w:rPr>
          <w:rFonts w:ascii="Arial" w:hAnsi="Arial" w:cs="Arial"/>
          <w:color w:val="auto"/>
          <w:sz w:val="20"/>
        </w:rPr>
        <w:fldChar w:fldCharType="end"/>
      </w:r>
      <w:r>
        <w:rPr>
          <w:rFonts w:ascii="Arial" w:hAnsi="Arial" w:cs="Arial"/>
          <w:color w:val="auto"/>
          <w:sz w:val="20"/>
        </w:rPr>
        <w:t xml:space="preserve">-Gerar Gráfico de Lucro</w:t>
      </w:r>
      <w:bookmarkEnd w:id="274"/>
      <w:r/>
      <w:r/>
    </w:p>
    <w:p>
      <w:pPr>
        <w:pStyle w:val="267"/>
        <w:spacing w:lineRule="auto" w:line="360"/>
        <w:rPr>
          <w:rFonts w:ascii="Arial" w:hAnsi="Arial" w:cs="Arial"/>
        </w:rPr>
        <w:outlineLvl w:val="2"/>
      </w:pPr>
      <w:r/>
      <w:bookmarkStart w:id="275" w:name="_Toc515337389"/>
      <w:r>
        <w:rPr>
          <w:rFonts w:ascii="Arial" w:hAnsi="Arial" w:cs="Arial"/>
        </w:rPr>
        <w:t xml:space="preserve">Requisitos de Dados</w:t>
      </w:r>
      <w:bookmarkEnd w:id="275"/>
      <w:r/>
      <w:r/>
    </w:p>
    <w:p>
      <w:pPr>
        <w:rPr>
          <w:rFonts w:ascii="Arial" w:hAnsi="Arial" w:cs="Arial"/>
        </w:rPr>
      </w:pPr>
      <w:r>
        <w:rPr>
          <w:rFonts w:ascii="Arial" w:hAnsi="Arial" w:cs="Arial"/>
        </w:rPr>
        <w:t xml:space="preserve">Para cada requisito de dado deve ser preenchido:</w:t>
      </w:r>
      <w:r/>
    </w:p>
    <w:p>
      <w:pPr>
        <w:numPr>
          <w:ilvl w:val="0"/>
          <w:numId w:val="15"/>
        </w:numPr>
        <w:jc w:val="left"/>
        <w:spacing w:lineRule="auto" w:line="360"/>
        <w:rPr>
          <w:rFonts w:ascii="Arial" w:hAnsi="Arial" w:cs="Arial"/>
          <w:sz w:val="20"/>
        </w:rPr>
      </w:pPr>
      <w:r>
        <w:rPr>
          <w:rFonts w:ascii="Arial" w:hAnsi="Arial" w:cs="Arial"/>
          <w:sz w:val="20"/>
        </w:rPr>
        <w:t xml:space="preserve">Nome do atributo:</w:t>
      </w:r>
      <w:r/>
    </w:p>
    <w:p>
      <w:pPr>
        <w:numPr>
          <w:ilvl w:val="1"/>
          <w:numId w:val="15"/>
        </w:numPr>
        <w:jc w:val="left"/>
        <w:spacing w:lineRule="auto" w:line="360"/>
        <w:rPr>
          <w:rFonts w:ascii="Arial" w:hAnsi="Arial" w:cs="Arial"/>
          <w:sz w:val="20"/>
        </w:rPr>
      </w:pPr>
      <w:r>
        <w:rPr>
          <w:rFonts w:ascii="Arial" w:hAnsi="Arial" w:cs="Arial"/>
          <w:sz w:val="20"/>
        </w:rPr>
        <w:t xml:space="preserve">Obrigatório (O) - atributo de preenchimento obrigatório;</w:t>
      </w:r>
      <w:r/>
    </w:p>
    <w:p>
      <w:pPr>
        <w:pStyle w:val="256"/>
        <w:numPr>
          <w:ilvl w:val="1"/>
          <w:numId w:val="15"/>
        </w:numPr>
        <w:spacing w:lineRule="auto" w:line="360"/>
        <w:rPr>
          <w:rFonts w:ascii="Arial" w:hAnsi="Arial" w:cs="Arial"/>
          <w:sz w:val="20"/>
        </w:rPr>
      </w:pPr>
      <w:r>
        <w:rPr>
          <w:rFonts w:ascii="Arial" w:hAnsi="Arial" w:cs="Arial"/>
          <w:sz w:val="20"/>
        </w:rPr>
        <w:t xml:space="preserve">Editável (E) - atributo editável, permite o preenchimento;</w:t>
      </w:r>
      <w:r/>
    </w:p>
    <w:p>
      <w:pPr>
        <w:numPr>
          <w:ilvl w:val="1"/>
          <w:numId w:val="15"/>
        </w:numPr>
        <w:jc w:val="left"/>
        <w:spacing w:lineRule="auto" w:line="360"/>
        <w:rPr>
          <w:rFonts w:ascii="Arial" w:hAnsi="Arial" w:cs="Arial"/>
          <w:sz w:val="20"/>
        </w:rPr>
      </w:pPr>
      <w:r>
        <w:rPr>
          <w:rFonts w:ascii="Arial" w:hAnsi="Arial" w:cs="Arial"/>
          <w:sz w:val="20"/>
        </w:rPr>
        <w:t xml:space="preserve">Seleção (S) - lista de ocorrências que podem ou não gerar novos requisitos;</w:t>
      </w:r>
      <w:r/>
    </w:p>
    <w:p>
      <w:pPr>
        <w:numPr>
          <w:ilvl w:val="1"/>
          <w:numId w:val="15"/>
        </w:numPr>
        <w:jc w:val="left"/>
        <w:spacing w:lineRule="auto" w:line="360"/>
        <w:rPr>
          <w:rFonts w:ascii="Arial" w:hAnsi="Arial" w:cs="Arial"/>
          <w:sz w:val="20"/>
        </w:rPr>
      </w:pPr>
      <w:r>
        <w:rPr>
          <w:rFonts w:ascii="Arial" w:hAnsi="Arial" w:cs="Arial"/>
          <w:sz w:val="20"/>
        </w:rPr>
        <w:t xml:space="preserve">Leitura (L) - atributo somente de leitura.</w:t>
      </w:r>
      <w:r/>
    </w:p>
    <w:p>
      <w:pPr>
        <w:numPr>
          <w:ilvl w:val="0"/>
          <w:numId w:val="15"/>
        </w:numPr>
        <w:jc w:val="left"/>
        <w:spacing w:lineRule="auto" w:line="360"/>
        <w:rPr>
          <w:rFonts w:ascii="Arial" w:hAnsi="Arial" w:cs="Arial"/>
          <w:sz w:val="20"/>
        </w:rPr>
      </w:pPr>
      <w:r>
        <w:rPr>
          <w:rFonts w:ascii="Arial" w:hAnsi="Arial" w:cs="Arial"/>
          <w:sz w:val="20"/>
        </w:rPr>
        <w:t xml:space="preserve">Descrição</w:t>
      </w:r>
      <w:r/>
    </w:p>
    <w:p>
      <w:pPr>
        <w:numPr>
          <w:ilvl w:val="0"/>
          <w:numId w:val="15"/>
        </w:numPr>
        <w:jc w:val="left"/>
        <w:spacing w:lineRule="auto" w:line="360"/>
        <w:rPr>
          <w:rFonts w:ascii="Arial" w:hAnsi="Arial" w:cs="Arial"/>
          <w:sz w:val="20"/>
        </w:rPr>
      </w:pPr>
      <w:r>
        <w:rPr>
          <w:rFonts w:ascii="Arial" w:hAnsi="Arial" w:cs="Arial"/>
          <w:sz w:val="20"/>
        </w:rPr>
        <w:t xml:space="preserve">Exemplo</w:t>
      </w:r>
      <w:r/>
    </w:p>
    <w:p>
      <w:pPr>
        <w:numPr>
          <w:ilvl w:val="0"/>
          <w:numId w:val="15"/>
        </w:numPr>
        <w:jc w:val="left"/>
        <w:spacing w:lineRule="auto" w:line="360"/>
        <w:rPr>
          <w:rFonts w:ascii="Arial" w:hAnsi="Arial" w:cs="Arial"/>
          <w:sz w:val="20"/>
        </w:rPr>
      </w:pPr>
      <w:r>
        <w:rPr>
          <w:rFonts w:ascii="Arial" w:hAnsi="Arial" w:cs="Arial"/>
          <w:sz w:val="20"/>
        </w:rPr>
        <w:t xml:space="preserve">Tipo: </w:t>
      </w:r>
      <w:r/>
    </w:p>
    <w:p>
      <w:pPr>
        <w:numPr>
          <w:ilvl w:val="1"/>
          <w:numId w:val="15"/>
        </w:numPr>
        <w:jc w:val="left"/>
        <w:spacing w:lineRule="auto" w:line="360"/>
        <w:rPr>
          <w:rFonts w:ascii="Arial" w:hAnsi="Arial" w:cs="Arial"/>
          <w:sz w:val="20"/>
        </w:rPr>
      </w:pPr>
      <w:r>
        <w:rPr>
          <w:rFonts w:ascii="Arial" w:hAnsi="Arial" w:cs="Arial"/>
          <w:sz w:val="20"/>
        </w:rPr>
        <w:t xml:space="preserve">Alfanumérico (A)</w:t>
      </w:r>
      <w:r/>
    </w:p>
    <w:p>
      <w:pPr>
        <w:numPr>
          <w:ilvl w:val="1"/>
          <w:numId w:val="15"/>
        </w:numPr>
        <w:jc w:val="left"/>
        <w:spacing w:lineRule="auto" w:line="360"/>
        <w:rPr>
          <w:rFonts w:ascii="Arial" w:hAnsi="Arial" w:cs="Arial"/>
          <w:sz w:val="20"/>
        </w:rPr>
      </w:pPr>
      <w:r>
        <w:rPr>
          <w:rFonts w:ascii="Arial" w:hAnsi="Arial" w:cs="Arial"/>
          <w:sz w:val="20"/>
        </w:rPr>
        <w:t xml:space="preserve">Numérico (N)</w:t>
      </w:r>
      <w:r/>
    </w:p>
    <w:p>
      <w:pPr>
        <w:numPr>
          <w:ilvl w:val="1"/>
          <w:numId w:val="15"/>
        </w:numPr>
        <w:jc w:val="left"/>
        <w:spacing w:lineRule="auto" w:line="360"/>
        <w:rPr>
          <w:rFonts w:ascii="Arial" w:hAnsi="Arial" w:cs="Arial"/>
          <w:sz w:val="20"/>
        </w:rPr>
      </w:pPr>
      <w:r>
        <w:rPr>
          <w:rFonts w:ascii="Arial" w:hAnsi="Arial" w:cs="Arial"/>
          <w:sz w:val="20"/>
        </w:rPr>
        <w:t xml:space="preserve">Caracter</w:t>
      </w:r>
      <w:r>
        <w:rPr>
          <w:rFonts w:ascii="Arial" w:hAnsi="Arial" w:cs="Arial"/>
          <w:sz w:val="20"/>
        </w:rPr>
        <w:t xml:space="preserve">e</w:t>
      </w:r>
      <w:r>
        <w:rPr>
          <w:rFonts w:ascii="Arial" w:hAnsi="Arial" w:cs="Arial"/>
          <w:sz w:val="20"/>
        </w:rPr>
        <w:t xml:space="preserve"> (C)</w:t>
      </w:r>
      <w:r/>
    </w:p>
    <w:p>
      <w:pPr>
        <w:numPr>
          <w:ilvl w:val="1"/>
          <w:numId w:val="15"/>
        </w:numPr>
        <w:jc w:val="left"/>
        <w:spacing w:lineRule="auto" w:line="360"/>
        <w:rPr>
          <w:rFonts w:ascii="Arial" w:hAnsi="Arial" w:cs="Arial"/>
          <w:sz w:val="20"/>
        </w:rPr>
      </w:pPr>
      <w:r>
        <w:rPr>
          <w:rFonts w:ascii="Arial" w:hAnsi="Arial" w:cs="Arial"/>
          <w:sz w:val="20"/>
        </w:rPr>
        <w:t xml:space="preserve">Data (D)</w:t>
      </w:r>
      <w:r/>
    </w:p>
    <w:p>
      <w:pPr>
        <w:rPr>
          <w:rFonts w:ascii="Arial" w:hAnsi="Arial" w:cs="Arial"/>
          <w:b/>
        </w:rPr>
      </w:pPr>
      <w:r>
        <w:rPr>
          <w:rFonts w:ascii="Arial" w:hAnsi="Arial" w:cs="Arial"/>
          <w:b/>
        </w:rPr>
      </w:r>
      <w:r/>
    </w:p>
    <w:tbl>
      <w:tblPr>
        <w:tblW w:w="5000" w:type="pct"/>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518"/>
        <w:gridCol w:w="284"/>
        <w:gridCol w:w="273"/>
        <w:gridCol w:w="290"/>
        <w:gridCol w:w="350"/>
        <w:gridCol w:w="2753"/>
        <w:gridCol w:w="1459"/>
        <w:gridCol w:w="1368"/>
        <w:gridCol w:w="766"/>
      </w:tblGrid>
      <w:tr>
        <w:trPr>
          <w:trHeight w:val="341"/>
          <w:tblHeader/>
        </w:trPr>
        <w:tc>
          <w:tcPr>
            <w:gridSpan w:val="6"/>
            <w:shd w:val="clear" w:color="auto" w:fill="CCCCCC"/>
            <w:tcW w:w="3015" w:type="pct"/>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Identificador</w:t>
            </w:r>
            <w:r/>
          </w:p>
        </w:tc>
        <w:tc>
          <w:tcPr>
            <w:gridSpan w:val="3"/>
            <w:shd w:val="clear" w:color="auto" w:fill="CCCCCC"/>
            <w:tcW w:w="1985" w:type="pct"/>
            <w:vAlign w:val="center"/>
            <w:textDirection w:val="lrTb"/>
            <w:noWrap w:val="false"/>
          </w:tcPr>
          <w:p>
            <w:pPr>
              <w:spacing w:lineRule="auto" w:line="360"/>
              <w:rPr>
                <w:rFonts w:ascii="Arial" w:hAnsi="Arial" w:cs="Arial"/>
                <w:sz w:val="20"/>
              </w:rPr>
            </w:pPr>
            <w:r>
              <w:rPr>
                <w:rFonts w:ascii="Arial" w:hAnsi="Arial" w:cs="Arial"/>
                <w:b/>
                <w:sz w:val="20"/>
                <w:szCs w:val="16"/>
              </w:rPr>
              <w:t xml:space="preserve">Requisito Funcional</w:t>
            </w:r>
            <w:r/>
          </w:p>
        </w:tc>
      </w:tr>
      <w:tr>
        <w:trPr>
          <w:trHeight w:val="341"/>
          <w:tblHeader/>
        </w:trPr>
        <w:tc>
          <w:tcPr>
            <w:gridSpan w:val="6"/>
            <w:shd w:val="clear" w:color="auto" w:fill="FFFFFF"/>
            <w:tcW w:w="3015" w:type="pct"/>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[RD 01] </w:t>
            </w:r>
            <w:r>
              <w:rPr>
                <w:rFonts w:ascii="Arial" w:hAnsi="Arial" w:cs="Arial"/>
                <w:b/>
                <w:sz w:val="20"/>
                <w:szCs w:val="16"/>
              </w:rPr>
              <w:noBreakHyphen/>
              <w:t xml:space="preserve"> Código da Apostila</w:t>
            </w:r>
            <w:r/>
          </w:p>
        </w:tc>
        <w:tc>
          <w:tcPr>
            <w:gridSpan w:val="3"/>
            <w:shd w:val="clear" w:color="auto" w:fill="FFFFFF"/>
            <w:tcW w:w="1985" w:type="pct"/>
            <w:vAlign w:val="center"/>
            <w:textDirection w:val="lrTb"/>
            <w:noWrap w:val="false"/>
          </w:tcPr>
          <w:p>
            <w:pPr>
              <w:spacing w:lineRule="auto" w:line="360"/>
              <w:rPr>
                <w:rFonts w:ascii="Arial" w:hAnsi="Arial" w:cs="Arial"/>
                <w:sz w:val="20"/>
              </w:rPr>
            </w:pPr>
            <w:r>
              <w:rPr>
                <w:rFonts w:ascii="Arial" w:hAnsi="Arial" w:cs="Arial"/>
                <w:b/>
                <w:sz w:val="20"/>
                <w:szCs w:val="16"/>
              </w:rPr>
              <w:t xml:space="preserve">[RF 04 </w:t>
            </w:r>
            <w:r>
              <w:rPr>
                <w:rFonts w:ascii="Arial" w:hAnsi="Arial" w:cs="Arial"/>
                <w:b/>
                <w:sz w:val="20"/>
                <w:szCs w:val="16"/>
              </w:rPr>
              <w:noBreakHyphen/>
              <w:t xml:space="preserve"> Excluir</w:t>
            </w:r>
            <w:r>
              <w:rPr>
                <w:rFonts w:ascii="Arial" w:hAnsi="Arial" w:cs="Arial"/>
                <w:b/>
                <w:sz w:val="20"/>
                <w:szCs w:val="16"/>
              </w:rPr>
              <w:t xml:space="preserve"> apostila, RF01 </w:t>
            </w:r>
            <w:r>
              <w:rPr>
                <w:rFonts w:ascii="Arial" w:hAnsi="Arial" w:cs="Arial"/>
                <w:b/>
                <w:sz w:val="20"/>
                <w:szCs w:val="16"/>
              </w:rPr>
              <w:noBreakHyphen/>
              <w:t xml:space="preserve"> Cadastrar apostila, RF03 </w:t>
            </w:r>
            <w:r>
              <w:rPr>
                <w:rFonts w:ascii="Arial" w:hAnsi="Arial" w:cs="Arial"/>
                <w:b/>
                <w:sz w:val="20"/>
                <w:szCs w:val="16"/>
              </w:rPr>
              <w:noBreakHyphen/>
              <w:t xml:space="preserve"> Alterar apostila]</w:t>
            </w:r>
            <w:r/>
          </w:p>
        </w:tc>
      </w:tr>
      <w:tr>
        <w:trPr>
          <w:trHeight w:val="341"/>
          <w:tblHeader/>
        </w:trPr>
        <w:tc>
          <w:tcPr>
            <w:shd w:val="clear" w:color="auto" w:fill="CCCCCC"/>
            <w:tcW w:w="839"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Nome</w:t>
            </w:r>
            <w:r/>
          </w:p>
        </w:tc>
        <w:tc>
          <w:tcPr>
            <w:shd w:val="clear" w:color="auto" w:fill="CCCCCC"/>
            <w:tcW w:w="158" w:type="pct"/>
            <w:vAlign w:val="center"/>
            <w:textDirection w:val="lrTb"/>
            <w:noWrap w:val="false"/>
          </w:tcPr>
          <w:p>
            <w:pPr>
              <w:ind w:left="-133" w:right="-102"/>
              <w:jc w:val="center"/>
              <w:spacing w:lineRule="auto" w:line="360"/>
              <w:rPr>
                <w:rFonts w:ascii="Arial" w:hAnsi="Arial" w:cs="Arial"/>
                <w:sz w:val="20"/>
              </w:rPr>
            </w:pPr>
            <w:r>
              <w:rPr>
                <w:rFonts w:ascii="Arial" w:hAnsi="Arial" w:cs="Arial"/>
                <w:b/>
                <w:sz w:val="20"/>
                <w:szCs w:val="16"/>
              </w:rPr>
              <w:t xml:space="preserve">O</w:t>
            </w:r>
            <w:r/>
          </w:p>
        </w:tc>
        <w:tc>
          <w:tcPr>
            <w:shd w:val="clear" w:color="auto" w:fill="CCCCCC"/>
            <w:tcW w:w="152" w:type="pct"/>
            <w:vAlign w:val="center"/>
            <w:textDirection w:val="lrTb"/>
            <w:noWrap w:val="false"/>
          </w:tcPr>
          <w:p>
            <w:pPr>
              <w:ind w:left="-184" w:right="-96"/>
              <w:jc w:val="center"/>
              <w:spacing w:lineRule="auto" w:line="360"/>
              <w:rPr>
                <w:rFonts w:ascii="Arial" w:hAnsi="Arial" w:cs="Arial"/>
                <w:sz w:val="20"/>
              </w:rPr>
            </w:pPr>
            <w:r>
              <w:rPr>
                <w:rFonts w:ascii="Arial" w:hAnsi="Arial" w:cs="Arial"/>
                <w:b/>
                <w:sz w:val="20"/>
                <w:szCs w:val="16"/>
              </w:rPr>
              <w:t xml:space="preserve">E</w:t>
            </w:r>
            <w:r/>
          </w:p>
        </w:tc>
        <w:tc>
          <w:tcPr>
            <w:shd w:val="clear" w:color="auto" w:fill="CCCCCC"/>
            <w:tcW w:w="161" w:type="pct"/>
            <w:vAlign w:val="center"/>
            <w:textDirection w:val="lrTb"/>
            <w:noWrap w:val="false"/>
          </w:tcPr>
          <w:p>
            <w:pPr>
              <w:ind w:left="-171" w:right="-96"/>
              <w:jc w:val="center"/>
              <w:spacing w:lineRule="auto" w:line="360"/>
              <w:rPr>
                <w:rFonts w:ascii="Arial" w:hAnsi="Arial" w:cs="Arial"/>
                <w:sz w:val="20"/>
              </w:rPr>
            </w:pPr>
            <w:r>
              <w:rPr>
                <w:rFonts w:ascii="Arial" w:hAnsi="Arial" w:cs="Arial"/>
                <w:b/>
                <w:sz w:val="20"/>
                <w:szCs w:val="16"/>
              </w:rPr>
              <w:t xml:space="preserve">S</w:t>
            </w:r>
            <w:r/>
          </w:p>
        </w:tc>
        <w:tc>
          <w:tcPr>
            <w:shd w:val="clear" w:color="auto" w:fill="CCCCCC"/>
            <w:tcW w:w="185" w:type="pct"/>
            <w:vAlign w:val="center"/>
            <w:textDirection w:val="lrTb"/>
            <w:noWrap w:val="false"/>
          </w:tcPr>
          <w:p>
            <w:pPr>
              <w:ind w:right="-96"/>
              <w:spacing w:lineRule="auto" w:line="360"/>
              <w:rPr>
                <w:rFonts w:ascii="Arial" w:hAnsi="Arial" w:cs="Arial"/>
                <w:sz w:val="20"/>
              </w:rPr>
            </w:pPr>
            <w:r>
              <w:rPr>
                <w:rFonts w:ascii="Arial" w:hAnsi="Arial" w:cs="Arial"/>
                <w:b/>
                <w:sz w:val="20"/>
                <w:szCs w:val="16"/>
              </w:rPr>
              <w:t xml:space="preserve">L</w:t>
            </w:r>
            <w:r/>
          </w:p>
        </w:tc>
        <w:tc>
          <w:tcPr>
            <w:gridSpan w:val="2"/>
            <w:shd w:val="clear" w:color="auto" w:fill="CCCCCC"/>
            <w:tcW w:w="2326"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Descrição</w:t>
            </w:r>
            <w:r/>
          </w:p>
        </w:tc>
        <w:tc>
          <w:tcPr>
            <w:shd w:val="clear" w:color="auto" w:fill="CCCCCC"/>
            <w:tcW w:w="756"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Exemplo</w:t>
            </w:r>
            <w:r/>
          </w:p>
        </w:tc>
        <w:tc>
          <w:tcPr>
            <w:shd w:val="clear" w:color="auto" w:fill="CCCCCC"/>
            <w:tcW w:w="423" w:type="pct"/>
            <w:textDirection w:val="lrTb"/>
            <w:noWrap w:val="false"/>
          </w:tcPr>
          <w:p>
            <w:pPr>
              <w:jc w:val="center"/>
              <w:spacing w:lineRule="auto" w:line="360"/>
              <w:rPr>
                <w:rFonts w:ascii="Arial" w:hAnsi="Arial" w:cs="Arial"/>
                <w:sz w:val="20"/>
              </w:rPr>
            </w:pPr>
            <w:r>
              <w:rPr>
                <w:rFonts w:ascii="Arial" w:hAnsi="Arial" w:cs="Arial"/>
                <w:b/>
                <w:sz w:val="20"/>
                <w:szCs w:val="16"/>
              </w:rPr>
              <w:t xml:space="preserve">Tipo</w:t>
            </w:r>
            <w:r/>
          </w:p>
        </w:tc>
      </w:tr>
      <w:tr>
        <w:trPr/>
        <w:tc>
          <w:tcPr>
            <w:tcW w:w="839" w:type="pct"/>
            <w:textDirection w:val="lrTb"/>
            <w:noWrap w:val="false"/>
          </w:tcPr>
          <w:p>
            <w:pPr>
              <w:spacing w:lineRule="auto" w:line="360"/>
              <w:rPr>
                <w:rFonts w:ascii="Arial" w:hAnsi="Arial" w:cs="Arial"/>
                <w:sz w:val="20"/>
              </w:rPr>
            </w:pPr>
            <w:r>
              <w:rPr>
                <w:rFonts w:ascii="Arial" w:hAnsi="Arial" w:cs="Arial"/>
                <w:sz w:val="20"/>
                <w:szCs w:val="16"/>
              </w:rPr>
              <w:t xml:space="preserve">Código </w:t>
            </w:r>
            <w:r/>
          </w:p>
        </w:tc>
        <w:tc>
          <w:tcPr>
            <w:tcW w:w="158" w:type="pct"/>
            <w:textDirection w:val="lrTb"/>
            <w:noWrap w:val="false"/>
          </w:tcPr>
          <w:p>
            <w:pPr>
              <w:ind w:left="-133" w:right="-220" w:hanging="133"/>
              <w:jc w:val="center"/>
              <w:spacing w:lineRule="auto" w:line="360"/>
              <w:rPr>
                <w:rFonts w:ascii="Arial" w:hAnsi="Arial" w:cs="Arial"/>
                <w:sz w:val="20"/>
              </w:rPr>
            </w:pPr>
            <w:r>
              <w:rPr>
                <w:rFonts w:ascii="Arial" w:hAnsi="Arial" w:cs="Arial"/>
                <w:sz w:val="20"/>
              </w:rPr>
            </w:r>
            <w:r/>
          </w:p>
        </w:tc>
        <w:tc>
          <w:tcPr>
            <w:tcW w:w="152" w:type="pct"/>
            <w:textDirection w:val="lrTb"/>
            <w:noWrap w:val="false"/>
          </w:tcPr>
          <w:p>
            <w:pPr>
              <w:spacing w:lineRule="auto" w:line="360"/>
              <w:rPr>
                <w:rFonts w:ascii="Arial" w:hAnsi="Arial" w:cs="Arial"/>
                <w:sz w:val="20"/>
              </w:rPr>
            </w:pPr>
            <w:r>
              <w:rPr>
                <w:rFonts w:ascii="Arial" w:hAnsi="Arial" w:cs="Arial"/>
                <w:sz w:val="20"/>
              </w:rPr>
            </w:r>
            <w:r/>
          </w:p>
        </w:tc>
        <w:tc>
          <w:tcPr>
            <w:tcW w:w="161" w:type="pct"/>
            <w:textDirection w:val="lrTb"/>
            <w:noWrap w:val="false"/>
          </w:tcPr>
          <w:p>
            <w:pPr>
              <w:spacing w:lineRule="auto" w:line="360"/>
              <w:rPr>
                <w:rFonts w:ascii="Arial" w:hAnsi="Arial" w:cs="Arial"/>
                <w:sz w:val="20"/>
              </w:rPr>
            </w:pPr>
            <w:r>
              <w:rPr>
                <w:rFonts w:ascii="Arial" w:hAnsi="Arial" w:cs="Arial"/>
                <w:sz w:val="20"/>
              </w:rPr>
            </w:r>
            <w:r/>
          </w:p>
        </w:tc>
        <w:tc>
          <w:tcPr>
            <w:tcW w:w="185" w:type="pct"/>
            <w:textDirection w:val="lrTb"/>
            <w:noWrap w:val="false"/>
          </w:tcPr>
          <w:p>
            <w:pPr>
              <w:spacing w:lineRule="auto" w:line="360"/>
              <w:rPr>
                <w:rFonts w:ascii="Arial" w:hAnsi="Arial" w:cs="Arial"/>
                <w:sz w:val="20"/>
              </w:rPr>
            </w:pPr>
            <w:r>
              <w:rPr>
                <w:rFonts w:ascii="Arial" w:hAnsi="Arial" w:cs="Arial"/>
                <w:sz w:val="20"/>
                <w:szCs w:val="16"/>
              </w:rPr>
              <w:t xml:space="preserve">X</w:t>
            </w:r>
            <w:r/>
          </w:p>
        </w:tc>
        <w:tc>
          <w:tcPr>
            <w:gridSpan w:val="2"/>
            <w:tcW w:w="2326" w:type="pct"/>
            <w:textDirection w:val="lrTb"/>
            <w:noWrap w:val="false"/>
          </w:tcPr>
          <w:p>
            <w:pPr>
              <w:rPr>
                <w:rFonts w:ascii="Arial" w:hAnsi="Arial" w:cs="Arial"/>
                <w:sz w:val="20"/>
              </w:rPr>
            </w:pPr>
            <w:r>
              <w:rPr>
                <w:rFonts w:ascii="Arial" w:hAnsi="Arial" w:cs="Arial"/>
                <w:sz w:val="20"/>
                <w:szCs w:val="16"/>
              </w:rPr>
              <w:t xml:space="preserve">O código da apostila</w:t>
            </w:r>
            <w:r/>
          </w:p>
        </w:tc>
        <w:tc>
          <w:tcPr>
            <w:tcW w:w="756" w:type="pct"/>
            <w:textDirection w:val="lrTb"/>
            <w:noWrap w:val="false"/>
          </w:tcPr>
          <w:p>
            <w:pPr>
              <w:spacing w:lineRule="auto" w:line="360"/>
              <w:rPr>
                <w:rFonts w:ascii="Arial" w:hAnsi="Arial" w:cs="Arial"/>
                <w:sz w:val="20"/>
              </w:rPr>
            </w:pPr>
            <w:r>
              <w:rPr>
                <w:rFonts w:ascii="Arial" w:hAnsi="Arial" w:cs="Arial"/>
                <w:sz w:val="20"/>
                <w:szCs w:val="16"/>
              </w:rPr>
              <w:t xml:space="preserve">1</w:t>
            </w:r>
            <w:r/>
          </w:p>
        </w:tc>
        <w:tc>
          <w:tcPr>
            <w:tcW w:w="423" w:type="pct"/>
            <w:textDirection w:val="lrTb"/>
            <w:noWrap w:val="false"/>
          </w:tcPr>
          <w:p>
            <w:pPr>
              <w:keepNext/>
              <w:spacing w:lineRule="auto" w:line="360"/>
              <w:rPr>
                <w:rFonts w:ascii="Arial" w:hAnsi="Arial" w:cs="Arial"/>
                <w:sz w:val="20"/>
              </w:rPr>
            </w:pPr>
            <w:r>
              <w:rPr>
                <w:rFonts w:ascii="Arial" w:hAnsi="Arial" w:cs="Arial"/>
                <w:sz w:val="20"/>
                <w:szCs w:val="16"/>
              </w:rPr>
              <w:t xml:space="preserve">N</w:t>
            </w:r>
            <w:r/>
          </w:p>
        </w:tc>
      </w:tr>
    </w:tbl>
    <w:p>
      <w:pPr>
        <w:pStyle w:val="236"/>
      </w:pPr>
      <w:r/>
      <w:bookmarkStart w:id="276" w:name="_Toc515021216"/>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31</w:t>
      </w:r>
      <w:r>
        <w:rPr>
          <w:rFonts w:ascii="Arial" w:hAnsi="Arial" w:cs="Arial"/>
          <w:color w:val="auto"/>
          <w:sz w:val="20"/>
        </w:rPr>
        <w:fldChar w:fldCharType="end"/>
      </w:r>
      <w:r>
        <w:rPr>
          <w:rFonts w:ascii="Arial" w:hAnsi="Arial" w:cs="Arial"/>
          <w:color w:val="auto"/>
          <w:sz w:val="20"/>
        </w:rPr>
        <w:t xml:space="preserve">-Requisito de dados 1</w:t>
      </w:r>
      <w:bookmarkEnd w:id="276"/>
      <w:r/>
      <w:r/>
    </w:p>
    <w:tbl>
      <w:tblPr>
        <w:tblW w:w="5000" w:type="pct"/>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508"/>
        <w:gridCol w:w="274"/>
        <w:gridCol w:w="350"/>
        <w:gridCol w:w="281"/>
        <w:gridCol w:w="339"/>
        <w:gridCol w:w="2744"/>
        <w:gridCol w:w="1450"/>
        <w:gridCol w:w="1359"/>
        <w:gridCol w:w="756"/>
      </w:tblGrid>
      <w:tr>
        <w:trPr>
          <w:trHeight w:val="341"/>
          <w:tblHeader/>
        </w:trPr>
        <w:tc>
          <w:tcPr>
            <w:gridSpan w:val="6"/>
            <w:shd w:val="clear" w:color="auto" w:fill="CCCCCC"/>
            <w:tcW w:w="3015" w:type="pct"/>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Identificador</w:t>
            </w:r>
            <w:r/>
          </w:p>
        </w:tc>
        <w:tc>
          <w:tcPr>
            <w:gridSpan w:val="3"/>
            <w:shd w:val="clear" w:color="auto" w:fill="CCCCCC"/>
            <w:tcW w:w="1985" w:type="pct"/>
            <w:vAlign w:val="center"/>
            <w:textDirection w:val="lrTb"/>
            <w:noWrap w:val="false"/>
          </w:tcPr>
          <w:p>
            <w:pPr>
              <w:spacing w:lineRule="auto" w:line="360"/>
              <w:rPr>
                <w:rFonts w:ascii="Arial" w:hAnsi="Arial" w:cs="Arial"/>
                <w:sz w:val="20"/>
              </w:rPr>
            </w:pPr>
            <w:r>
              <w:rPr>
                <w:rFonts w:ascii="Arial" w:hAnsi="Arial" w:cs="Arial"/>
                <w:b/>
                <w:sz w:val="20"/>
                <w:szCs w:val="16"/>
              </w:rPr>
              <w:t xml:space="preserve">Requisito Funcional</w:t>
            </w:r>
            <w:r/>
          </w:p>
        </w:tc>
      </w:tr>
      <w:tr>
        <w:trPr>
          <w:trHeight w:val="341"/>
          <w:tblHeader/>
        </w:trPr>
        <w:tc>
          <w:tcPr>
            <w:gridSpan w:val="6"/>
            <w:shd w:val="clear" w:color="auto" w:fill="FFFFFF"/>
            <w:tcW w:w="3015" w:type="pct"/>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[RD 02] </w:t>
            </w:r>
            <w:r>
              <w:rPr>
                <w:rFonts w:ascii="Arial" w:hAnsi="Arial" w:cs="Arial"/>
                <w:b/>
                <w:sz w:val="20"/>
                <w:szCs w:val="16"/>
              </w:rPr>
              <w:noBreakHyphen/>
              <w:t xml:space="preserve"> Dados da Apostila</w:t>
            </w:r>
            <w:r/>
          </w:p>
        </w:tc>
        <w:tc>
          <w:tcPr>
            <w:gridSpan w:val="3"/>
            <w:shd w:val="clear" w:color="auto" w:fill="FFFFFF"/>
            <w:tcW w:w="1985" w:type="pct"/>
            <w:vAlign w:val="center"/>
            <w:textDirection w:val="lrTb"/>
            <w:noWrap w:val="false"/>
          </w:tcPr>
          <w:p>
            <w:pPr>
              <w:spacing w:lineRule="auto" w:line="360"/>
              <w:rPr>
                <w:rFonts w:ascii="Arial" w:hAnsi="Arial" w:cs="Arial"/>
                <w:sz w:val="20"/>
              </w:rPr>
            </w:pPr>
            <w:r>
              <w:rPr>
                <w:rFonts w:ascii="Arial" w:hAnsi="Arial" w:cs="Arial"/>
                <w:b/>
                <w:sz w:val="20"/>
                <w:szCs w:val="16"/>
              </w:rPr>
              <w:t xml:space="preserve">[RF 01 </w:t>
            </w:r>
            <w:r>
              <w:rPr>
                <w:rFonts w:ascii="Arial" w:hAnsi="Arial" w:cs="Arial"/>
                <w:b/>
                <w:sz w:val="20"/>
                <w:szCs w:val="16"/>
              </w:rPr>
              <w:noBreakHyphen/>
              <w:t xml:space="preserve"> Cadastrar</w:t>
            </w:r>
            <w:r>
              <w:rPr>
                <w:rFonts w:ascii="Arial" w:hAnsi="Arial" w:cs="Arial"/>
                <w:b/>
                <w:sz w:val="20"/>
                <w:szCs w:val="16"/>
              </w:rPr>
              <w:t xml:space="preserve"> apostila, RF 02 </w:t>
            </w:r>
            <w:r>
              <w:rPr>
                <w:rFonts w:ascii="Arial" w:hAnsi="Arial" w:cs="Arial"/>
                <w:b/>
                <w:sz w:val="20"/>
                <w:szCs w:val="16"/>
              </w:rPr>
              <w:noBreakHyphen/>
              <w:t xml:space="preserve"> Consultar apostila, RF 03 </w:t>
            </w:r>
            <w:r>
              <w:rPr>
                <w:rFonts w:ascii="Arial" w:hAnsi="Arial" w:cs="Arial"/>
                <w:b/>
                <w:sz w:val="20"/>
                <w:szCs w:val="16"/>
              </w:rPr>
              <w:noBreakHyphen/>
              <w:t xml:space="preserve"> Alterar apostila]</w:t>
            </w:r>
            <w:r/>
          </w:p>
        </w:tc>
      </w:tr>
      <w:tr>
        <w:trPr>
          <w:trHeight w:val="341"/>
          <w:tblHeader/>
        </w:trPr>
        <w:tc>
          <w:tcPr>
            <w:shd w:val="clear" w:color="auto" w:fill="CCCCCC"/>
            <w:tcW w:w="839"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Nome</w:t>
            </w:r>
            <w:r/>
          </w:p>
        </w:tc>
        <w:tc>
          <w:tcPr>
            <w:shd w:val="clear" w:color="auto" w:fill="CCCCCC"/>
            <w:tcW w:w="158" w:type="pct"/>
            <w:vAlign w:val="center"/>
            <w:textDirection w:val="lrTb"/>
            <w:noWrap w:val="false"/>
          </w:tcPr>
          <w:p>
            <w:pPr>
              <w:ind w:left="-133" w:right="-102"/>
              <w:jc w:val="center"/>
              <w:spacing w:lineRule="auto" w:line="360"/>
              <w:rPr>
                <w:rFonts w:ascii="Arial" w:hAnsi="Arial" w:cs="Arial"/>
                <w:sz w:val="20"/>
              </w:rPr>
            </w:pPr>
            <w:r>
              <w:rPr>
                <w:rFonts w:ascii="Arial" w:hAnsi="Arial" w:cs="Arial"/>
                <w:b/>
                <w:sz w:val="20"/>
                <w:szCs w:val="16"/>
              </w:rPr>
              <w:t xml:space="preserve">O</w:t>
            </w:r>
            <w:r/>
          </w:p>
        </w:tc>
        <w:tc>
          <w:tcPr>
            <w:shd w:val="clear" w:color="auto" w:fill="CCCCCC"/>
            <w:tcW w:w="152" w:type="pct"/>
            <w:vAlign w:val="center"/>
            <w:textDirection w:val="lrTb"/>
            <w:noWrap w:val="false"/>
          </w:tcPr>
          <w:p>
            <w:pPr>
              <w:ind w:left="-184" w:right="-96"/>
              <w:jc w:val="center"/>
              <w:spacing w:lineRule="auto" w:line="360"/>
              <w:rPr>
                <w:rFonts w:ascii="Arial" w:hAnsi="Arial" w:cs="Arial"/>
                <w:sz w:val="20"/>
              </w:rPr>
            </w:pPr>
            <w:r>
              <w:rPr>
                <w:rFonts w:ascii="Arial" w:hAnsi="Arial" w:cs="Arial"/>
                <w:b/>
                <w:sz w:val="20"/>
                <w:szCs w:val="16"/>
              </w:rPr>
              <w:t xml:space="preserve">E</w:t>
            </w:r>
            <w:r/>
          </w:p>
        </w:tc>
        <w:tc>
          <w:tcPr>
            <w:shd w:val="clear" w:color="auto" w:fill="CCCCCC"/>
            <w:tcW w:w="161" w:type="pct"/>
            <w:vAlign w:val="center"/>
            <w:textDirection w:val="lrTb"/>
            <w:noWrap w:val="false"/>
          </w:tcPr>
          <w:p>
            <w:pPr>
              <w:ind w:left="-171" w:right="-96"/>
              <w:jc w:val="center"/>
              <w:spacing w:lineRule="auto" w:line="360"/>
              <w:rPr>
                <w:rFonts w:ascii="Arial" w:hAnsi="Arial" w:cs="Arial"/>
                <w:sz w:val="20"/>
              </w:rPr>
            </w:pPr>
            <w:r>
              <w:rPr>
                <w:rFonts w:ascii="Arial" w:hAnsi="Arial" w:cs="Arial"/>
                <w:b/>
                <w:sz w:val="20"/>
                <w:szCs w:val="16"/>
              </w:rPr>
              <w:t xml:space="preserve">S</w:t>
            </w:r>
            <w:r/>
          </w:p>
        </w:tc>
        <w:tc>
          <w:tcPr>
            <w:shd w:val="clear" w:color="auto" w:fill="CCCCCC"/>
            <w:tcW w:w="185" w:type="pct"/>
            <w:vAlign w:val="center"/>
            <w:textDirection w:val="lrTb"/>
            <w:noWrap w:val="false"/>
          </w:tcPr>
          <w:p>
            <w:pPr>
              <w:ind w:right="-96"/>
              <w:spacing w:lineRule="auto" w:line="360"/>
              <w:rPr>
                <w:rFonts w:ascii="Arial" w:hAnsi="Arial" w:cs="Arial"/>
                <w:sz w:val="20"/>
              </w:rPr>
            </w:pPr>
            <w:r>
              <w:rPr>
                <w:rFonts w:ascii="Arial" w:hAnsi="Arial" w:cs="Arial"/>
                <w:b/>
                <w:sz w:val="20"/>
                <w:szCs w:val="16"/>
              </w:rPr>
              <w:t xml:space="preserve">L</w:t>
            </w:r>
            <w:r/>
          </w:p>
        </w:tc>
        <w:tc>
          <w:tcPr>
            <w:gridSpan w:val="2"/>
            <w:shd w:val="clear" w:color="auto" w:fill="CCCCCC"/>
            <w:tcW w:w="2326"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Descrição</w:t>
            </w:r>
            <w:r/>
          </w:p>
        </w:tc>
        <w:tc>
          <w:tcPr>
            <w:shd w:val="clear" w:color="auto" w:fill="CCCCCC"/>
            <w:tcW w:w="756"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Exemplo</w:t>
            </w:r>
            <w:r/>
          </w:p>
        </w:tc>
        <w:tc>
          <w:tcPr>
            <w:shd w:val="clear" w:color="auto" w:fill="CCCCCC"/>
            <w:tcW w:w="423" w:type="pct"/>
            <w:textDirection w:val="lrTb"/>
            <w:noWrap w:val="false"/>
          </w:tcPr>
          <w:p>
            <w:pPr>
              <w:jc w:val="center"/>
              <w:spacing w:lineRule="auto" w:line="360"/>
              <w:rPr>
                <w:rFonts w:ascii="Arial" w:hAnsi="Arial" w:cs="Arial"/>
                <w:sz w:val="20"/>
              </w:rPr>
            </w:pPr>
            <w:r>
              <w:rPr>
                <w:rFonts w:ascii="Arial" w:hAnsi="Arial" w:cs="Arial"/>
                <w:b/>
                <w:sz w:val="20"/>
                <w:szCs w:val="16"/>
              </w:rPr>
              <w:t xml:space="preserve">Tipo</w:t>
            </w:r>
            <w:r/>
          </w:p>
        </w:tc>
      </w:tr>
      <w:tr>
        <w:trPr/>
        <w:tc>
          <w:tcPr>
            <w:tcW w:w="839" w:type="pct"/>
            <w:textDirection w:val="lrTb"/>
            <w:noWrap w:val="false"/>
          </w:tcPr>
          <w:p>
            <w:pPr>
              <w:spacing w:lineRule="auto" w:line="360"/>
              <w:rPr>
                <w:rFonts w:ascii="Arial" w:hAnsi="Arial" w:cs="Arial"/>
                <w:sz w:val="20"/>
              </w:rPr>
            </w:pPr>
            <w:r>
              <w:rPr>
                <w:rFonts w:ascii="Arial" w:hAnsi="Arial" w:cs="Arial"/>
                <w:sz w:val="20"/>
                <w:szCs w:val="16"/>
              </w:rPr>
              <w:t xml:space="preserve">Título</w:t>
            </w:r>
            <w:r/>
          </w:p>
        </w:tc>
        <w:tc>
          <w:tcPr>
            <w:tcW w:w="158" w:type="pct"/>
            <w:textDirection w:val="lrTb"/>
            <w:noWrap w:val="false"/>
          </w:tcPr>
          <w:p>
            <w:pPr>
              <w:ind w:left="-133" w:right="-220" w:hanging="133"/>
              <w:jc w:val="center"/>
              <w:spacing w:lineRule="auto" w:line="360"/>
              <w:rPr>
                <w:rFonts w:ascii="Arial" w:hAnsi="Arial" w:cs="Arial"/>
                <w:sz w:val="20"/>
              </w:rPr>
            </w:pPr>
            <w:r>
              <w:rPr>
                <w:rFonts w:ascii="Arial" w:hAnsi="Arial" w:cs="Arial"/>
                <w:sz w:val="20"/>
                <w:szCs w:val="16"/>
              </w:rPr>
              <w:t xml:space="preserve">X</w:t>
            </w:r>
            <w:r/>
          </w:p>
        </w:tc>
        <w:tc>
          <w:tcPr>
            <w:tcW w:w="152" w:type="pct"/>
            <w:textDirection w:val="lrTb"/>
            <w:noWrap w:val="false"/>
          </w:tcPr>
          <w:p>
            <w:pPr>
              <w:spacing w:lineRule="auto" w:line="360"/>
              <w:rPr>
                <w:rFonts w:ascii="Arial" w:hAnsi="Arial" w:cs="Arial"/>
                <w:sz w:val="20"/>
              </w:rPr>
            </w:pPr>
            <w:r>
              <w:rPr>
                <w:rFonts w:ascii="Arial" w:hAnsi="Arial" w:cs="Arial"/>
                <w:sz w:val="20"/>
                <w:szCs w:val="16"/>
              </w:rPr>
              <w:t xml:space="preserve">X</w:t>
            </w:r>
            <w:r/>
          </w:p>
        </w:tc>
        <w:tc>
          <w:tcPr>
            <w:tcW w:w="161" w:type="pct"/>
            <w:textDirection w:val="lrTb"/>
            <w:noWrap w:val="false"/>
          </w:tcPr>
          <w:p>
            <w:pPr>
              <w:spacing w:lineRule="auto" w:line="360"/>
              <w:rPr>
                <w:rFonts w:ascii="Arial" w:hAnsi="Arial" w:cs="Arial"/>
                <w:sz w:val="20"/>
              </w:rPr>
            </w:pPr>
            <w:r>
              <w:rPr>
                <w:rFonts w:ascii="Arial" w:hAnsi="Arial" w:cs="Arial"/>
                <w:sz w:val="20"/>
              </w:rPr>
            </w:r>
            <w:r/>
          </w:p>
        </w:tc>
        <w:tc>
          <w:tcPr>
            <w:tcW w:w="185" w:type="pct"/>
            <w:textDirection w:val="lrTb"/>
            <w:noWrap w:val="false"/>
          </w:tcPr>
          <w:p>
            <w:pPr>
              <w:spacing w:lineRule="auto" w:line="360"/>
              <w:rPr>
                <w:rFonts w:ascii="Arial" w:hAnsi="Arial" w:cs="Arial"/>
                <w:sz w:val="20"/>
              </w:rPr>
            </w:pPr>
            <w:r>
              <w:rPr>
                <w:rFonts w:ascii="Arial" w:hAnsi="Arial" w:cs="Arial"/>
                <w:sz w:val="20"/>
              </w:rPr>
            </w:r>
            <w:r/>
          </w:p>
        </w:tc>
        <w:tc>
          <w:tcPr>
            <w:gridSpan w:val="2"/>
            <w:tcW w:w="2326" w:type="pct"/>
            <w:textDirection w:val="lrTb"/>
            <w:noWrap w:val="false"/>
          </w:tcPr>
          <w:p>
            <w:pPr>
              <w:rPr>
                <w:rFonts w:ascii="Arial" w:hAnsi="Arial" w:cs="Arial"/>
                <w:sz w:val="20"/>
              </w:rPr>
            </w:pPr>
            <w:r>
              <w:rPr>
                <w:rFonts w:ascii="Arial" w:hAnsi="Arial" w:cs="Arial"/>
                <w:sz w:val="20"/>
                <w:szCs w:val="16"/>
              </w:rPr>
              <w:t xml:space="preserve">O título da apostila</w:t>
            </w:r>
            <w:r/>
          </w:p>
        </w:tc>
        <w:tc>
          <w:tcPr>
            <w:tcW w:w="756" w:type="pct"/>
            <w:textDirection w:val="lrTb"/>
            <w:noWrap w:val="false"/>
          </w:tcPr>
          <w:p>
            <w:pPr>
              <w:spacing w:lineRule="auto" w:line="360"/>
              <w:rPr>
                <w:rFonts w:ascii="Arial" w:hAnsi="Arial" w:cs="Arial"/>
                <w:sz w:val="20"/>
              </w:rPr>
            </w:pPr>
            <w:r>
              <w:rPr>
                <w:rFonts w:ascii="Arial" w:hAnsi="Arial" w:cs="Arial"/>
                <w:sz w:val="20"/>
                <w:szCs w:val="16"/>
              </w:rPr>
              <w:t xml:space="preserve">Apostila preparatória para o Exame de Arrais</w:t>
            </w:r>
            <w:r/>
          </w:p>
        </w:tc>
        <w:tc>
          <w:tcPr>
            <w:tcW w:w="423" w:type="pct"/>
            <w:textDirection w:val="lrTb"/>
            <w:noWrap w:val="false"/>
          </w:tcPr>
          <w:p>
            <w:pPr>
              <w:spacing w:lineRule="auto" w:line="360"/>
              <w:rPr>
                <w:rFonts w:ascii="Arial" w:hAnsi="Arial" w:cs="Arial"/>
                <w:sz w:val="20"/>
              </w:rPr>
            </w:pPr>
            <w:r>
              <w:rPr>
                <w:rFonts w:ascii="Arial" w:hAnsi="Arial" w:cs="Arial"/>
                <w:sz w:val="20"/>
                <w:szCs w:val="16"/>
              </w:rPr>
              <w:t xml:space="preserve">A</w:t>
            </w:r>
            <w:r/>
          </w:p>
        </w:tc>
      </w:tr>
      <w:tr>
        <w:trPr/>
        <w:tc>
          <w:tcPr>
            <w:tcW w:w="839" w:type="pct"/>
            <w:textDirection w:val="lrTb"/>
            <w:noWrap w:val="false"/>
          </w:tcPr>
          <w:p>
            <w:pPr>
              <w:spacing w:lineRule="auto" w:line="360"/>
              <w:rPr>
                <w:rFonts w:ascii="Arial" w:hAnsi="Arial" w:cs="Arial"/>
                <w:sz w:val="20"/>
              </w:rPr>
            </w:pPr>
            <w:r>
              <w:rPr>
                <w:rFonts w:ascii="Arial" w:hAnsi="Arial" w:cs="Arial"/>
                <w:sz w:val="20"/>
                <w:szCs w:val="16"/>
              </w:rPr>
              <w:t xml:space="preserve">Quantidade de páginas</w:t>
            </w:r>
            <w:r/>
          </w:p>
        </w:tc>
        <w:tc>
          <w:tcPr>
            <w:tcW w:w="158" w:type="pct"/>
            <w:textDirection w:val="lrTb"/>
            <w:noWrap w:val="false"/>
          </w:tcPr>
          <w:p>
            <w:pPr>
              <w:ind w:left="-133" w:right="-220" w:hanging="133"/>
              <w:jc w:val="center"/>
              <w:spacing w:lineRule="auto" w:line="360"/>
              <w:rPr>
                <w:rFonts w:ascii="Arial" w:hAnsi="Arial" w:cs="Arial"/>
                <w:sz w:val="20"/>
              </w:rPr>
            </w:pPr>
            <w:r>
              <w:rPr>
                <w:rFonts w:ascii="Arial" w:hAnsi="Arial" w:cs="Arial"/>
                <w:sz w:val="20"/>
                <w:szCs w:val="16"/>
              </w:rPr>
              <w:t xml:space="preserve">X</w:t>
            </w:r>
            <w:r/>
          </w:p>
        </w:tc>
        <w:tc>
          <w:tcPr>
            <w:tcW w:w="152" w:type="pct"/>
            <w:textDirection w:val="lrTb"/>
            <w:noWrap w:val="false"/>
          </w:tcPr>
          <w:p>
            <w:pPr>
              <w:spacing w:lineRule="auto" w:line="360"/>
              <w:rPr>
                <w:rFonts w:ascii="Arial" w:hAnsi="Arial" w:cs="Arial"/>
                <w:sz w:val="20"/>
              </w:rPr>
            </w:pPr>
            <w:r>
              <w:rPr>
                <w:rFonts w:ascii="Arial" w:hAnsi="Arial" w:cs="Arial"/>
                <w:sz w:val="20"/>
                <w:szCs w:val="16"/>
              </w:rPr>
              <w:t xml:space="preserve">X</w:t>
            </w:r>
            <w:r/>
          </w:p>
        </w:tc>
        <w:tc>
          <w:tcPr>
            <w:tcW w:w="161" w:type="pct"/>
            <w:textDirection w:val="lrTb"/>
            <w:noWrap w:val="false"/>
          </w:tcPr>
          <w:p>
            <w:pPr>
              <w:spacing w:lineRule="auto" w:line="360"/>
              <w:rPr>
                <w:rFonts w:ascii="Arial" w:hAnsi="Arial" w:cs="Arial"/>
                <w:sz w:val="20"/>
              </w:rPr>
            </w:pPr>
            <w:r>
              <w:rPr>
                <w:rFonts w:ascii="Arial" w:hAnsi="Arial" w:cs="Arial"/>
                <w:sz w:val="20"/>
              </w:rPr>
            </w:r>
            <w:r/>
          </w:p>
        </w:tc>
        <w:tc>
          <w:tcPr>
            <w:tcW w:w="185" w:type="pct"/>
            <w:textDirection w:val="lrTb"/>
            <w:noWrap w:val="false"/>
          </w:tcPr>
          <w:p>
            <w:pPr>
              <w:spacing w:lineRule="auto" w:line="360"/>
              <w:rPr>
                <w:rFonts w:ascii="Arial" w:hAnsi="Arial" w:cs="Arial"/>
                <w:sz w:val="20"/>
              </w:rPr>
            </w:pPr>
            <w:r>
              <w:rPr>
                <w:rFonts w:ascii="Arial" w:hAnsi="Arial" w:cs="Arial"/>
                <w:sz w:val="20"/>
              </w:rPr>
            </w:r>
            <w:r/>
          </w:p>
        </w:tc>
        <w:tc>
          <w:tcPr>
            <w:gridSpan w:val="2"/>
            <w:tcW w:w="2326" w:type="pct"/>
            <w:textDirection w:val="lrTb"/>
            <w:noWrap w:val="false"/>
          </w:tcPr>
          <w:p>
            <w:pPr>
              <w:spacing w:lineRule="auto" w:line="360"/>
              <w:rPr>
                <w:rFonts w:ascii="Arial" w:hAnsi="Arial" w:cs="Arial"/>
                <w:sz w:val="20"/>
              </w:rPr>
            </w:pPr>
            <w:r>
              <w:rPr>
                <w:rFonts w:ascii="Arial" w:hAnsi="Arial" w:cs="Arial"/>
                <w:sz w:val="20"/>
                <w:szCs w:val="16"/>
              </w:rPr>
              <w:t xml:space="preserve">O número de páginas da apostila</w:t>
            </w:r>
            <w:r/>
          </w:p>
        </w:tc>
        <w:tc>
          <w:tcPr>
            <w:tcW w:w="756" w:type="pct"/>
            <w:textDirection w:val="lrTb"/>
            <w:noWrap w:val="false"/>
          </w:tcPr>
          <w:p>
            <w:pPr>
              <w:spacing w:lineRule="auto" w:line="360"/>
              <w:rPr>
                <w:rFonts w:ascii="Arial" w:hAnsi="Arial" w:cs="Arial"/>
                <w:sz w:val="20"/>
              </w:rPr>
            </w:pPr>
            <w:r>
              <w:rPr>
                <w:rFonts w:ascii="Arial" w:hAnsi="Arial" w:cs="Arial"/>
                <w:sz w:val="20"/>
                <w:szCs w:val="16"/>
              </w:rPr>
              <w:t xml:space="preserve">205</w:t>
            </w:r>
            <w:r/>
          </w:p>
        </w:tc>
        <w:tc>
          <w:tcPr>
            <w:tcW w:w="423" w:type="pct"/>
            <w:textDirection w:val="lrTb"/>
            <w:noWrap w:val="false"/>
          </w:tcPr>
          <w:p>
            <w:pPr>
              <w:spacing w:lineRule="auto" w:line="360"/>
              <w:rPr>
                <w:rFonts w:ascii="Arial" w:hAnsi="Arial" w:cs="Arial"/>
                <w:sz w:val="20"/>
              </w:rPr>
            </w:pPr>
            <w:r>
              <w:rPr>
                <w:rFonts w:ascii="Arial" w:hAnsi="Arial" w:cs="Arial"/>
                <w:sz w:val="20"/>
                <w:szCs w:val="16"/>
              </w:rPr>
              <w:t xml:space="preserve">N</w:t>
            </w:r>
            <w:r/>
          </w:p>
        </w:tc>
      </w:tr>
      <w:tr>
        <w:trPr/>
        <w:tc>
          <w:tcPr>
            <w:tcW w:w="839" w:type="pct"/>
            <w:textDirection w:val="lrTb"/>
            <w:noWrap w:val="false"/>
          </w:tcPr>
          <w:p>
            <w:pPr>
              <w:spacing w:lineRule="auto" w:line="360"/>
              <w:rPr>
                <w:rFonts w:ascii="Arial" w:hAnsi="Arial" w:cs="Arial"/>
                <w:sz w:val="20"/>
              </w:rPr>
            </w:pPr>
            <w:r>
              <w:rPr>
                <w:rFonts w:ascii="Arial" w:hAnsi="Arial" w:cs="Arial"/>
                <w:sz w:val="20"/>
                <w:szCs w:val="16"/>
              </w:rPr>
              <w:t xml:space="preserve">Preço</w:t>
            </w:r>
            <w:r/>
          </w:p>
        </w:tc>
        <w:tc>
          <w:tcPr>
            <w:tcW w:w="158" w:type="pct"/>
            <w:textDirection w:val="lrTb"/>
            <w:noWrap w:val="false"/>
          </w:tcPr>
          <w:p>
            <w:pPr>
              <w:ind w:left="-133" w:right="-220" w:hanging="133"/>
              <w:jc w:val="center"/>
              <w:spacing w:lineRule="auto" w:line="360"/>
              <w:rPr>
                <w:rFonts w:ascii="Arial" w:hAnsi="Arial" w:cs="Arial"/>
                <w:sz w:val="20"/>
              </w:rPr>
            </w:pPr>
            <w:r>
              <w:rPr>
                <w:rFonts w:ascii="Arial" w:hAnsi="Arial" w:cs="Arial"/>
                <w:sz w:val="20"/>
                <w:szCs w:val="16"/>
              </w:rPr>
              <w:t xml:space="preserve">X</w:t>
            </w:r>
            <w:r/>
          </w:p>
        </w:tc>
        <w:tc>
          <w:tcPr>
            <w:tcW w:w="152" w:type="pct"/>
            <w:textDirection w:val="lrTb"/>
            <w:noWrap w:val="false"/>
          </w:tcPr>
          <w:p>
            <w:pPr>
              <w:spacing w:lineRule="auto" w:line="360"/>
              <w:rPr>
                <w:rFonts w:ascii="Arial" w:hAnsi="Arial" w:cs="Arial"/>
                <w:sz w:val="20"/>
              </w:rPr>
            </w:pPr>
            <w:r>
              <w:rPr>
                <w:rFonts w:ascii="Arial" w:hAnsi="Arial" w:cs="Arial"/>
                <w:sz w:val="20"/>
                <w:szCs w:val="16"/>
              </w:rPr>
              <w:t xml:space="preserve">X</w:t>
            </w:r>
            <w:r/>
          </w:p>
        </w:tc>
        <w:tc>
          <w:tcPr>
            <w:tcW w:w="161" w:type="pct"/>
            <w:textDirection w:val="lrTb"/>
            <w:noWrap w:val="false"/>
          </w:tcPr>
          <w:p>
            <w:pPr>
              <w:spacing w:lineRule="auto" w:line="360"/>
              <w:rPr>
                <w:rFonts w:ascii="Arial" w:hAnsi="Arial" w:cs="Arial"/>
                <w:sz w:val="20"/>
              </w:rPr>
            </w:pPr>
            <w:r>
              <w:rPr>
                <w:rFonts w:ascii="Arial" w:hAnsi="Arial" w:cs="Arial"/>
                <w:sz w:val="20"/>
              </w:rPr>
            </w:r>
            <w:r/>
          </w:p>
        </w:tc>
        <w:tc>
          <w:tcPr>
            <w:tcW w:w="185" w:type="pct"/>
            <w:textDirection w:val="lrTb"/>
            <w:noWrap w:val="false"/>
          </w:tcPr>
          <w:p>
            <w:pPr>
              <w:spacing w:lineRule="auto" w:line="360"/>
              <w:rPr>
                <w:rFonts w:ascii="Arial" w:hAnsi="Arial" w:cs="Arial"/>
                <w:sz w:val="20"/>
              </w:rPr>
            </w:pPr>
            <w:r>
              <w:rPr>
                <w:rFonts w:ascii="Arial" w:hAnsi="Arial" w:cs="Arial"/>
                <w:sz w:val="20"/>
              </w:rPr>
            </w:r>
            <w:r/>
          </w:p>
        </w:tc>
        <w:tc>
          <w:tcPr>
            <w:gridSpan w:val="2"/>
            <w:tcW w:w="2326" w:type="pct"/>
            <w:textDirection w:val="lrTb"/>
            <w:noWrap w:val="false"/>
          </w:tcPr>
          <w:p>
            <w:pPr>
              <w:spacing w:lineRule="auto" w:line="360"/>
              <w:rPr>
                <w:rFonts w:ascii="Arial" w:hAnsi="Arial" w:cs="Arial"/>
                <w:sz w:val="20"/>
              </w:rPr>
            </w:pPr>
            <w:r>
              <w:rPr>
                <w:rFonts w:ascii="Arial" w:hAnsi="Arial" w:cs="Arial"/>
                <w:sz w:val="20"/>
                <w:szCs w:val="16"/>
              </w:rPr>
              <w:t xml:space="preserve">O valor da apostila</w:t>
            </w:r>
            <w:r/>
          </w:p>
        </w:tc>
        <w:tc>
          <w:tcPr>
            <w:tcW w:w="756" w:type="pct"/>
            <w:textDirection w:val="lrTb"/>
            <w:noWrap w:val="false"/>
          </w:tcPr>
          <w:p>
            <w:pPr>
              <w:spacing w:lineRule="auto" w:line="360"/>
              <w:rPr>
                <w:rFonts w:ascii="Arial" w:hAnsi="Arial" w:cs="Arial"/>
                <w:sz w:val="20"/>
              </w:rPr>
            </w:pPr>
            <w:r>
              <w:rPr>
                <w:rFonts w:ascii="Arial" w:hAnsi="Arial" w:cs="Arial"/>
                <w:sz w:val="20"/>
                <w:szCs w:val="16"/>
              </w:rPr>
              <w:t xml:space="preserve">R$ 54</w:t>
            </w:r>
            <w:r/>
          </w:p>
        </w:tc>
        <w:tc>
          <w:tcPr>
            <w:tcW w:w="423" w:type="pct"/>
            <w:textDirection w:val="lrTb"/>
            <w:noWrap w:val="false"/>
          </w:tcPr>
          <w:p>
            <w:pPr>
              <w:keepNext/>
              <w:spacing w:lineRule="auto" w:line="360"/>
              <w:rPr>
                <w:rFonts w:ascii="Arial" w:hAnsi="Arial" w:cs="Arial"/>
                <w:sz w:val="20"/>
              </w:rPr>
            </w:pPr>
            <w:r>
              <w:rPr>
                <w:rFonts w:ascii="Arial" w:hAnsi="Arial" w:cs="Arial"/>
                <w:sz w:val="20"/>
                <w:szCs w:val="16"/>
              </w:rPr>
              <w:t xml:space="preserve">N</w:t>
            </w:r>
            <w:r/>
          </w:p>
        </w:tc>
      </w:tr>
    </w:tbl>
    <w:p>
      <w:pPr>
        <w:pStyle w:val="236"/>
      </w:pPr>
      <w:r/>
      <w:bookmarkStart w:id="277" w:name="_Toc515021217"/>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32</w:t>
      </w:r>
      <w:r>
        <w:rPr>
          <w:rFonts w:ascii="Arial" w:hAnsi="Arial" w:cs="Arial"/>
          <w:color w:val="auto"/>
          <w:sz w:val="20"/>
        </w:rPr>
        <w:fldChar w:fldCharType="end"/>
      </w:r>
      <w:r>
        <w:rPr>
          <w:rFonts w:ascii="Arial" w:hAnsi="Arial" w:cs="Arial"/>
          <w:color w:val="auto"/>
          <w:sz w:val="20"/>
        </w:rPr>
        <w:t xml:space="preserve">-Requisito de dados 2</w:t>
      </w:r>
      <w:bookmarkEnd w:id="277"/>
      <w:r/>
      <w:r/>
    </w:p>
    <w:tbl>
      <w:tblPr>
        <w:tblW w:w="5000" w:type="pct"/>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518"/>
        <w:gridCol w:w="284"/>
        <w:gridCol w:w="273"/>
        <w:gridCol w:w="290"/>
        <w:gridCol w:w="350"/>
        <w:gridCol w:w="2753"/>
        <w:gridCol w:w="1459"/>
        <w:gridCol w:w="1368"/>
        <w:gridCol w:w="766"/>
      </w:tblGrid>
      <w:tr>
        <w:trPr>
          <w:trHeight w:val="341"/>
          <w:tblHeader/>
        </w:trPr>
        <w:tc>
          <w:tcPr>
            <w:gridSpan w:val="6"/>
            <w:shd w:val="clear" w:color="auto" w:fill="CCCCCC"/>
            <w:tcW w:w="3015" w:type="pct"/>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Identificador</w:t>
            </w:r>
            <w:r/>
          </w:p>
        </w:tc>
        <w:tc>
          <w:tcPr>
            <w:gridSpan w:val="3"/>
            <w:shd w:val="clear" w:color="auto" w:fill="CCCCCC"/>
            <w:tcW w:w="1985" w:type="pct"/>
            <w:vAlign w:val="center"/>
            <w:textDirection w:val="lrTb"/>
            <w:noWrap w:val="false"/>
          </w:tcPr>
          <w:p>
            <w:pPr>
              <w:spacing w:lineRule="auto" w:line="360"/>
              <w:rPr>
                <w:rFonts w:ascii="Arial" w:hAnsi="Arial" w:cs="Arial"/>
                <w:sz w:val="32"/>
              </w:rPr>
            </w:pPr>
            <w:r>
              <w:rPr>
                <w:rFonts w:ascii="Arial" w:hAnsi="Arial" w:cs="Arial"/>
                <w:b/>
                <w:sz w:val="20"/>
                <w:szCs w:val="16"/>
              </w:rPr>
              <w:t xml:space="preserve">Requisito Funcional</w:t>
            </w:r>
            <w:r/>
          </w:p>
        </w:tc>
      </w:tr>
      <w:tr>
        <w:trPr>
          <w:trHeight w:val="341"/>
          <w:tblHeader/>
        </w:trPr>
        <w:tc>
          <w:tcPr>
            <w:gridSpan w:val="6"/>
            <w:shd w:val="clear" w:color="auto" w:fill="FFFFFF"/>
            <w:tcW w:w="3015" w:type="pct"/>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[RD 03] </w:t>
            </w:r>
            <w:r>
              <w:rPr>
                <w:rFonts w:ascii="Arial" w:hAnsi="Arial" w:cs="Arial"/>
                <w:b/>
                <w:sz w:val="20"/>
                <w:szCs w:val="16"/>
              </w:rPr>
              <w:noBreakHyphen/>
              <w:t xml:space="preserve"> Código do serviço</w:t>
            </w:r>
            <w:r/>
          </w:p>
        </w:tc>
        <w:tc>
          <w:tcPr>
            <w:gridSpan w:val="3"/>
            <w:shd w:val="clear" w:color="auto" w:fill="FFFFFF"/>
            <w:tcW w:w="1985" w:type="pct"/>
            <w:vAlign w:val="center"/>
            <w:textDirection w:val="lrTb"/>
            <w:noWrap w:val="false"/>
          </w:tcPr>
          <w:p>
            <w:pPr>
              <w:spacing w:lineRule="auto" w:line="360"/>
              <w:rPr>
                <w:rFonts w:ascii="Arial" w:hAnsi="Arial" w:cs="Arial"/>
                <w:sz w:val="32"/>
              </w:rPr>
            </w:pPr>
            <w:r>
              <w:rPr>
                <w:rFonts w:ascii="Arial" w:hAnsi="Arial" w:cs="Arial"/>
                <w:b/>
                <w:sz w:val="20"/>
                <w:szCs w:val="16"/>
              </w:rPr>
              <w:t xml:space="preserve">[RF 08</w:t>
            </w:r>
            <w:r>
              <w:rPr>
                <w:rFonts w:ascii="Arial" w:hAnsi="Arial" w:cs="Arial"/>
                <w:b/>
                <w:sz w:val="20"/>
                <w:szCs w:val="16"/>
              </w:rPr>
              <w:noBreakHyphen/>
              <w:t xml:space="preserve"> Excluir</w:t>
            </w:r>
            <w:r>
              <w:rPr>
                <w:rFonts w:ascii="Arial" w:hAnsi="Arial" w:cs="Arial"/>
                <w:b/>
                <w:sz w:val="20"/>
                <w:szCs w:val="16"/>
              </w:rPr>
              <w:t xml:space="preserve"> serviço, RF 05 </w:t>
            </w:r>
            <w:r>
              <w:rPr>
                <w:rFonts w:ascii="Arial" w:hAnsi="Arial" w:cs="Arial"/>
                <w:b/>
                <w:sz w:val="20"/>
                <w:szCs w:val="16"/>
              </w:rPr>
              <w:noBreakHyphen/>
              <w:t xml:space="preserve"> Cadastrar serviço, RD07 </w:t>
            </w:r>
            <w:r>
              <w:rPr>
                <w:rFonts w:ascii="Arial" w:hAnsi="Arial" w:cs="Arial"/>
                <w:b/>
                <w:sz w:val="20"/>
                <w:szCs w:val="16"/>
              </w:rPr>
              <w:noBreakHyphen/>
              <w:t xml:space="preserve"> Alterar serviço]</w:t>
            </w:r>
            <w:r/>
          </w:p>
        </w:tc>
      </w:tr>
      <w:tr>
        <w:trPr>
          <w:trHeight w:val="341"/>
          <w:tblHeader/>
        </w:trPr>
        <w:tc>
          <w:tcPr>
            <w:shd w:val="clear" w:color="auto" w:fill="CCCCCC"/>
            <w:tcW w:w="839" w:type="pct"/>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Nome</w:t>
            </w:r>
            <w:r/>
          </w:p>
        </w:tc>
        <w:tc>
          <w:tcPr>
            <w:shd w:val="clear" w:color="auto" w:fill="CCCCCC"/>
            <w:tcW w:w="158" w:type="pct"/>
            <w:vAlign w:val="center"/>
            <w:textDirection w:val="lrTb"/>
            <w:noWrap w:val="false"/>
          </w:tcPr>
          <w:p>
            <w:pPr>
              <w:ind w:left="-133" w:right="-102"/>
              <w:jc w:val="center"/>
              <w:spacing w:lineRule="auto" w:line="360"/>
              <w:rPr>
                <w:rFonts w:ascii="Arial" w:hAnsi="Arial" w:cs="Arial"/>
                <w:sz w:val="32"/>
              </w:rPr>
            </w:pPr>
            <w:r>
              <w:rPr>
                <w:rFonts w:ascii="Arial" w:hAnsi="Arial" w:cs="Arial"/>
                <w:b/>
                <w:sz w:val="20"/>
                <w:szCs w:val="16"/>
              </w:rPr>
              <w:t xml:space="preserve">O</w:t>
            </w:r>
            <w:r/>
          </w:p>
        </w:tc>
        <w:tc>
          <w:tcPr>
            <w:shd w:val="clear" w:color="auto" w:fill="CCCCCC"/>
            <w:tcW w:w="152" w:type="pct"/>
            <w:vAlign w:val="center"/>
            <w:textDirection w:val="lrTb"/>
            <w:noWrap w:val="false"/>
          </w:tcPr>
          <w:p>
            <w:pPr>
              <w:ind w:left="-184" w:right="-96"/>
              <w:jc w:val="center"/>
              <w:spacing w:lineRule="auto" w:line="360"/>
              <w:rPr>
                <w:rFonts w:ascii="Arial" w:hAnsi="Arial" w:cs="Arial"/>
                <w:sz w:val="32"/>
              </w:rPr>
            </w:pPr>
            <w:r>
              <w:rPr>
                <w:rFonts w:ascii="Arial" w:hAnsi="Arial" w:cs="Arial"/>
                <w:b/>
                <w:sz w:val="20"/>
                <w:szCs w:val="16"/>
              </w:rPr>
              <w:t xml:space="preserve">E</w:t>
            </w:r>
            <w:r/>
          </w:p>
        </w:tc>
        <w:tc>
          <w:tcPr>
            <w:shd w:val="clear" w:color="auto" w:fill="CCCCCC"/>
            <w:tcW w:w="161" w:type="pct"/>
            <w:vAlign w:val="center"/>
            <w:textDirection w:val="lrTb"/>
            <w:noWrap w:val="false"/>
          </w:tcPr>
          <w:p>
            <w:pPr>
              <w:ind w:left="-171" w:right="-96"/>
              <w:jc w:val="center"/>
              <w:spacing w:lineRule="auto" w:line="360"/>
              <w:rPr>
                <w:rFonts w:ascii="Arial" w:hAnsi="Arial" w:cs="Arial"/>
                <w:sz w:val="32"/>
              </w:rPr>
            </w:pPr>
            <w:r>
              <w:rPr>
                <w:rFonts w:ascii="Arial" w:hAnsi="Arial" w:cs="Arial"/>
                <w:b/>
                <w:sz w:val="20"/>
                <w:szCs w:val="16"/>
              </w:rPr>
              <w:t xml:space="preserve">S</w:t>
            </w:r>
            <w:r/>
          </w:p>
        </w:tc>
        <w:tc>
          <w:tcPr>
            <w:shd w:val="clear" w:color="auto" w:fill="CCCCCC"/>
            <w:tcW w:w="185" w:type="pct"/>
            <w:vAlign w:val="center"/>
            <w:textDirection w:val="lrTb"/>
            <w:noWrap w:val="false"/>
          </w:tcPr>
          <w:p>
            <w:pPr>
              <w:ind w:right="-96"/>
              <w:spacing w:lineRule="auto" w:line="360"/>
              <w:rPr>
                <w:rFonts w:ascii="Arial" w:hAnsi="Arial" w:cs="Arial"/>
                <w:sz w:val="32"/>
              </w:rPr>
            </w:pPr>
            <w:r>
              <w:rPr>
                <w:rFonts w:ascii="Arial" w:hAnsi="Arial" w:cs="Arial"/>
                <w:b/>
                <w:sz w:val="20"/>
                <w:szCs w:val="16"/>
              </w:rPr>
              <w:t xml:space="preserve">L</w:t>
            </w:r>
            <w:r/>
          </w:p>
        </w:tc>
        <w:tc>
          <w:tcPr>
            <w:gridSpan w:val="2"/>
            <w:shd w:val="clear" w:color="auto" w:fill="CCCCCC"/>
            <w:tcW w:w="2326" w:type="pct"/>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Descrição</w:t>
            </w:r>
            <w:r/>
          </w:p>
        </w:tc>
        <w:tc>
          <w:tcPr>
            <w:shd w:val="clear" w:color="auto" w:fill="CCCCCC"/>
            <w:tcW w:w="756" w:type="pct"/>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Exemplo</w:t>
            </w:r>
            <w:r/>
          </w:p>
        </w:tc>
        <w:tc>
          <w:tcPr>
            <w:shd w:val="clear" w:color="auto" w:fill="CCCCCC"/>
            <w:tcW w:w="423" w:type="pct"/>
            <w:textDirection w:val="lrTb"/>
            <w:noWrap w:val="false"/>
          </w:tcPr>
          <w:p>
            <w:pPr>
              <w:jc w:val="center"/>
              <w:spacing w:lineRule="auto" w:line="360"/>
              <w:rPr>
                <w:rFonts w:ascii="Arial" w:hAnsi="Arial" w:cs="Arial"/>
                <w:sz w:val="32"/>
              </w:rPr>
            </w:pPr>
            <w:r>
              <w:rPr>
                <w:rFonts w:ascii="Arial" w:hAnsi="Arial" w:cs="Arial"/>
                <w:b/>
                <w:sz w:val="20"/>
                <w:szCs w:val="16"/>
              </w:rPr>
              <w:t xml:space="preserve">Tipo</w:t>
            </w:r>
            <w:r/>
          </w:p>
        </w:tc>
      </w:tr>
      <w:tr>
        <w:trPr/>
        <w:tc>
          <w:tcPr>
            <w:tcW w:w="839" w:type="pct"/>
            <w:textDirection w:val="lrTb"/>
            <w:noWrap w:val="false"/>
          </w:tcPr>
          <w:p>
            <w:pPr>
              <w:spacing w:lineRule="auto" w:line="360"/>
              <w:rPr>
                <w:rFonts w:ascii="Arial" w:hAnsi="Arial" w:cs="Arial"/>
                <w:sz w:val="32"/>
              </w:rPr>
            </w:pPr>
            <w:r>
              <w:rPr>
                <w:rFonts w:ascii="Arial" w:hAnsi="Arial" w:cs="Arial"/>
                <w:sz w:val="20"/>
                <w:szCs w:val="16"/>
              </w:rPr>
              <w:t xml:space="preserve">Código </w:t>
            </w:r>
            <w:r/>
          </w:p>
        </w:tc>
        <w:tc>
          <w:tcPr>
            <w:tcW w:w="158" w:type="pct"/>
            <w:textDirection w:val="lrTb"/>
            <w:noWrap w:val="false"/>
          </w:tcPr>
          <w:p>
            <w:pPr>
              <w:ind w:left="-133" w:right="-220" w:hanging="133"/>
              <w:jc w:val="center"/>
              <w:spacing w:lineRule="auto" w:line="360"/>
              <w:rPr>
                <w:rFonts w:ascii="Arial" w:hAnsi="Arial" w:cs="Arial"/>
                <w:sz w:val="32"/>
              </w:rPr>
            </w:pPr>
            <w:r>
              <w:rPr>
                <w:rFonts w:ascii="Arial" w:hAnsi="Arial" w:cs="Arial"/>
                <w:sz w:val="32"/>
              </w:rPr>
            </w:r>
            <w:r/>
          </w:p>
        </w:tc>
        <w:tc>
          <w:tcPr>
            <w:tcW w:w="152" w:type="pct"/>
            <w:textDirection w:val="lrTb"/>
            <w:noWrap w:val="false"/>
          </w:tcPr>
          <w:p>
            <w:pPr>
              <w:spacing w:lineRule="auto" w:line="360"/>
              <w:rPr>
                <w:rFonts w:ascii="Arial" w:hAnsi="Arial" w:cs="Arial"/>
                <w:sz w:val="32"/>
              </w:rPr>
            </w:pPr>
            <w:r>
              <w:rPr>
                <w:rFonts w:ascii="Arial" w:hAnsi="Arial" w:cs="Arial"/>
                <w:sz w:val="32"/>
              </w:rPr>
            </w:r>
            <w:r/>
          </w:p>
        </w:tc>
        <w:tc>
          <w:tcPr>
            <w:tcW w:w="161" w:type="pct"/>
            <w:textDirection w:val="lrTb"/>
            <w:noWrap w:val="false"/>
          </w:tcPr>
          <w:p>
            <w:pPr>
              <w:spacing w:lineRule="auto" w:line="360"/>
              <w:rPr>
                <w:rFonts w:ascii="Arial" w:hAnsi="Arial" w:cs="Arial"/>
                <w:sz w:val="32"/>
              </w:rPr>
            </w:pPr>
            <w:r>
              <w:rPr>
                <w:rFonts w:ascii="Arial" w:hAnsi="Arial" w:cs="Arial"/>
                <w:sz w:val="32"/>
              </w:rPr>
            </w:r>
            <w:r/>
          </w:p>
        </w:tc>
        <w:tc>
          <w:tcPr>
            <w:tcW w:w="185" w:type="pct"/>
            <w:textDirection w:val="lrTb"/>
            <w:noWrap w:val="false"/>
          </w:tcPr>
          <w:p>
            <w:pPr>
              <w:spacing w:lineRule="auto" w:line="360"/>
              <w:rPr>
                <w:rFonts w:ascii="Arial" w:hAnsi="Arial" w:cs="Arial"/>
                <w:sz w:val="32"/>
              </w:rPr>
            </w:pPr>
            <w:r>
              <w:rPr>
                <w:rFonts w:ascii="Arial" w:hAnsi="Arial" w:cs="Arial"/>
                <w:sz w:val="20"/>
                <w:szCs w:val="16"/>
              </w:rPr>
              <w:t xml:space="preserve">X</w:t>
            </w:r>
            <w:r/>
          </w:p>
        </w:tc>
        <w:tc>
          <w:tcPr>
            <w:gridSpan w:val="2"/>
            <w:tcW w:w="2326" w:type="pct"/>
            <w:textDirection w:val="lrTb"/>
            <w:noWrap w:val="false"/>
          </w:tcPr>
          <w:p>
            <w:pPr>
              <w:rPr>
                <w:rFonts w:ascii="Arial" w:hAnsi="Arial" w:cs="Arial"/>
                <w:sz w:val="32"/>
              </w:rPr>
            </w:pPr>
            <w:r>
              <w:rPr>
                <w:rFonts w:ascii="Arial" w:hAnsi="Arial" w:cs="Arial"/>
                <w:sz w:val="20"/>
                <w:szCs w:val="16"/>
              </w:rPr>
              <w:t xml:space="preserve">O código do serviço </w:t>
            </w:r>
            <w:r/>
          </w:p>
        </w:tc>
        <w:tc>
          <w:tcPr>
            <w:tcW w:w="756" w:type="pct"/>
            <w:textDirection w:val="lrTb"/>
            <w:noWrap w:val="false"/>
          </w:tcPr>
          <w:p>
            <w:pPr>
              <w:spacing w:lineRule="auto" w:line="360"/>
              <w:rPr>
                <w:rFonts w:ascii="Arial" w:hAnsi="Arial" w:cs="Arial"/>
                <w:sz w:val="32"/>
              </w:rPr>
            </w:pPr>
            <w:r>
              <w:rPr>
                <w:rFonts w:ascii="Arial" w:hAnsi="Arial" w:cs="Arial"/>
                <w:sz w:val="20"/>
                <w:szCs w:val="16"/>
              </w:rPr>
              <w:t xml:space="preserve">1</w:t>
            </w:r>
            <w:r/>
          </w:p>
        </w:tc>
        <w:tc>
          <w:tcPr>
            <w:tcW w:w="423" w:type="pct"/>
            <w:textDirection w:val="lrTb"/>
            <w:noWrap w:val="false"/>
          </w:tcPr>
          <w:p>
            <w:pPr>
              <w:keepNext/>
              <w:spacing w:lineRule="auto" w:line="360"/>
              <w:rPr>
                <w:rFonts w:ascii="Arial" w:hAnsi="Arial" w:cs="Arial"/>
                <w:sz w:val="32"/>
              </w:rPr>
            </w:pPr>
            <w:r>
              <w:rPr>
                <w:rFonts w:ascii="Arial" w:hAnsi="Arial" w:cs="Arial"/>
                <w:sz w:val="20"/>
                <w:szCs w:val="16"/>
              </w:rPr>
              <w:t xml:space="preserve">N</w:t>
            </w:r>
            <w:r/>
          </w:p>
        </w:tc>
      </w:tr>
    </w:tbl>
    <w:p>
      <w:pPr>
        <w:pStyle w:val="236"/>
        <w:rPr>
          <w:rFonts w:ascii="Arial" w:hAnsi="Arial" w:cs="Arial"/>
          <w:color w:val="auto"/>
          <w:sz w:val="20"/>
        </w:rPr>
      </w:pPr>
      <w:r/>
      <w:bookmarkStart w:id="278" w:name="_Toc515021218"/>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33</w:t>
      </w:r>
      <w:r>
        <w:rPr>
          <w:rFonts w:ascii="Arial" w:hAnsi="Arial" w:cs="Arial"/>
          <w:color w:val="auto"/>
          <w:sz w:val="20"/>
        </w:rPr>
        <w:fldChar w:fldCharType="end"/>
      </w:r>
      <w:r>
        <w:rPr>
          <w:rFonts w:ascii="Arial" w:hAnsi="Arial" w:cs="Arial"/>
          <w:color w:val="auto"/>
          <w:sz w:val="20"/>
        </w:rPr>
        <w:t xml:space="preserve">-Requisito de dados 3</w:t>
      </w:r>
      <w:bookmarkEnd w:id="278"/>
      <w:r/>
      <w:r/>
    </w:p>
    <w:tbl>
      <w:tblPr>
        <w:tblW w:w="5000" w:type="pct"/>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508"/>
        <w:gridCol w:w="274"/>
        <w:gridCol w:w="350"/>
        <w:gridCol w:w="281"/>
        <w:gridCol w:w="339"/>
        <w:gridCol w:w="2744"/>
        <w:gridCol w:w="1450"/>
        <w:gridCol w:w="1359"/>
        <w:gridCol w:w="756"/>
      </w:tblGrid>
      <w:tr>
        <w:trPr>
          <w:trHeight w:val="341"/>
          <w:tblHeader/>
        </w:trPr>
        <w:tc>
          <w:tcPr>
            <w:gridSpan w:val="6"/>
            <w:shd w:val="clear" w:color="auto" w:fill="CCCCCC"/>
            <w:tcW w:w="3015" w:type="pct"/>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Identificador</w:t>
            </w:r>
            <w:r>
              <w:rPr>
                <w:rFonts w:ascii="Arial" w:hAnsi="Arial" w:cs="Arial"/>
                <w:b/>
                <w:sz w:val="20"/>
                <w:szCs w:val="16"/>
              </w:rPr>
              <w:tab/>
            </w:r>
            <w:r/>
          </w:p>
        </w:tc>
        <w:tc>
          <w:tcPr>
            <w:gridSpan w:val="3"/>
            <w:shd w:val="clear" w:color="auto" w:fill="CCCCCC"/>
            <w:tcW w:w="1985" w:type="pct"/>
            <w:vAlign w:val="center"/>
            <w:textDirection w:val="lrTb"/>
            <w:noWrap w:val="false"/>
          </w:tcPr>
          <w:p>
            <w:pPr>
              <w:spacing w:lineRule="auto" w:line="360"/>
              <w:rPr>
                <w:rFonts w:ascii="Arial" w:hAnsi="Arial" w:cs="Arial"/>
                <w:sz w:val="32"/>
              </w:rPr>
            </w:pPr>
            <w:r>
              <w:rPr>
                <w:rFonts w:ascii="Arial" w:hAnsi="Arial" w:cs="Arial"/>
                <w:b/>
                <w:sz w:val="20"/>
                <w:szCs w:val="16"/>
              </w:rPr>
              <w:t xml:space="preserve">Requisito Funcional</w:t>
            </w:r>
            <w:r/>
          </w:p>
        </w:tc>
      </w:tr>
      <w:tr>
        <w:trPr>
          <w:trHeight w:val="341"/>
          <w:tblHeader/>
        </w:trPr>
        <w:tc>
          <w:tcPr>
            <w:gridSpan w:val="6"/>
            <w:shd w:val="clear" w:color="auto" w:fill="FFFFFF"/>
            <w:tcW w:w="3015" w:type="pct"/>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[RD 04] </w:t>
            </w:r>
            <w:r>
              <w:rPr>
                <w:rFonts w:ascii="Arial" w:hAnsi="Arial" w:cs="Arial"/>
                <w:b/>
                <w:sz w:val="20"/>
                <w:szCs w:val="16"/>
              </w:rPr>
              <w:noBreakHyphen/>
              <w:t xml:space="preserve"> Dados do Serviço</w:t>
            </w:r>
            <w:r/>
          </w:p>
        </w:tc>
        <w:tc>
          <w:tcPr>
            <w:gridSpan w:val="3"/>
            <w:shd w:val="clear" w:color="auto" w:fill="FFFFFF"/>
            <w:tcW w:w="1985" w:type="pct"/>
            <w:vAlign w:val="center"/>
            <w:textDirection w:val="lrTb"/>
            <w:noWrap w:val="false"/>
          </w:tcPr>
          <w:p>
            <w:pPr>
              <w:spacing w:lineRule="auto" w:line="360"/>
              <w:rPr>
                <w:rFonts w:ascii="Arial" w:hAnsi="Arial" w:cs="Arial"/>
                <w:sz w:val="32"/>
              </w:rPr>
            </w:pPr>
            <w:r>
              <w:rPr>
                <w:rFonts w:ascii="Arial" w:hAnsi="Arial" w:cs="Arial"/>
                <w:b/>
                <w:sz w:val="20"/>
                <w:szCs w:val="16"/>
              </w:rPr>
              <w:t xml:space="preserve">[RF05</w:t>
            </w:r>
            <w:r>
              <w:rPr>
                <w:rFonts w:ascii="Arial" w:hAnsi="Arial" w:cs="Arial"/>
                <w:b/>
                <w:sz w:val="20"/>
                <w:szCs w:val="16"/>
              </w:rPr>
              <w:t xml:space="preserve"> </w:t>
            </w:r>
            <w:r>
              <w:rPr>
                <w:rFonts w:ascii="Arial" w:hAnsi="Arial" w:cs="Arial"/>
                <w:b/>
                <w:sz w:val="20"/>
                <w:szCs w:val="16"/>
              </w:rPr>
              <w:noBreakHyphen/>
            </w:r>
            <w:r>
              <w:rPr>
                <w:rFonts w:ascii="Arial" w:hAnsi="Arial" w:cs="Arial"/>
                <w:b/>
                <w:sz w:val="20"/>
                <w:szCs w:val="16"/>
              </w:rPr>
              <w:t xml:space="preserve"> </w:t>
            </w:r>
            <w:r>
              <w:rPr>
                <w:rFonts w:ascii="Arial" w:hAnsi="Arial" w:cs="Arial"/>
                <w:b/>
                <w:sz w:val="20"/>
                <w:szCs w:val="16"/>
              </w:rPr>
              <w:t xml:space="preserve">Cadastrar</w:t>
            </w:r>
            <w:r>
              <w:rPr>
                <w:rFonts w:ascii="Arial" w:hAnsi="Arial" w:cs="Arial"/>
                <w:b/>
                <w:sz w:val="20"/>
                <w:szCs w:val="16"/>
              </w:rPr>
              <w:t xml:space="preserve"> serviço,</w:t>
            </w:r>
            <w:r>
              <w:rPr>
                <w:rFonts w:ascii="Arial" w:hAnsi="Arial" w:cs="Arial"/>
                <w:b/>
                <w:sz w:val="20"/>
                <w:szCs w:val="16"/>
              </w:rPr>
              <w:t xml:space="preserve"> </w:t>
            </w:r>
            <w:r>
              <w:rPr>
                <w:rFonts w:ascii="Arial" w:hAnsi="Arial" w:cs="Arial"/>
                <w:b/>
                <w:sz w:val="20"/>
                <w:szCs w:val="16"/>
              </w:rPr>
              <w:t xml:space="preserve">RF06</w:t>
            </w:r>
            <w:r>
              <w:rPr>
                <w:rFonts w:ascii="Arial" w:hAnsi="Arial" w:cs="Arial"/>
                <w:b/>
                <w:sz w:val="20"/>
                <w:szCs w:val="16"/>
              </w:rPr>
              <w:t xml:space="preserve"> </w:t>
            </w:r>
            <w:r>
              <w:rPr>
                <w:rFonts w:ascii="Arial" w:hAnsi="Arial" w:cs="Arial"/>
                <w:b/>
                <w:sz w:val="20"/>
                <w:szCs w:val="16"/>
              </w:rPr>
              <w:noBreakHyphen/>
            </w:r>
            <w:r>
              <w:rPr>
                <w:rFonts w:ascii="Arial" w:hAnsi="Arial" w:cs="Arial"/>
                <w:b/>
                <w:sz w:val="20"/>
                <w:szCs w:val="16"/>
              </w:rPr>
              <w:t xml:space="preserve"> </w:t>
            </w:r>
            <w:r>
              <w:rPr>
                <w:rFonts w:ascii="Arial" w:hAnsi="Arial" w:cs="Arial"/>
                <w:b/>
                <w:sz w:val="20"/>
                <w:szCs w:val="16"/>
              </w:rPr>
              <w:t xml:space="preserve">Consultar serviço, RD07</w:t>
            </w:r>
            <w:r>
              <w:rPr>
                <w:rFonts w:ascii="Arial" w:hAnsi="Arial" w:cs="Arial"/>
                <w:b/>
                <w:sz w:val="20"/>
                <w:szCs w:val="16"/>
              </w:rPr>
              <w:t xml:space="preserve">-</w:t>
            </w:r>
            <w:r>
              <w:rPr>
                <w:rFonts w:ascii="Arial" w:hAnsi="Arial" w:cs="Arial"/>
                <w:b/>
                <w:sz w:val="20"/>
                <w:szCs w:val="16"/>
              </w:rPr>
              <w:t xml:space="preserve">Alterar serviço</w:t>
            </w:r>
            <w:r>
              <w:rPr>
                <w:rFonts w:ascii="Arial" w:hAnsi="Arial" w:cs="Arial"/>
                <w:b/>
                <w:sz w:val="20"/>
                <w:szCs w:val="16"/>
              </w:rPr>
              <w:t xml:space="preserve">, RF30-</w:t>
            </w:r>
            <w:r>
              <w:rPr>
                <w:rFonts w:ascii="Arial" w:hAnsi="Arial" w:cs="Arial" w:eastAsia="Arial"/>
                <w:sz w:val="20"/>
              </w:rPr>
              <w:t xml:space="preserve"> </w:t>
            </w:r>
            <w:r>
              <w:rPr>
                <w:rFonts w:ascii="Arial" w:hAnsi="Arial" w:cs="Arial" w:eastAsia="Arial"/>
                <w:b/>
                <w:sz w:val="20"/>
              </w:rPr>
              <w:t xml:space="preserve">O sistema deve gerar um gráfico contendo o lucro médio de cada serviço durante um período determinado.</w:t>
            </w:r>
            <w:r>
              <w:rPr>
                <w:rFonts w:ascii="Arial" w:hAnsi="Arial" w:cs="Arial"/>
                <w:b/>
                <w:sz w:val="20"/>
                <w:szCs w:val="16"/>
              </w:rPr>
              <w:t xml:space="preserve">]</w:t>
            </w:r>
            <w:r/>
          </w:p>
        </w:tc>
      </w:tr>
      <w:tr>
        <w:trPr>
          <w:trHeight w:val="341"/>
          <w:tblHeader/>
        </w:trPr>
        <w:tc>
          <w:tcPr>
            <w:shd w:val="clear" w:color="auto" w:fill="CCCCCC"/>
            <w:tcW w:w="839" w:type="pct"/>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Nome</w:t>
            </w:r>
            <w:r/>
          </w:p>
        </w:tc>
        <w:tc>
          <w:tcPr>
            <w:shd w:val="clear" w:color="auto" w:fill="CCCCCC"/>
            <w:tcW w:w="158" w:type="pct"/>
            <w:vAlign w:val="center"/>
            <w:textDirection w:val="lrTb"/>
            <w:noWrap w:val="false"/>
          </w:tcPr>
          <w:p>
            <w:pPr>
              <w:ind w:left="-133" w:right="-102"/>
              <w:jc w:val="center"/>
              <w:spacing w:lineRule="auto" w:line="360"/>
              <w:rPr>
                <w:rFonts w:ascii="Arial" w:hAnsi="Arial" w:cs="Arial"/>
                <w:sz w:val="32"/>
              </w:rPr>
            </w:pPr>
            <w:r>
              <w:rPr>
                <w:rFonts w:ascii="Arial" w:hAnsi="Arial" w:cs="Arial"/>
                <w:b/>
                <w:sz w:val="20"/>
                <w:szCs w:val="16"/>
              </w:rPr>
              <w:t xml:space="preserve">O</w:t>
            </w:r>
            <w:r/>
          </w:p>
        </w:tc>
        <w:tc>
          <w:tcPr>
            <w:shd w:val="clear" w:color="auto" w:fill="CCCCCC"/>
            <w:tcW w:w="152" w:type="pct"/>
            <w:vAlign w:val="center"/>
            <w:textDirection w:val="lrTb"/>
            <w:noWrap w:val="false"/>
          </w:tcPr>
          <w:p>
            <w:pPr>
              <w:ind w:left="-184" w:right="-96"/>
              <w:jc w:val="center"/>
              <w:spacing w:lineRule="auto" w:line="360"/>
              <w:rPr>
                <w:rFonts w:ascii="Arial" w:hAnsi="Arial" w:cs="Arial"/>
                <w:sz w:val="32"/>
              </w:rPr>
            </w:pPr>
            <w:r>
              <w:rPr>
                <w:rFonts w:ascii="Arial" w:hAnsi="Arial" w:cs="Arial"/>
                <w:b/>
                <w:sz w:val="20"/>
                <w:szCs w:val="16"/>
              </w:rPr>
              <w:t xml:space="preserve">E</w:t>
            </w:r>
            <w:r/>
          </w:p>
        </w:tc>
        <w:tc>
          <w:tcPr>
            <w:shd w:val="clear" w:color="auto" w:fill="CCCCCC"/>
            <w:tcW w:w="161" w:type="pct"/>
            <w:vAlign w:val="center"/>
            <w:textDirection w:val="lrTb"/>
            <w:noWrap w:val="false"/>
          </w:tcPr>
          <w:p>
            <w:pPr>
              <w:ind w:left="-171" w:right="-96"/>
              <w:jc w:val="center"/>
              <w:spacing w:lineRule="auto" w:line="360"/>
              <w:rPr>
                <w:rFonts w:ascii="Arial" w:hAnsi="Arial" w:cs="Arial"/>
                <w:sz w:val="32"/>
              </w:rPr>
            </w:pPr>
            <w:r>
              <w:rPr>
                <w:rFonts w:ascii="Arial" w:hAnsi="Arial" w:cs="Arial"/>
                <w:b/>
                <w:sz w:val="20"/>
                <w:szCs w:val="16"/>
              </w:rPr>
              <w:t xml:space="preserve">S</w:t>
            </w:r>
            <w:r/>
          </w:p>
        </w:tc>
        <w:tc>
          <w:tcPr>
            <w:shd w:val="clear" w:color="auto" w:fill="CCCCCC"/>
            <w:tcW w:w="185" w:type="pct"/>
            <w:vAlign w:val="center"/>
            <w:textDirection w:val="lrTb"/>
            <w:noWrap w:val="false"/>
          </w:tcPr>
          <w:p>
            <w:pPr>
              <w:ind w:right="-96"/>
              <w:spacing w:lineRule="auto" w:line="360"/>
              <w:rPr>
                <w:rFonts w:ascii="Arial" w:hAnsi="Arial" w:cs="Arial"/>
                <w:sz w:val="32"/>
              </w:rPr>
            </w:pPr>
            <w:r>
              <w:rPr>
                <w:rFonts w:ascii="Arial" w:hAnsi="Arial" w:cs="Arial"/>
                <w:b/>
                <w:sz w:val="20"/>
                <w:szCs w:val="16"/>
              </w:rPr>
              <w:t xml:space="preserve">L</w:t>
            </w:r>
            <w:r/>
          </w:p>
        </w:tc>
        <w:tc>
          <w:tcPr>
            <w:gridSpan w:val="2"/>
            <w:shd w:val="clear" w:color="auto" w:fill="CCCCCC"/>
            <w:tcW w:w="2326" w:type="pct"/>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Descrição</w:t>
            </w:r>
            <w:r/>
          </w:p>
        </w:tc>
        <w:tc>
          <w:tcPr>
            <w:shd w:val="clear" w:color="auto" w:fill="CCCCCC"/>
            <w:tcW w:w="756" w:type="pct"/>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Exemplo</w:t>
            </w:r>
            <w:r/>
          </w:p>
        </w:tc>
        <w:tc>
          <w:tcPr>
            <w:shd w:val="clear" w:color="auto" w:fill="CCCCCC"/>
            <w:tcW w:w="423" w:type="pct"/>
            <w:textDirection w:val="lrTb"/>
            <w:noWrap w:val="false"/>
          </w:tcPr>
          <w:p>
            <w:pPr>
              <w:jc w:val="center"/>
              <w:spacing w:lineRule="auto" w:line="360"/>
              <w:rPr>
                <w:rFonts w:ascii="Arial" w:hAnsi="Arial" w:cs="Arial"/>
                <w:sz w:val="32"/>
              </w:rPr>
            </w:pPr>
            <w:r>
              <w:rPr>
                <w:rFonts w:ascii="Arial" w:hAnsi="Arial" w:cs="Arial"/>
                <w:b/>
                <w:sz w:val="20"/>
                <w:szCs w:val="16"/>
              </w:rPr>
              <w:t xml:space="preserve">Tipo</w:t>
            </w:r>
            <w:r/>
          </w:p>
        </w:tc>
      </w:tr>
      <w:tr>
        <w:trPr/>
        <w:tc>
          <w:tcPr>
            <w:tcW w:w="839" w:type="pct"/>
            <w:textDirection w:val="lrTb"/>
            <w:noWrap w:val="false"/>
          </w:tcPr>
          <w:p>
            <w:pPr>
              <w:spacing w:lineRule="auto" w:line="360"/>
              <w:rPr>
                <w:rFonts w:ascii="Arial" w:hAnsi="Arial" w:cs="Arial"/>
                <w:sz w:val="32"/>
              </w:rPr>
            </w:pPr>
            <w:r>
              <w:rPr>
                <w:rFonts w:ascii="Arial" w:hAnsi="Arial" w:cs="Arial"/>
                <w:sz w:val="20"/>
                <w:szCs w:val="16"/>
              </w:rPr>
              <w:t xml:space="preserve">Serviço</w:t>
            </w:r>
            <w:r/>
          </w:p>
          <w:p>
            <w:pPr>
              <w:jc w:val="center"/>
              <w:rPr>
                <w:rFonts w:ascii="Arial" w:hAnsi="Arial" w:cs="Arial"/>
                <w:sz w:val="32"/>
              </w:rPr>
            </w:pPr>
            <w:r>
              <w:rPr>
                <w:rFonts w:ascii="Arial" w:hAnsi="Arial" w:cs="Arial"/>
                <w:sz w:val="32"/>
              </w:rPr>
            </w:r>
            <w:r/>
          </w:p>
        </w:tc>
        <w:tc>
          <w:tcPr>
            <w:tcW w:w="158" w:type="pct"/>
            <w:textDirection w:val="lrTb"/>
            <w:noWrap w:val="false"/>
          </w:tcPr>
          <w:p>
            <w:pPr>
              <w:ind w:left="-133" w:right="-220" w:hanging="133"/>
              <w:jc w:val="center"/>
              <w:spacing w:lineRule="auto" w:line="360"/>
              <w:rPr>
                <w:rFonts w:ascii="Arial" w:hAnsi="Arial" w:cs="Arial"/>
                <w:sz w:val="32"/>
              </w:rPr>
            </w:pPr>
            <w:r>
              <w:rPr>
                <w:rFonts w:ascii="Arial" w:hAnsi="Arial" w:cs="Arial"/>
                <w:sz w:val="20"/>
                <w:szCs w:val="16"/>
              </w:rPr>
              <w:t xml:space="preserve">X</w:t>
            </w:r>
            <w:r/>
          </w:p>
        </w:tc>
        <w:tc>
          <w:tcPr>
            <w:tcW w:w="152" w:type="pct"/>
            <w:textDirection w:val="lrTb"/>
            <w:noWrap w:val="false"/>
          </w:tcPr>
          <w:p>
            <w:pPr>
              <w:spacing w:lineRule="auto" w:line="360"/>
              <w:rPr>
                <w:rFonts w:ascii="Arial" w:hAnsi="Arial" w:cs="Arial"/>
                <w:sz w:val="32"/>
              </w:rPr>
            </w:pPr>
            <w:r>
              <w:rPr>
                <w:rFonts w:ascii="Arial" w:hAnsi="Arial" w:cs="Arial"/>
                <w:sz w:val="20"/>
                <w:szCs w:val="16"/>
              </w:rPr>
              <w:t xml:space="preserve">X</w:t>
            </w:r>
            <w:r/>
          </w:p>
        </w:tc>
        <w:tc>
          <w:tcPr>
            <w:tcW w:w="161" w:type="pct"/>
            <w:textDirection w:val="lrTb"/>
            <w:noWrap w:val="false"/>
          </w:tcPr>
          <w:p>
            <w:pPr>
              <w:spacing w:lineRule="auto" w:line="360"/>
              <w:rPr>
                <w:rFonts w:ascii="Arial" w:hAnsi="Arial" w:cs="Arial"/>
                <w:sz w:val="32"/>
              </w:rPr>
            </w:pPr>
            <w:r>
              <w:rPr>
                <w:rFonts w:ascii="Arial" w:hAnsi="Arial" w:cs="Arial"/>
                <w:sz w:val="32"/>
              </w:rPr>
            </w:r>
            <w:r/>
          </w:p>
        </w:tc>
        <w:tc>
          <w:tcPr>
            <w:tcW w:w="185" w:type="pct"/>
            <w:textDirection w:val="lrTb"/>
            <w:noWrap w:val="false"/>
          </w:tcPr>
          <w:p>
            <w:pPr>
              <w:spacing w:lineRule="auto" w:line="360"/>
              <w:rPr>
                <w:rFonts w:ascii="Arial" w:hAnsi="Arial" w:cs="Arial"/>
                <w:sz w:val="32"/>
              </w:rPr>
            </w:pPr>
            <w:r>
              <w:rPr>
                <w:rFonts w:ascii="Arial" w:hAnsi="Arial" w:cs="Arial"/>
                <w:sz w:val="32"/>
              </w:rPr>
            </w:r>
            <w:r/>
          </w:p>
        </w:tc>
        <w:tc>
          <w:tcPr>
            <w:gridSpan w:val="2"/>
            <w:tcW w:w="2326" w:type="pct"/>
            <w:textDirection w:val="lrTb"/>
            <w:noWrap w:val="false"/>
          </w:tcPr>
          <w:p>
            <w:pPr>
              <w:rPr>
                <w:rFonts w:ascii="Arial" w:hAnsi="Arial" w:cs="Arial"/>
                <w:sz w:val="32"/>
              </w:rPr>
            </w:pPr>
            <w:r>
              <w:rPr>
                <w:rFonts w:ascii="Arial" w:hAnsi="Arial" w:cs="Arial"/>
                <w:sz w:val="20"/>
                <w:szCs w:val="16"/>
              </w:rPr>
              <w:t xml:space="preserve">O serviço oferecido</w:t>
            </w:r>
            <w:r/>
          </w:p>
        </w:tc>
        <w:tc>
          <w:tcPr>
            <w:tcW w:w="756" w:type="pct"/>
            <w:textDirection w:val="lrTb"/>
            <w:noWrap w:val="false"/>
          </w:tcPr>
          <w:p>
            <w:pPr>
              <w:spacing w:lineRule="auto" w:line="360"/>
              <w:rPr>
                <w:rFonts w:ascii="Arial" w:hAnsi="Arial" w:cs="Arial"/>
                <w:sz w:val="32"/>
              </w:rPr>
            </w:pPr>
            <w:r>
              <w:rPr>
                <w:rFonts w:ascii="Arial" w:hAnsi="Arial" w:cs="Arial"/>
                <w:sz w:val="20"/>
                <w:szCs w:val="16"/>
              </w:rPr>
              <w:t xml:space="preserve">Tirar habilitação</w:t>
            </w:r>
            <w:r/>
          </w:p>
        </w:tc>
        <w:tc>
          <w:tcPr>
            <w:tcW w:w="423" w:type="pct"/>
            <w:textDirection w:val="lrTb"/>
            <w:noWrap w:val="false"/>
          </w:tcPr>
          <w:p>
            <w:pPr>
              <w:spacing w:lineRule="auto" w:line="360"/>
              <w:rPr>
                <w:rFonts w:ascii="Arial" w:hAnsi="Arial" w:cs="Arial"/>
                <w:sz w:val="32"/>
              </w:rPr>
            </w:pPr>
            <w:r>
              <w:rPr>
                <w:rFonts w:ascii="Arial" w:hAnsi="Arial" w:cs="Arial"/>
                <w:sz w:val="20"/>
                <w:szCs w:val="16"/>
              </w:rPr>
              <w:t xml:space="preserve">A</w:t>
            </w:r>
            <w:r/>
          </w:p>
        </w:tc>
      </w:tr>
      <w:tr>
        <w:trPr/>
        <w:tc>
          <w:tcPr>
            <w:tcW w:w="839" w:type="pct"/>
            <w:textDirection w:val="lrTb"/>
            <w:noWrap w:val="false"/>
          </w:tcPr>
          <w:p>
            <w:pPr>
              <w:spacing w:lineRule="auto" w:line="360"/>
              <w:rPr>
                <w:rFonts w:ascii="Arial" w:hAnsi="Arial" w:cs="Arial"/>
                <w:sz w:val="32"/>
              </w:rPr>
            </w:pPr>
            <w:r>
              <w:rPr>
                <w:rFonts w:ascii="Arial" w:hAnsi="Arial" w:cs="Arial"/>
                <w:sz w:val="20"/>
                <w:szCs w:val="16"/>
              </w:rPr>
              <w:t xml:space="preserve">Preço</w:t>
            </w:r>
            <w:r/>
          </w:p>
        </w:tc>
        <w:tc>
          <w:tcPr>
            <w:tcW w:w="158" w:type="pct"/>
            <w:textDirection w:val="lrTb"/>
            <w:noWrap w:val="false"/>
          </w:tcPr>
          <w:p>
            <w:pPr>
              <w:ind w:left="-133" w:right="-220" w:hanging="133"/>
              <w:jc w:val="center"/>
              <w:spacing w:lineRule="auto" w:line="360"/>
              <w:rPr>
                <w:rFonts w:ascii="Arial" w:hAnsi="Arial" w:cs="Arial"/>
                <w:sz w:val="32"/>
              </w:rPr>
            </w:pPr>
            <w:r>
              <w:rPr>
                <w:rFonts w:ascii="Arial" w:hAnsi="Arial" w:cs="Arial"/>
                <w:sz w:val="20"/>
                <w:szCs w:val="16"/>
              </w:rPr>
              <w:t xml:space="preserve">X</w:t>
            </w:r>
            <w:r/>
          </w:p>
        </w:tc>
        <w:tc>
          <w:tcPr>
            <w:tcW w:w="152" w:type="pct"/>
            <w:textDirection w:val="lrTb"/>
            <w:noWrap w:val="false"/>
          </w:tcPr>
          <w:p>
            <w:pPr>
              <w:spacing w:lineRule="auto" w:line="360"/>
              <w:rPr>
                <w:rFonts w:ascii="Arial" w:hAnsi="Arial" w:cs="Arial"/>
                <w:sz w:val="32"/>
              </w:rPr>
            </w:pPr>
            <w:r>
              <w:rPr>
                <w:rFonts w:ascii="Arial" w:hAnsi="Arial" w:cs="Arial"/>
                <w:sz w:val="20"/>
                <w:szCs w:val="16"/>
              </w:rPr>
              <w:t xml:space="preserve">X</w:t>
            </w:r>
            <w:r/>
          </w:p>
        </w:tc>
        <w:tc>
          <w:tcPr>
            <w:tcW w:w="161" w:type="pct"/>
            <w:textDirection w:val="lrTb"/>
            <w:noWrap w:val="false"/>
          </w:tcPr>
          <w:p>
            <w:pPr>
              <w:spacing w:lineRule="auto" w:line="360"/>
              <w:rPr>
                <w:rFonts w:ascii="Arial" w:hAnsi="Arial" w:cs="Arial"/>
                <w:sz w:val="32"/>
              </w:rPr>
            </w:pPr>
            <w:r>
              <w:rPr>
                <w:rFonts w:ascii="Arial" w:hAnsi="Arial" w:cs="Arial"/>
                <w:sz w:val="32"/>
              </w:rPr>
            </w:r>
            <w:r/>
          </w:p>
        </w:tc>
        <w:tc>
          <w:tcPr>
            <w:tcW w:w="185" w:type="pct"/>
            <w:textDirection w:val="lrTb"/>
            <w:noWrap w:val="false"/>
          </w:tcPr>
          <w:p>
            <w:pPr>
              <w:spacing w:lineRule="auto" w:line="360"/>
              <w:rPr>
                <w:rFonts w:ascii="Arial" w:hAnsi="Arial" w:cs="Arial"/>
                <w:sz w:val="32"/>
              </w:rPr>
            </w:pPr>
            <w:r>
              <w:rPr>
                <w:rFonts w:ascii="Arial" w:hAnsi="Arial" w:cs="Arial"/>
                <w:sz w:val="32"/>
              </w:rPr>
            </w:r>
            <w:r/>
          </w:p>
        </w:tc>
        <w:tc>
          <w:tcPr>
            <w:gridSpan w:val="2"/>
            <w:tcW w:w="2326" w:type="pct"/>
            <w:textDirection w:val="lrTb"/>
            <w:noWrap w:val="false"/>
          </w:tcPr>
          <w:p>
            <w:pPr>
              <w:spacing w:lineRule="auto" w:line="360"/>
              <w:rPr>
                <w:rFonts w:ascii="Arial" w:hAnsi="Arial" w:cs="Arial"/>
                <w:sz w:val="32"/>
              </w:rPr>
            </w:pPr>
            <w:r>
              <w:rPr>
                <w:rFonts w:ascii="Arial" w:hAnsi="Arial" w:cs="Arial"/>
                <w:sz w:val="20"/>
                <w:szCs w:val="16"/>
              </w:rPr>
              <w:t xml:space="preserve">O valor a ser pago pelo serviço</w:t>
            </w:r>
            <w:r/>
          </w:p>
        </w:tc>
        <w:tc>
          <w:tcPr>
            <w:tcW w:w="756" w:type="pct"/>
            <w:textDirection w:val="lrTb"/>
            <w:noWrap w:val="false"/>
          </w:tcPr>
          <w:p>
            <w:pPr>
              <w:spacing w:lineRule="auto" w:line="360"/>
              <w:rPr>
                <w:rFonts w:ascii="Arial" w:hAnsi="Arial" w:cs="Arial"/>
                <w:sz w:val="32"/>
              </w:rPr>
            </w:pPr>
            <w:r>
              <w:rPr>
                <w:rFonts w:ascii="Arial" w:hAnsi="Arial" w:cs="Arial"/>
                <w:sz w:val="20"/>
                <w:szCs w:val="16"/>
              </w:rPr>
              <w:t xml:space="preserve">R$ 200</w:t>
            </w:r>
            <w:r/>
          </w:p>
        </w:tc>
        <w:tc>
          <w:tcPr>
            <w:tcW w:w="423" w:type="pct"/>
            <w:textDirection w:val="lrTb"/>
            <w:noWrap w:val="false"/>
          </w:tcPr>
          <w:p>
            <w:pPr>
              <w:keepNext/>
              <w:spacing w:lineRule="auto" w:line="360"/>
              <w:rPr>
                <w:rFonts w:ascii="Arial" w:hAnsi="Arial" w:cs="Arial"/>
                <w:sz w:val="32"/>
              </w:rPr>
            </w:pPr>
            <w:r>
              <w:rPr>
                <w:rFonts w:ascii="Arial" w:hAnsi="Arial" w:cs="Arial"/>
                <w:sz w:val="20"/>
                <w:szCs w:val="16"/>
              </w:rPr>
              <w:t xml:space="preserve">N</w:t>
            </w:r>
            <w:r/>
          </w:p>
        </w:tc>
      </w:tr>
    </w:tbl>
    <w:p>
      <w:pPr>
        <w:pStyle w:val="236"/>
      </w:pPr>
      <w:r/>
      <w:bookmarkStart w:id="279" w:name="_Toc515021219"/>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34</w:t>
      </w:r>
      <w:r>
        <w:rPr>
          <w:rFonts w:ascii="Arial" w:hAnsi="Arial" w:cs="Arial"/>
          <w:color w:val="auto"/>
          <w:sz w:val="20"/>
        </w:rPr>
        <w:fldChar w:fldCharType="end"/>
      </w:r>
      <w:r>
        <w:rPr>
          <w:rFonts w:ascii="Arial" w:hAnsi="Arial" w:cs="Arial"/>
          <w:color w:val="auto"/>
          <w:sz w:val="20"/>
        </w:rPr>
        <w:t xml:space="preserve">-Requisito de dados 4</w:t>
      </w:r>
      <w:bookmarkEnd w:id="279"/>
      <w:r/>
      <w:r/>
    </w:p>
    <w:tbl>
      <w:tblPr>
        <w:tblW w:w="5000" w:type="pct"/>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505"/>
        <w:gridCol w:w="271"/>
        <w:gridCol w:w="260"/>
        <w:gridCol w:w="350"/>
        <w:gridCol w:w="339"/>
        <w:gridCol w:w="2741"/>
        <w:gridCol w:w="1447"/>
        <w:gridCol w:w="1395"/>
        <w:gridCol w:w="753"/>
      </w:tblGrid>
      <w:tr>
        <w:trPr>
          <w:trHeight w:val="341"/>
          <w:tblHeader/>
        </w:trPr>
        <w:tc>
          <w:tcPr>
            <w:gridSpan w:val="6"/>
            <w:shd w:val="clear" w:color="auto" w:fill="CCCCCC"/>
            <w:tcW w:w="3015" w:type="pct"/>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Identificador</w:t>
            </w:r>
            <w:r/>
          </w:p>
        </w:tc>
        <w:tc>
          <w:tcPr>
            <w:gridSpan w:val="3"/>
            <w:shd w:val="clear" w:color="auto" w:fill="CCCCCC"/>
            <w:tcW w:w="1985" w:type="pct"/>
            <w:vAlign w:val="center"/>
            <w:textDirection w:val="lrTb"/>
            <w:noWrap w:val="false"/>
          </w:tcPr>
          <w:p>
            <w:pPr>
              <w:spacing w:lineRule="auto" w:line="360"/>
              <w:rPr>
                <w:rFonts w:ascii="Arial" w:hAnsi="Arial" w:cs="Arial"/>
                <w:sz w:val="20"/>
              </w:rPr>
            </w:pPr>
            <w:r>
              <w:rPr>
                <w:rFonts w:ascii="Arial" w:hAnsi="Arial" w:cs="Arial"/>
                <w:b/>
                <w:sz w:val="20"/>
                <w:szCs w:val="16"/>
              </w:rPr>
              <w:t xml:space="preserve">Requisito Funcional</w:t>
            </w:r>
            <w:r/>
          </w:p>
        </w:tc>
      </w:tr>
      <w:tr>
        <w:trPr>
          <w:trHeight w:val="341"/>
          <w:tblHeader/>
        </w:trPr>
        <w:tc>
          <w:tcPr>
            <w:gridSpan w:val="6"/>
            <w:shd w:val="clear" w:color="auto" w:fill="FFFFFF"/>
            <w:tcW w:w="3015" w:type="pct"/>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[RD 05] </w:t>
            </w:r>
            <w:r>
              <w:rPr>
                <w:rFonts w:ascii="Arial" w:hAnsi="Arial" w:cs="Arial"/>
                <w:b/>
                <w:sz w:val="20"/>
                <w:szCs w:val="16"/>
              </w:rPr>
              <w:noBreakHyphen/>
              <w:t xml:space="preserve"> Dados do resultado da prova</w:t>
            </w:r>
            <w:r/>
          </w:p>
        </w:tc>
        <w:tc>
          <w:tcPr>
            <w:gridSpan w:val="3"/>
            <w:shd w:val="clear" w:color="auto" w:fill="FFFFFF"/>
            <w:tcW w:w="1985" w:type="pct"/>
            <w:vAlign w:val="center"/>
            <w:textDirection w:val="lrTb"/>
            <w:noWrap w:val="false"/>
          </w:tcPr>
          <w:p>
            <w:pPr>
              <w:spacing w:lineRule="auto" w:line="360"/>
              <w:rPr>
                <w:rFonts w:ascii="Arial" w:hAnsi="Arial" w:cs="Arial"/>
                <w:sz w:val="20"/>
              </w:rPr>
            </w:pPr>
            <w:r>
              <w:rPr>
                <w:rFonts w:ascii="Arial" w:hAnsi="Arial" w:cs="Arial"/>
                <w:b/>
                <w:sz w:val="20"/>
                <w:szCs w:val="16"/>
              </w:rPr>
              <w:t xml:space="preserve">[RF 09 </w:t>
            </w:r>
            <w:r>
              <w:rPr>
                <w:rFonts w:ascii="Arial" w:hAnsi="Arial" w:cs="Arial"/>
                <w:b/>
                <w:sz w:val="20"/>
                <w:szCs w:val="16"/>
              </w:rPr>
              <w:noBreakHyphen/>
              <w:t xml:space="preserve"> Cadastrar</w:t>
            </w:r>
            <w:r>
              <w:rPr>
                <w:rFonts w:ascii="Arial" w:hAnsi="Arial" w:cs="Arial"/>
                <w:b/>
                <w:sz w:val="20"/>
                <w:szCs w:val="16"/>
              </w:rPr>
              <w:t xml:space="preserve"> resultado da prova]</w:t>
            </w:r>
            <w:r/>
          </w:p>
        </w:tc>
      </w:tr>
      <w:tr>
        <w:trPr>
          <w:trHeight w:val="341"/>
          <w:tblHeader/>
        </w:trPr>
        <w:tc>
          <w:tcPr>
            <w:shd w:val="clear" w:color="auto" w:fill="CCCCCC"/>
            <w:tcW w:w="839"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Nome</w:t>
            </w:r>
            <w:r/>
          </w:p>
        </w:tc>
        <w:tc>
          <w:tcPr>
            <w:shd w:val="clear" w:color="auto" w:fill="CCCCCC"/>
            <w:tcW w:w="158" w:type="pct"/>
            <w:vAlign w:val="center"/>
            <w:textDirection w:val="lrTb"/>
            <w:noWrap w:val="false"/>
          </w:tcPr>
          <w:p>
            <w:pPr>
              <w:ind w:left="-133" w:right="-102"/>
              <w:jc w:val="center"/>
              <w:spacing w:lineRule="auto" w:line="360"/>
              <w:rPr>
                <w:rFonts w:ascii="Arial" w:hAnsi="Arial" w:cs="Arial"/>
                <w:sz w:val="20"/>
              </w:rPr>
            </w:pPr>
            <w:r>
              <w:rPr>
                <w:rFonts w:ascii="Arial" w:hAnsi="Arial" w:cs="Arial"/>
                <w:b/>
                <w:sz w:val="20"/>
                <w:szCs w:val="16"/>
              </w:rPr>
              <w:t xml:space="preserve">O</w:t>
            </w:r>
            <w:r/>
          </w:p>
        </w:tc>
        <w:tc>
          <w:tcPr>
            <w:shd w:val="clear" w:color="auto" w:fill="CCCCCC"/>
            <w:tcW w:w="152" w:type="pct"/>
            <w:vAlign w:val="center"/>
            <w:textDirection w:val="lrTb"/>
            <w:noWrap w:val="false"/>
          </w:tcPr>
          <w:p>
            <w:pPr>
              <w:ind w:left="-184" w:right="-96"/>
              <w:jc w:val="center"/>
              <w:spacing w:lineRule="auto" w:line="360"/>
              <w:rPr>
                <w:rFonts w:ascii="Arial" w:hAnsi="Arial" w:cs="Arial"/>
                <w:sz w:val="20"/>
              </w:rPr>
            </w:pPr>
            <w:r>
              <w:rPr>
                <w:rFonts w:ascii="Arial" w:hAnsi="Arial" w:cs="Arial"/>
                <w:b/>
                <w:sz w:val="20"/>
                <w:szCs w:val="16"/>
              </w:rPr>
              <w:t xml:space="preserve">E</w:t>
            </w:r>
            <w:r/>
          </w:p>
        </w:tc>
        <w:tc>
          <w:tcPr>
            <w:shd w:val="clear" w:color="auto" w:fill="CCCCCC"/>
            <w:tcW w:w="161" w:type="pct"/>
            <w:vAlign w:val="center"/>
            <w:textDirection w:val="lrTb"/>
            <w:noWrap w:val="false"/>
          </w:tcPr>
          <w:p>
            <w:pPr>
              <w:ind w:left="-171" w:right="-96"/>
              <w:jc w:val="center"/>
              <w:spacing w:lineRule="auto" w:line="360"/>
              <w:rPr>
                <w:rFonts w:ascii="Arial" w:hAnsi="Arial" w:cs="Arial"/>
                <w:sz w:val="20"/>
              </w:rPr>
            </w:pPr>
            <w:r>
              <w:rPr>
                <w:rFonts w:ascii="Arial" w:hAnsi="Arial" w:cs="Arial"/>
                <w:b/>
                <w:sz w:val="20"/>
                <w:szCs w:val="16"/>
              </w:rPr>
              <w:t xml:space="preserve">S</w:t>
            </w:r>
            <w:r/>
          </w:p>
        </w:tc>
        <w:tc>
          <w:tcPr>
            <w:shd w:val="clear" w:color="auto" w:fill="CCCCCC"/>
            <w:tcW w:w="185" w:type="pct"/>
            <w:vAlign w:val="center"/>
            <w:textDirection w:val="lrTb"/>
            <w:noWrap w:val="false"/>
          </w:tcPr>
          <w:p>
            <w:pPr>
              <w:ind w:right="-96"/>
              <w:spacing w:lineRule="auto" w:line="360"/>
              <w:rPr>
                <w:rFonts w:ascii="Arial" w:hAnsi="Arial" w:cs="Arial"/>
                <w:sz w:val="20"/>
              </w:rPr>
            </w:pPr>
            <w:r>
              <w:rPr>
                <w:rFonts w:ascii="Arial" w:hAnsi="Arial" w:cs="Arial"/>
                <w:b/>
                <w:sz w:val="20"/>
                <w:szCs w:val="16"/>
              </w:rPr>
              <w:t xml:space="preserve">L</w:t>
            </w:r>
            <w:r/>
          </w:p>
        </w:tc>
        <w:tc>
          <w:tcPr>
            <w:gridSpan w:val="2"/>
            <w:shd w:val="clear" w:color="auto" w:fill="CCCCCC"/>
            <w:tcW w:w="2326"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Descrição</w:t>
            </w:r>
            <w:r/>
          </w:p>
        </w:tc>
        <w:tc>
          <w:tcPr>
            <w:shd w:val="clear" w:color="auto" w:fill="CCCCCC"/>
            <w:tcW w:w="756"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Exemplo</w:t>
            </w:r>
            <w:r/>
          </w:p>
        </w:tc>
        <w:tc>
          <w:tcPr>
            <w:shd w:val="clear" w:color="auto" w:fill="CCCCCC"/>
            <w:tcW w:w="423" w:type="pct"/>
            <w:textDirection w:val="lrTb"/>
            <w:noWrap w:val="false"/>
          </w:tcPr>
          <w:p>
            <w:pPr>
              <w:jc w:val="center"/>
              <w:spacing w:lineRule="auto" w:line="360"/>
              <w:rPr>
                <w:rFonts w:ascii="Arial" w:hAnsi="Arial" w:cs="Arial"/>
                <w:sz w:val="20"/>
              </w:rPr>
            </w:pPr>
            <w:r>
              <w:rPr>
                <w:rFonts w:ascii="Arial" w:hAnsi="Arial" w:cs="Arial"/>
                <w:b/>
                <w:sz w:val="20"/>
                <w:szCs w:val="16"/>
              </w:rPr>
              <w:t xml:space="preserve">Tipo</w:t>
            </w:r>
            <w:r/>
          </w:p>
        </w:tc>
      </w:tr>
      <w:tr>
        <w:trPr/>
        <w:tc>
          <w:tcPr>
            <w:tcW w:w="839" w:type="pct"/>
            <w:textDirection w:val="lrTb"/>
            <w:noWrap w:val="false"/>
          </w:tcPr>
          <w:p>
            <w:pPr>
              <w:spacing w:lineRule="auto" w:line="360"/>
              <w:rPr>
                <w:rFonts w:ascii="Arial" w:hAnsi="Arial" w:cs="Arial"/>
                <w:sz w:val="20"/>
              </w:rPr>
            </w:pPr>
            <w:r>
              <w:rPr>
                <w:rFonts w:ascii="Arial" w:hAnsi="Arial" w:cs="Arial"/>
                <w:sz w:val="20"/>
                <w:szCs w:val="16"/>
              </w:rPr>
              <w:t xml:space="preserve">Cliente</w:t>
            </w:r>
            <w:r/>
          </w:p>
        </w:tc>
        <w:tc>
          <w:tcPr>
            <w:tcW w:w="158" w:type="pct"/>
            <w:textDirection w:val="lrTb"/>
            <w:noWrap w:val="false"/>
          </w:tcPr>
          <w:p>
            <w:pPr>
              <w:ind w:left="-133" w:right="-220" w:hanging="133"/>
              <w:jc w:val="center"/>
              <w:spacing w:lineRule="auto" w:line="360"/>
              <w:rPr>
                <w:rFonts w:ascii="Arial" w:hAnsi="Arial" w:cs="Arial"/>
                <w:sz w:val="20"/>
              </w:rPr>
            </w:pPr>
            <w:r>
              <w:rPr>
                <w:rFonts w:ascii="Arial" w:hAnsi="Arial" w:cs="Arial"/>
                <w:sz w:val="20"/>
                <w:szCs w:val="16"/>
              </w:rPr>
              <w:t xml:space="preserve">X</w:t>
            </w:r>
            <w:r/>
          </w:p>
        </w:tc>
        <w:tc>
          <w:tcPr>
            <w:tcW w:w="152" w:type="pct"/>
            <w:textDirection w:val="lrTb"/>
            <w:noWrap w:val="false"/>
          </w:tcPr>
          <w:p>
            <w:pPr>
              <w:spacing w:lineRule="auto" w:line="360"/>
              <w:rPr>
                <w:rFonts w:ascii="Arial" w:hAnsi="Arial" w:cs="Arial"/>
                <w:sz w:val="20"/>
              </w:rPr>
            </w:pPr>
            <w:r>
              <w:rPr>
                <w:rFonts w:ascii="Arial" w:hAnsi="Arial" w:cs="Arial"/>
                <w:sz w:val="20"/>
              </w:rPr>
            </w:r>
            <w:r/>
          </w:p>
        </w:tc>
        <w:tc>
          <w:tcPr>
            <w:tcW w:w="161" w:type="pct"/>
            <w:textDirection w:val="lrTb"/>
            <w:noWrap w:val="false"/>
          </w:tcPr>
          <w:p>
            <w:pPr>
              <w:spacing w:lineRule="auto" w:line="360"/>
              <w:rPr>
                <w:rFonts w:ascii="Arial" w:hAnsi="Arial" w:cs="Arial"/>
                <w:sz w:val="20"/>
              </w:rPr>
            </w:pPr>
            <w:r>
              <w:rPr>
                <w:rFonts w:ascii="Arial" w:hAnsi="Arial" w:cs="Arial"/>
                <w:sz w:val="20"/>
                <w:szCs w:val="16"/>
              </w:rPr>
              <w:t xml:space="preserve">X</w:t>
            </w:r>
            <w:r/>
          </w:p>
        </w:tc>
        <w:tc>
          <w:tcPr>
            <w:tcW w:w="185" w:type="pct"/>
            <w:textDirection w:val="lrTb"/>
            <w:noWrap w:val="false"/>
          </w:tcPr>
          <w:p>
            <w:pPr>
              <w:spacing w:lineRule="auto" w:line="360"/>
              <w:rPr>
                <w:rFonts w:ascii="Arial" w:hAnsi="Arial" w:cs="Arial"/>
                <w:sz w:val="20"/>
              </w:rPr>
            </w:pPr>
            <w:r>
              <w:rPr>
                <w:rFonts w:ascii="Arial" w:hAnsi="Arial" w:cs="Arial"/>
                <w:sz w:val="20"/>
              </w:rPr>
            </w:r>
            <w:r/>
          </w:p>
        </w:tc>
        <w:tc>
          <w:tcPr>
            <w:gridSpan w:val="2"/>
            <w:tcW w:w="2326" w:type="pct"/>
            <w:textDirection w:val="lrTb"/>
            <w:noWrap w:val="false"/>
          </w:tcPr>
          <w:p>
            <w:pPr>
              <w:rPr>
                <w:rFonts w:ascii="Arial" w:hAnsi="Arial" w:cs="Arial"/>
                <w:sz w:val="20"/>
              </w:rPr>
            </w:pPr>
            <w:r>
              <w:rPr>
                <w:rFonts w:ascii="Arial" w:hAnsi="Arial" w:cs="Arial"/>
                <w:sz w:val="20"/>
                <w:szCs w:val="16"/>
              </w:rPr>
              <w:t xml:space="preserve">O cliente que realizou a prova</w:t>
            </w:r>
            <w:r/>
          </w:p>
        </w:tc>
        <w:tc>
          <w:tcPr>
            <w:tcW w:w="756"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070.763.453-76</w:t>
            </w:r>
            <w:r/>
          </w:p>
        </w:tc>
        <w:tc>
          <w:tcPr>
            <w:tcW w:w="423" w:type="pct"/>
            <w:textDirection w:val="lrTb"/>
            <w:noWrap w:val="false"/>
          </w:tcPr>
          <w:p>
            <w:pPr>
              <w:spacing w:lineRule="auto" w:line="360"/>
              <w:rPr>
                <w:rFonts w:ascii="Arial" w:hAnsi="Arial" w:cs="Arial"/>
                <w:sz w:val="20"/>
              </w:rPr>
            </w:pPr>
            <w:r>
              <w:rPr>
                <w:rFonts w:ascii="Arial" w:hAnsi="Arial" w:cs="Arial"/>
                <w:sz w:val="20"/>
                <w:szCs w:val="16"/>
              </w:rPr>
              <w:t xml:space="preserve">C</w:t>
            </w:r>
            <w:r/>
          </w:p>
        </w:tc>
      </w:tr>
      <w:tr>
        <w:trPr/>
        <w:tc>
          <w:tcPr>
            <w:tcW w:w="839" w:type="pct"/>
            <w:textDirection w:val="lrTb"/>
            <w:noWrap w:val="false"/>
          </w:tcPr>
          <w:p>
            <w:pPr>
              <w:spacing w:lineRule="auto" w:line="360"/>
              <w:rPr>
                <w:rFonts w:ascii="Arial" w:hAnsi="Arial" w:cs="Arial"/>
                <w:sz w:val="20"/>
              </w:rPr>
            </w:pPr>
            <w:r>
              <w:rPr>
                <w:rFonts w:ascii="Arial" w:hAnsi="Arial" w:cs="Arial"/>
                <w:sz w:val="20"/>
                <w:szCs w:val="16"/>
              </w:rPr>
              <w:t xml:space="preserve">Resultado</w:t>
            </w:r>
            <w:r/>
          </w:p>
        </w:tc>
        <w:tc>
          <w:tcPr>
            <w:tcW w:w="158" w:type="pct"/>
            <w:textDirection w:val="lrTb"/>
            <w:noWrap w:val="false"/>
          </w:tcPr>
          <w:p>
            <w:pPr>
              <w:ind w:left="-133" w:right="-220" w:hanging="133"/>
              <w:jc w:val="center"/>
              <w:spacing w:lineRule="auto" w:line="360"/>
              <w:rPr>
                <w:rFonts w:ascii="Arial" w:hAnsi="Arial" w:cs="Arial"/>
                <w:sz w:val="20"/>
              </w:rPr>
            </w:pPr>
            <w:r>
              <w:rPr>
                <w:rFonts w:ascii="Arial" w:hAnsi="Arial" w:cs="Arial"/>
                <w:sz w:val="20"/>
                <w:szCs w:val="16"/>
              </w:rPr>
              <w:t xml:space="preserve">X</w:t>
            </w:r>
            <w:r/>
          </w:p>
        </w:tc>
        <w:tc>
          <w:tcPr>
            <w:tcW w:w="152" w:type="pct"/>
            <w:textDirection w:val="lrTb"/>
            <w:noWrap w:val="false"/>
          </w:tcPr>
          <w:p>
            <w:pPr>
              <w:spacing w:lineRule="auto" w:line="360"/>
              <w:rPr>
                <w:rFonts w:ascii="Arial" w:hAnsi="Arial" w:cs="Arial"/>
                <w:sz w:val="20"/>
              </w:rPr>
            </w:pPr>
            <w:r>
              <w:rPr>
                <w:rFonts w:ascii="Arial" w:hAnsi="Arial" w:cs="Arial"/>
                <w:sz w:val="20"/>
              </w:rPr>
            </w:r>
            <w:r/>
          </w:p>
        </w:tc>
        <w:tc>
          <w:tcPr>
            <w:tcW w:w="161" w:type="pct"/>
            <w:textDirection w:val="lrTb"/>
            <w:noWrap w:val="false"/>
          </w:tcPr>
          <w:p>
            <w:pPr>
              <w:spacing w:lineRule="auto" w:line="360"/>
              <w:rPr>
                <w:rFonts w:ascii="Arial" w:hAnsi="Arial" w:cs="Arial"/>
                <w:sz w:val="20"/>
              </w:rPr>
            </w:pPr>
            <w:r>
              <w:rPr>
                <w:rFonts w:ascii="Arial" w:hAnsi="Arial" w:cs="Arial"/>
                <w:sz w:val="20"/>
                <w:szCs w:val="16"/>
              </w:rPr>
              <w:t xml:space="preserve">X</w:t>
            </w:r>
            <w:r/>
          </w:p>
        </w:tc>
        <w:tc>
          <w:tcPr>
            <w:tcW w:w="185" w:type="pct"/>
            <w:textDirection w:val="lrTb"/>
            <w:noWrap w:val="false"/>
          </w:tcPr>
          <w:p>
            <w:pPr>
              <w:spacing w:lineRule="auto" w:line="360"/>
              <w:rPr>
                <w:rFonts w:ascii="Arial" w:hAnsi="Arial" w:cs="Arial"/>
                <w:sz w:val="20"/>
              </w:rPr>
            </w:pPr>
            <w:r>
              <w:rPr>
                <w:rFonts w:ascii="Arial" w:hAnsi="Arial" w:cs="Arial"/>
                <w:sz w:val="20"/>
              </w:rPr>
            </w:r>
            <w:r/>
          </w:p>
        </w:tc>
        <w:tc>
          <w:tcPr>
            <w:gridSpan w:val="2"/>
            <w:tcW w:w="2326" w:type="pct"/>
            <w:textDirection w:val="lrTb"/>
            <w:noWrap w:val="false"/>
          </w:tcPr>
          <w:p>
            <w:pPr>
              <w:rPr>
                <w:rFonts w:ascii="Arial" w:hAnsi="Arial" w:cs="Arial"/>
                <w:sz w:val="20"/>
              </w:rPr>
            </w:pPr>
            <w:r>
              <w:rPr>
                <w:rFonts w:ascii="Arial" w:hAnsi="Arial" w:cs="Arial"/>
                <w:sz w:val="20"/>
                <w:szCs w:val="16"/>
              </w:rPr>
              <w:t xml:space="preserve">O resultado da prova</w:t>
            </w:r>
            <w:r/>
          </w:p>
        </w:tc>
        <w:tc>
          <w:tcPr>
            <w:tcW w:w="756" w:type="pct"/>
            <w:textDirection w:val="lrTb"/>
            <w:noWrap w:val="false"/>
          </w:tcPr>
          <w:p>
            <w:pPr>
              <w:spacing w:lineRule="auto" w:line="360"/>
              <w:rPr>
                <w:rFonts w:ascii="Arial" w:hAnsi="Arial" w:cs="Arial"/>
                <w:sz w:val="20"/>
              </w:rPr>
            </w:pPr>
            <w:r>
              <w:rPr>
                <w:rFonts w:ascii="Arial" w:hAnsi="Arial" w:cs="Arial"/>
                <w:sz w:val="20"/>
                <w:szCs w:val="16"/>
              </w:rPr>
              <w:t xml:space="preserve">Aprovado</w:t>
            </w:r>
            <w:r/>
          </w:p>
        </w:tc>
        <w:tc>
          <w:tcPr>
            <w:tcW w:w="423" w:type="pct"/>
            <w:textDirection w:val="lrTb"/>
            <w:noWrap w:val="false"/>
          </w:tcPr>
          <w:p>
            <w:pPr>
              <w:keepNext/>
              <w:spacing w:lineRule="auto" w:line="360"/>
              <w:rPr>
                <w:rFonts w:ascii="Arial" w:hAnsi="Arial" w:cs="Arial"/>
                <w:sz w:val="20"/>
              </w:rPr>
            </w:pPr>
            <w:r>
              <w:rPr>
                <w:rFonts w:ascii="Arial" w:hAnsi="Arial" w:cs="Arial"/>
                <w:sz w:val="20"/>
                <w:szCs w:val="16"/>
              </w:rPr>
              <w:t xml:space="preserve">C</w:t>
            </w:r>
            <w:r/>
          </w:p>
        </w:tc>
      </w:tr>
    </w:tbl>
    <w:p>
      <w:pPr>
        <w:pStyle w:val="236"/>
        <w:rPr>
          <w:rFonts w:ascii="Arial" w:hAnsi="Arial" w:cs="Arial"/>
          <w:color w:val="auto"/>
          <w:sz w:val="20"/>
        </w:rPr>
      </w:pPr>
      <w:r/>
      <w:bookmarkStart w:id="280" w:name="_Toc515021220"/>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35</w:t>
      </w:r>
      <w:r>
        <w:rPr>
          <w:rFonts w:ascii="Arial" w:hAnsi="Arial" w:cs="Arial"/>
          <w:color w:val="auto"/>
          <w:sz w:val="20"/>
        </w:rPr>
        <w:fldChar w:fldCharType="end"/>
      </w:r>
      <w:r>
        <w:rPr>
          <w:rFonts w:ascii="Arial" w:hAnsi="Arial" w:cs="Arial"/>
          <w:color w:val="auto"/>
          <w:sz w:val="20"/>
        </w:rPr>
        <w:t xml:space="preserve">-Requisito de dados 5</w:t>
      </w:r>
      <w:bookmarkEnd w:id="280"/>
      <w:r/>
      <w:r/>
    </w:p>
    <w:tbl>
      <w:tblPr>
        <w:tblW w:w="5000" w:type="pct"/>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511"/>
        <w:gridCol w:w="277"/>
        <w:gridCol w:w="266"/>
        <w:gridCol w:w="350"/>
        <w:gridCol w:w="339"/>
        <w:gridCol w:w="2746"/>
        <w:gridCol w:w="1452"/>
        <w:gridCol w:w="1361"/>
        <w:gridCol w:w="759"/>
      </w:tblGrid>
      <w:tr>
        <w:trPr>
          <w:trHeight w:val="341"/>
          <w:tblHeader/>
        </w:trPr>
        <w:tc>
          <w:tcPr>
            <w:gridSpan w:val="6"/>
            <w:shd w:val="clear" w:color="auto" w:fill="CCCCCC"/>
            <w:tcW w:w="3015" w:type="pct"/>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Identificador</w:t>
            </w:r>
            <w:r/>
          </w:p>
        </w:tc>
        <w:tc>
          <w:tcPr>
            <w:gridSpan w:val="3"/>
            <w:shd w:val="clear" w:color="auto" w:fill="CCCCCC"/>
            <w:tcW w:w="1985" w:type="pct"/>
            <w:vAlign w:val="center"/>
            <w:textDirection w:val="lrTb"/>
            <w:noWrap w:val="false"/>
          </w:tcPr>
          <w:p>
            <w:pPr>
              <w:spacing w:lineRule="auto" w:line="360"/>
              <w:rPr>
                <w:rFonts w:ascii="Arial" w:hAnsi="Arial" w:cs="Arial"/>
                <w:sz w:val="20"/>
              </w:rPr>
            </w:pPr>
            <w:r>
              <w:rPr>
                <w:rFonts w:ascii="Arial" w:hAnsi="Arial" w:cs="Arial"/>
                <w:b/>
                <w:sz w:val="20"/>
                <w:szCs w:val="16"/>
              </w:rPr>
              <w:t xml:space="preserve">Requisito Funcional</w:t>
            </w:r>
            <w:r/>
          </w:p>
        </w:tc>
      </w:tr>
      <w:tr>
        <w:trPr>
          <w:trHeight w:val="341"/>
          <w:tblHeader/>
        </w:trPr>
        <w:tc>
          <w:tcPr>
            <w:gridSpan w:val="6"/>
            <w:shd w:val="clear" w:color="auto" w:fill="FFFFFF"/>
            <w:tcW w:w="3015" w:type="pct"/>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[RD 06] </w:t>
            </w:r>
            <w:r>
              <w:rPr>
                <w:rFonts w:ascii="Arial" w:hAnsi="Arial" w:cs="Arial"/>
                <w:b/>
                <w:sz w:val="20"/>
                <w:szCs w:val="16"/>
              </w:rPr>
              <w:noBreakHyphen/>
              <w:t xml:space="preserve"> Resultado da prova</w:t>
            </w:r>
            <w:r/>
          </w:p>
        </w:tc>
        <w:tc>
          <w:tcPr>
            <w:gridSpan w:val="3"/>
            <w:shd w:val="clear" w:color="auto" w:fill="FFFFFF"/>
            <w:tcW w:w="1985" w:type="pct"/>
            <w:vAlign w:val="center"/>
            <w:textDirection w:val="lrTb"/>
            <w:noWrap w:val="false"/>
          </w:tcPr>
          <w:p>
            <w:pPr>
              <w:spacing w:lineRule="auto" w:line="360"/>
              <w:rPr>
                <w:rFonts w:ascii="Arial" w:hAnsi="Arial" w:cs="Arial"/>
                <w:sz w:val="20"/>
              </w:rPr>
            </w:pPr>
            <w:r>
              <w:rPr>
                <w:rFonts w:ascii="Arial" w:hAnsi="Arial" w:cs="Arial"/>
                <w:b/>
                <w:sz w:val="20"/>
                <w:szCs w:val="16"/>
              </w:rPr>
              <w:t xml:space="preserve">[R 10 - Consultar resultado da prova]</w:t>
            </w:r>
            <w:r/>
          </w:p>
        </w:tc>
      </w:tr>
      <w:tr>
        <w:trPr>
          <w:trHeight w:val="341"/>
          <w:tblHeader/>
        </w:trPr>
        <w:tc>
          <w:tcPr>
            <w:shd w:val="clear" w:color="auto" w:fill="CCCCCC"/>
            <w:tcW w:w="839"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Nome</w:t>
            </w:r>
            <w:r/>
          </w:p>
        </w:tc>
        <w:tc>
          <w:tcPr>
            <w:shd w:val="clear" w:color="auto" w:fill="CCCCCC"/>
            <w:tcW w:w="158" w:type="pct"/>
            <w:vAlign w:val="center"/>
            <w:textDirection w:val="lrTb"/>
            <w:noWrap w:val="false"/>
          </w:tcPr>
          <w:p>
            <w:pPr>
              <w:ind w:left="-133" w:right="-102"/>
              <w:jc w:val="center"/>
              <w:spacing w:lineRule="auto" w:line="360"/>
              <w:rPr>
                <w:rFonts w:ascii="Arial" w:hAnsi="Arial" w:cs="Arial"/>
                <w:sz w:val="20"/>
              </w:rPr>
            </w:pPr>
            <w:r>
              <w:rPr>
                <w:rFonts w:ascii="Arial" w:hAnsi="Arial" w:cs="Arial"/>
                <w:b/>
                <w:sz w:val="20"/>
                <w:szCs w:val="16"/>
              </w:rPr>
              <w:t xml:space="preserve">O</w:t>
            </w:r>
            <w:r/>
          </w:p>
        </w:tc>
        <w:tc>
          <w:tcPr>
            <w:shd w:val="clear" w:color="auto" w:fill="CCCCCC"/>
            <w:tcW w:w="152" w:type="pct"/>
            <w:vAlign w:val="center"/>
            <w:textDirection w:val="lrTb"/>
            <w:noWrap w:val="false"/>
          </w:tcPr>
          <w:p>
            <w:pPr>
              <w:ind w:left="-184" w:right="-96"/>
              <w:jc w:val="center"/>
              <w:spacing w:lineRule="auto" w:line="360"/>
              <w:rPr>
                <w:rFonts w:ascii="Arial" w:hAnsi="Arial" w:cs="Arial"/>
                <w:sz w:val="20"/>
              </w:rPr>
            </w:pPr>
            <w:r>
              <w:rPr>
                <w:rFonts w:ascii="Arial" w:hAnsi="Arial" w:cs="Arial"/>
                <w:b/>
                <w:sz w:val="20"/>
                <w:szCs w:val="16"/>
              </w:rPr>
              <w:t xml:space="preserve">E</w:t>
            </w:r>
            <w:r/>
          </w:p>
        </w:tc>
        <w:tc>
          <w:tcPr>
            <w:shd w:val="clear" w:color="auto" w:fill="CCCCCC"/>
            <w:tcW w:w="161" w:type="pct"/>
            <w:vAlign w:val="center"/>
            <w:textDirection w:val="lrTb"/>
            <w:noWrap w:val="false"/>
          </w:tcPr>
          <w:p>
            <w:pPr>
              <w:ind w:left="-171" w:right="-96"/>
              <w:jc w:val="center"/>
              <w:spacing w:lineRule="auto" w:line="360"/>
              <w:rPr>
                <w:rFonts w:ascii="Arial" w:hAnsi="Arial" w:cs="Arial"/>
                <w:sz w:val="20"/>
              </w:rPr>
            </w:pPr>
            <w:r>
              <w:rPr>
                <w:rFonts w:ascii="Arial" w:hAnsi="Arial" w:cs="Arial"/>
                <w:b/>
                <w:sz w:val="20"/>
                <w:szCs w:val="16"/>
              </w:rPr>
              <w:t xml:space="preserve">S</w:t>
            </w:r>
            <w:r/>
          </w:p>
        </w:tc>
        <w:tc>
          <w:tcPr>
            <w:shd w:val="clear" w:color="auto" w:fill="CCCCCC"/>
            <w:tcW w:w="185" w:type="pct"/>
            <w:vAlign w:val="center"/>
            <w:textDirection w:val="lrTb"/>
            <w:noWrap w:val="false"/>
          </w:tcPr>
          <w:p>
            <w:pPr>
              <w:ind w:right="-96"/>
              <w:spacing w:lineRule="auto" w:line="360"/>
              <w:rPr>
                <w:rFonts w:ascii="Arial" w:hAnsi="Arial" w:cs="Arial"/>
                <w:sz w:val="20"/>
              </w:rPr>
            </w:pPr>
            <w:r>
              <w:rPr>
                <w:rFonts w:ascii="Arial" w:hAnsi="Arial" w:cs="Arial"/>
                <w:b/>
                <w:sz w:val="20"/>
                <w:szCs w:val="16"/>
              </w:rPr>
              <w:t xml:space="preserve">L</w:t>
            </w:r>
            <w:r/>
          </w:p>
        </w:tc>
        <w:tc>
          <w:tcPr>
            <w:gridSpan w:val="2"/>
            <w:shd w:val="clear" w:color="auto" w:fill="CCCCCC"/>
            <w:tcW w:w="2326"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Descrição</w:t>
            </w:r>
            <w:r/>
          </w:p>
        </w:tc>
        <w:tc>
          <w:tcPr>
            <w:shd w:val="clear" w:color="auto" w:fill="CCCCCC"/>
            <w:tcW w:w="756"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Exemplo</w:t>
            </w:r>
            <w:r/>
          </w:p>
        </w:tc>
        <w:tc>
          <w:tcPr>
            <w:shd w:val="clear" w:color="auto" w:fill="CCCCCC"/>
            <w:tcW w:w="423" w:type="pct"/>
            <w:textDirection w:val="lrTb"/>
            <w:noWrap w:val="false"/>
          </w:tcPr>
          <w:p>
            <w:pPr>
              <w:jc w:val="center"/>
              <w:spacing w:lineRule="auto" w:line="360"/>
              <w:rPr>
                <w:rFonts w:ascii="Arial" w:hAnsi="Arial" w:cs="Arial"/>
                <w:sz w:val="20"/>
              </w:rPr>
            </w:pPr>
            <w:r>
              <w:rPr>
                <w:rFonts w:ascii="Arial" w:hAnsi="Arial" w:cs="Arial"/>
                <w:b/>
                <w:sz w:val="20"/>
                <w:szCs w:val="16"/>
              </w:rPr>
              <w:t xml:space="preserve">Tipo</w:t>
            </w:r>
            <w:r/>
          </w:p>
        </w:tc>
      </w:tr>
      <w:tr>
        <w:trPr/>
        <w:tc>
          <w:tcPr>
            <w:tcW w:w="839" w:type="pct"/>
            <w:textDirection w:val="lrTb"/>
            <w:noWrap w:val="false"/>
          </w:tcPr>
          <w:p>
            <w:pPr>
              <w:spacing w:lineRule="auto" w:line="360"/>
              <w:rPr>
                <w:rFonts w:ascii="Arial" w:hAnsi="Arial" w:cs="Arial"/>
                <w:sz w:val="20"/>
              </w:rPr>
            </w:pPr>
            <w:r>
              <w:rPr>
                <w:rFonts w:ascii="Arial" w:hAnsi="Arial" w:cs="Arial"/>
                <w:sz w:val="20"/>
                <w:szCs w:val="16"/>
              </w:rPr>
              <w:t xml:space="preserve">Resultado</w:t>
            </w:r>
            <w:r/>
          </w:p>
        </w:tc>
        <w:tc>
          <w:tcPr>
            <w:tcW w:w="158" w:type="pct"/>
            <w:textDirection w:val="lrTb"/>
            <w:noWrap w:val="false"/>
          </w:tcPr>
          <w:p>
            <w:pPr>
              <w:ind w:left="-133" w:right="-220" w:hanging="133"/>
              <w:jc w:val="center"/>
              <w:spacing w:lineRule="auto" w:line="360"/>
              <w:rPr>
                <w:rFonts w:ascii="Arial" w:hAnsi="Arial" w:cs="Arial"/>
                <w:sz w:val="20"/>
              </w:rPr>
            </w:pPr>
            <w:r>
              <w:rPr>
                <w:rFonts w:ascii="Arial" w:hAnsi="Arial" w:cs="Arial"/>
                <w:sz w:val="20"/>
                <w:szCs w:val="16"/>
              </w:rPr>
              <w:t xml:space="preserve">X</w:t>
            </w:r>
            <w:r/>
          </w:p>
        </w:tc>
        <w:tc>
          <w:tcPr>
            <w:tcW w:w="152" w:type="pct"/>
            <w:textDirection w:val="lrTb"/>
            <w:noWrap w:val="false"/>
          </w:tcPr>
          <w:p>
            <w:pPr>
              <w:spacing w:lineRule="auto" w:line="360"/>
              <w:rPr>
                <w:rFonts w:ascii="Arial" w:hAnsi="Arial" w:cs="Arial"/>
                <w:sz w:val="20"/>
              </w:rPr>
            </w:pPr>
            <w:r>
              <w:rPr>
                <w:rFonts w:ascii="Arial" w:hAnsi="Arial" w:cs="Arial"/>
                <w:sz w:val="20"/>
              </w:rPr>
            </w:r>
            <w:r/>
          </w:p>
        </w:tc>
        <w:tc>
          <w:tcPr>
            <w:tcW w:w="161" w:type="pct"/>
            <w:textDirection w:val="lrTb"/>
            <w:noWrap w:val="false"/>
          </w:tcPr>
          <w:p>
            <w:pPr>
              <w:spacing w:lineRule="auto" w:line="360"/>
              <w:rPr>
                <w:rFonts w:ascii="Arial" w:hAnsi="Arial" w:cs="Arial"/>
                <w:sz w:val="20"/>
              </w:rPr>
            </w:pPr>
            <w:r>
              <w:rPr>
                <w:rFonts w:ascii="Arial" w:hAnsi="Arial" w:cs="Arial"/>
                <w:sz w:val="20"/>
                <w:szCs w:val="16"/>
              </w:rPr>
              <w:t xml:space="preserve">X</w:t>
            </w:r>
            <w:r/>
          </w:p>
        </w:tc>
        <w:tc>
          <w:tcPr>
            <w:tcW w:w="185" w:type="pct"/>
            <w:textDirection w:val="lrTb"/>
            <w:noWrap w:val="false"/>
          </w:tcPr>
          <w:p>
            <w:pPr>
              <w:spacing w:lineRule="auto" w:line="360"/>
              <w:rPr>
                <w:rFonts w:ascii="Arial" w:hAnsi="Arial" w:cs="Arial"/>
                <w:sz w:val="20"/>
              </w:rPr>
            </w:pPr>
            <w:r>
              <w:rPr>
                <w:rFonts w:ascii="Arial" w:hAnsi="Arial" w:cs="Arial"/>
                <w:sz w:val="20"/>
              </w:rPr>
            </w:r>
            <w:r/>
          </w:p>
        </w:tc>
        <w:tc>
          <w:tcPr>
            <w:gridSpan w:val="2"/>
            <w:tcW w:w="2326" w:type="pct"/>
            <w:textDirection w:val="lrTb"/>
            <w:noWrap w:val="false"/>
          </w:tcPr>
          <w:p>
            <w:pPr>
              <w:rPr>
                <w:rFonts w:ascii="Arial" w:hAnsi="Arial" w:cs="Arial"/>
                <w:sz w:val="20"/>
              </w:rPr>
            </w:pPr>
            <w:r>
              <w:rPr>
                <w:rFonts w:ascii="Arial" w:hAnsi="Arial" w:cs="Arial"/>
                <w:sz w:val="20"/>
                <w:szCs w:val="16"/>
              </w:rPr>
              <w:t xml:space="preserve">O resultado da prova</w:t>
            </w:r>
            <w:r/>
          </w:p>
        </w:tc>
        <w:tc>
          <w:tcPr>
            <w:tcW w:w="756" w:type="pct"/>
            <w:textDirection w:val="lrTb"/>
            <w:noWrap w:val="false"/>
          </w:tcPr>
          <w:p>
            <w:pPr>
              <w:spacing w:lineRule="auto" w:line="360"/>
              <w:rPr>
                <w:rFonts w:ascii="Arial" w:hAnsi="Arial" w:cs="Arial"/>
                <w:sz w:val="20"/>
              </w:rPr>
            </w:pPr>
            <w:r>
              <w:rPr>
                <w:rFonts w:ascii="Arial" w:hAnsi="Arial" w:cs="Arial"/>
                <w:sz w:val="20"/>
                <w:szCs w:val="16"/>
              </w:rPr>
              <w:t xml:space="preserve">Aprovado</w:t>
            </w:r>
            <w:r/>
          </w:p>
        </w:tc>
        <w:tc>
          <w:tcPr>
            <w:tcW w:w="423" w:type="pct"/>
            <w:textDirection w:val="lrTb"/>
            <w:noWrap w:val="false"/>
          </w:tcPr>
          <w:p>
            <w:pPr>
              <w:keepNext/>
              <w:spacing w:lineRule="auto" w:line="360"/>
              <w:rPr>
                <w:rFonts w:ascii="Arial" w:hAnsi="Arial" w:cs="Arial"/>
                <w:sz w:val="20"/>
              </w:rPr>
            </w:pPr>
            <w:r>
              <w:rPr>
                <w:rFonts w:ascii="Arial" w:hAnsi="Arial" w:cs="Arial"/>
                <w:sz w:val="20"/>
                <w:szCs w:val="16"/>
              </w:rPr>
              <w:t xml:space="preserve">C</w:t>
            </w:r>
            <w:r/>
          </w:p>
        </w:tc>
      </w:tr>
    </w:tbl>
    <w:p>
      <w:pPr>
        <w:pStyle w:val="236"/>
      </w:pPr>
      <w:r/>
      <w:bookmarkStart w:id="281" w:name="_Toc515021221"/>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36</w:t>
      </w:r>
      <w:r>
        <w:rPr>
          <w:rFonts w:ascii="Arial" w:hAnsi="Arial" w:cs="Arial"/>
          <w:color w:val="auto"/>
          <w:sz w:val="20"/>
        </w:rPr>
        <w:fldChar w:fldCharType="end"/>
      </w:r>
      <w:r>
        <w:rPr>
          <w:rFonts w:ascii="Arial" w:hAnsi="Arial" w:cs="Arial"/>
          <w:color w:val="auto"/>
          <w:sz w:val="20"/>
        </w:rPr>
        <w:t xml:space="preserve">-Requisito de dados 6</w:t>
      </w:r>
      <w:bookmarkEnd w:id="281"/>
      <w:r/>
      <w:r/>
    </w:p>
    <w:tbl>
      <w:tblPr>
        <w:tblW w:w="5000" w:type="pct"/>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95"/>
        <w:gridCol w:w="261"/>
        <w:gridCol w:w="350"/>
        <w:gridCol w:w="350"/>
        <w:gridCol w:w="350"/>
        <w:gridCol w:w="2730"/>
        <w:gridCol w:w="1436"/>
        <w:gridCol w:w="1346"/>
        <w:gridCol w:w="743"/>
      </w:tblGrid>
      <w:tr>
        <w:trPr>
          <w:trHeight w:val="341"/>
          <w:tblHeader/>
        </w:trPr>
        <w:tc>
          <w:tcPr>
            <w:gridSpan w:val="6"/>
            <w:shd w:val="clear" w:color="auto" w:fill="CCCCCC"/>
            <w:tcW w:w="3015" w:type="pct"/>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Identificador</w:t>
            </w:r>
            <w:r/>
          </w:p>
        </w:tc>
        <w:tc>
          <w:tcPr>
            <w:gridSpan w:val="3"/>
            <w:shd w:val="clear" w:color="auto" w:fill="CCCCCC"/>
            <w:tcW w:w="1985" w:type="pct"/>
            <w:vAlign w:val="center"/>
            <w:textDirection w:val="lrTb"/>
            <w:noWrap w:val="false"/>
          </w:tcPr>
          <w:p>
            <w:pPr>
              <w:spacing w:lineRule="auto" w:line="360"/>
              <w:rPr>
                <w:rFonts w:ascii="Arial" w:hAnsi="Arial" w:cs="Arial"/>
                <w:sz w:val="20"/>
              </w:rPr>
            </w:pPr>
            <w:r>
              <w:rPr>
                <w:rFonts w:ascii="Arial" w:hAnsi="Arial" w:cs="Arial"/>
                <w:b/>
                <w:sz w:val="20"/>
                <w:szCs w:val="16"/>
              </w:rPr>
              <w:t xml:space="preserve">Requisito Funcional</w:t>
            </w:r>
            <w:r/>
          </w:p>
        </w:tc>
      </w:tr>
      <w:tr>
        <w:trPr>
          <w:trHeight w:val="219"/>
          <w:tblHeader/>
        </w:trPr>
        <w:tc>
          <w:tcPr>
            <w:gridSpan w:val="6"/>
            <w:shd w:val="clear" w:color="auto" w:fill="FFFFFF"/>
            <w:tcW w:w="3015" w:type="pct"/>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[RD 07] </w:t>
            </w:r>
            <w:r>
              <w:rPr>
                <w:rFonts w:ascii="Arial" w:hAnsi="Arial" w:cs="Arial"/>
                <w:b/>
                <w:sz w:val="20"/>
                <w:szCs w:val="16"/>
              </w:rPr>
              <w:noBreakHyphen/>
              <w:t xml:space="preserve"> Dados da Compra</w:t>
            </w:r>
            <w:r/>
          </w:p>
        </w:tc>
        <w:tc>
          <w:tcPr>
            <w:gridSpan w:val="3"/>
            <w:shd w:val="clear" w:color="auto" w:fill="FFFFFF"/>
            <w:tcW w:w="1985" w:type="pct"/>
            <w:vAlign w:val="center"/>
            <w:textDirection w:val="lrTb"/>
            <w:noWrap w:val="false"/>
          </w:tcPr>
          <w:p>
            <w:pPr>
              <w:spacing w:lineRule="auto" w:line="360"/>
              <w:rPr>
                <w:rFonts w:ascii="Arial" w:hAnsi="Arial" w:cs="Arial"/>
                <w:sz w:val="20"/>
              </w:rPr>
            </w:pPr>
            <w:r>
              <w:rPr>
                <w:rFonts w:ascii="Arial" w:hAnsi="Arial" w:cs="Arial"/>
                <w:b/>
                <w:sz w:val="20"/>
                <w:szCs w:val="16"/>
              </w:rPr>
              <w:t xml:space="preserve">[RF 11 </w:t>
            </w:r>
            <w:r>
              <w:rPr>
                <w:rFonts w:ascii="Arial" w:hAnsi="Arial" w:cs="Arial"/>
                <w:b/>
                <w:sz w:val="20"/>
                <w:szCs w:val="16"/>
              </w:rPr>
              <w:noBreakHyphen/>
            </w:r>
            <w:r>
              <w:rPr>
                <w:rFonts w:ascii="Arial" w:hAnsi="Arial" w:cs="Arial"/>
                <w:sz w:val="20"/>
              </w:rPr>
              <w:t xml:space="preserve"> </w:t>
            </w:r>
            <w:r>
              <w:rPr>
                <w:rFonts w:ascii="Arial" w:hAnsi="Arial" w:cs="Arial"/>
                <w:b/>
                <w:sz w:val="20"/>
                <w:szCs w:val="16"/>
              </w:rPr>
              <w:t xml:space="preserve">O sistema deve permitir que o cliente realize </w:t>
            </w:r>
            <w:r>
              <w:rPr>
                <w:rFonts w:ascii="Arial" w:hAnsi="Arial" w:cs="Arial"/>
                <w:b/>
                <w:sz w:val="20"/>
                <w:szCs w:val="16"/>
              </w:rPr>
              <w:t xml:space="preserve">compra ]</w:t>
            </w:r>
            <w:r/>
          </w:p>
        </w:tc>
      </w:tr>
      <w:tr>
        <w:trPr>
          <w:trHeight w:val="341"/>
          <w:tblHeader/>
        </w:trPr>
        <w:tc>
          <w:tcPr>
            <w:shd w:val="clear" w:color="auto" w:fill="CCCCCC"/>
            <w:tcW w:w="839"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Nome</w:t>
            </w:r>
            <w:r/>
          </w:p>
        </w:tc>
        <w:tc>
          <w:tcPr>
            <w:shd w:val="clear" w:color="auto" w:fill="CCCCCC"/>
            <w:tcW w:w="158" w:type="pct"/>
            <w:vAlign w:val="center"/>
            <w:textDirection w:val="lrTb"/>
            <w:noWrap w:val="false"/>
          </w:tcPr>
          <w:p>
            <w:pPr>
              <w:ind w:left="-133" w:right="-102"/>
              <w:jc w:val="center"/>
              <w:spacing w:lineRule="auto" w:line="360"/>
              <w:rPr>
                <w:rFonts w:ascii="Arial" w:hAnsi="Arial" w:cs="Arial"/>
                <w:sz w:val="20"/>
              </w:rPr>
            </w:pPr>
            <w:r>
              <w:rPr>
                <w:rFonts w:ascii="Arial" w:hAnsi="Arial" w:cs="Arial"/>
                <w:b/>
                <w:sz w:val="20"/>
                <w:szCs w:val="16"/>
              </w:rPr>
              <w:t xml:space="preserve">O</w:t>
            </w:r>
            <w:r/>
          </w:p>
        </w:tc>
        <w:tc>
          <w:tcPr>
            <w:shd w:val="clear" w:color="auto" w:fill="CCCCCC"/>
            <w:tcW w:w="152" w:type="pct"/>
            <w:vAlign w:val="center"/>
            <w:textDirection w:val="lrTb"/>
            <w:noWrap w:val="false"/>
          </w:tcPr>
          <w:p>
            <w:pPr>
              <w:ind w:left="-184" w:right="-96"/>
              <w:jc w:val="center"/>
              <w:spacing w:lineRule="auto" w:line="360"/>
              <w:rPr>
                <w:rFonts w:ascii="Arial" w:hAnsi="Arial" w:cs="Arial"/>
                <w:sz w:val="20"/>
              </w:rPr>
            </w:pPr>
            <w:r>
              <w:rPr>
                <w:rFonts w:ascii="Arial" w:hAnsi="Arial" w:cs="Arial"/>
                <w:b/>
                <w:sz w:val="20"/>
                <w:szCs w:val="16"/>
              </w:rPr>
              <w:t xml:space="preserve">E</w:t>
            </w:r>
            <w:r/>
          </w:p>
        </w:tc>
        <w:tc>
          <w:tcPr>
            <w:shd w:val="clear" w:color="auto" w:fill="CCCCCC"/>
            <w:tcW w:w="161" w:type="pct"/>
            <w:vAlign w:val="center"/>
            <w:textDirection w:val="lrTb"/>
            <w:noWrap w:val="false"/>
          </w:tcPr>
          <w:p>
            <w:pPr>
              <w:ind w:left="-171" w:right="-96"/>
              <w:jc w:val="center"/>
              <w:spacing w:lineRule="auto" w:line="360"/>
              <w:rPr>
                <w:rFonts w:ascii="Arial" w:hAnsi="Arial" w:cs="Arial"/>
                <w:sz w:val="20"/>
              </w:rPr>
            </w:pPr>
            <w:r>
              <w:rPr>
                <w:rFonts w:ascii="Arial" w:hAnsi="Arial" w:cs="Arial"/>
                <w:b/>
                <w:sz w:val="20"/>
                <w:szCs w:val="16"/>
              </w:rPr>
              <w:t xml:space="preserve">S</w:t>
            </w:r>
            <w:r/>
          </w:p>
        </w:tc>
        <w:tc>
          <w:tcPr>
            <w:shd w:val="clear" w:color="auto" w:fill="CCCCCC"/>
            <w:tcW w:w="185" w:type="pct"/>
            <w:vAlign w:val="center"/>
            <w:textDirection w:val="lrTb"/>
            <w:noWrap w:val="false"/>
          </w:tcPr>
          <w:p>
            <w:pPr>
              <w:ind w:right="-96"/>
              <w:spacing w:lineRule="auto" w:line="360"/>
              <w:rPr>
                <w:rFonts w:ascii="Arial" w:hAnsi="Arial" w:cs="Arial"/>
                <w:sz w:val="20"/>
              </w:rPr>
            </w:pPr>
            <w:r>
              <w:rPr>
                <w:rFonts w:ascii="Arial" w:hAnsi="Arial" w:cs="Arial"/>
                <w:b/>
                <w:sz w:val="20"/>
                <w:szCs w:val="16"/>
              </w:rPr>
              <w:t xml:space="preserve">L</w:t>
            </w:r>
            <w:r/>
          </w:p>
        </w:tc>
        <w:tc>
          <w:tcPr>
            <w:gridSpan w:val="2"/>
            <w:shd w:val="clear" w:color="auto" w:fill="CCCCCC"/>
            <w:tcW w:w="2326"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Descrição</w:t>
            </w:r>
            <w:r/>
          </w:p>
        </w:tc>
        <w:tc>
          <w:tcPr>
            <w:shd w:val="clear" w:color="auto" w:fill="CCCCCC"/>
            <w:tcW w:w="756"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Exemplo</w:t>
            </w:r>
            <w:r/>
          </w:p>
        </w:tc>
        <w:tc>
          <w:tcPr>
            <w:shd w:val="clear" w:color="auto" w:fill="CCCCCC"/>
            <w:tcW w:w="423" w:type="pct"/>
            <w:textDirection w:val="lrTb"/>
            <w:noWrap w:val="false"/>
          </w:tcPr>
          <w:p>
            <w:pPr>
              <w:jc w:val="center"/>
              <w:spacing w:lineRule="auto" w:line="360"/>
              <w:rPr>
                <w:rFonts w:ascii="Arial" w:hAnsi="Arial" w:cs="Arial"/>
                <w:sz w:val="20"/>
              </w:rPr>
            </w:pPr>
            <w:r>
              <w:rPr>
                <w:rFonts w:ascii="Arial" w:hAnsi="Arial" w:cs="Arial"/>
                <w:b/>
                <w:sz w:val="20"/>
                <w:szCs w:val="16"/>
              </w:rPr>
              <w:t xml:space="preserve">Tipo</w:t>
            </w:r>
            <w:r/>
          </w:p>
        </w:tc>
      </w:tr>
      <w:tr>
        <w:trPr/>
        <w:tc>
          <w:tcPr>
            <w:tcW w:w="839" w:type="pct"/>
            <w:textDirection w:val="lrTb"/>
            <w:noWrap w:val="false"/>
          </w:tcPr>
          <w:p>
            <w:pPr>
              <w:spacing w:lineRule="auto" w:line="360"/>
              <w:rPr>
                <w:rFonts w:ascii="Arial" w:hAnsi="Arial" w:cs="Arial"/>
                <w:sz w:val="20"/>
              </w:rPr>
            </w:pPr>
            <w:r>
              <w:rPr>
                <w:rFonts w:ascii="Arial" w:hAnsi="Arial" w:cs="Arial"/>
                <w:sz w:val="20"/>
                <w:szCs w:val="16"/>
              </w:rPr>
              <w:t xml:space="preserve">O número do pedido</w:t>
            </w:r>
            <w:r/>
          </w:p>
        </w:tc>
        <w:tc>
          <w:tcPr>
            <w:tcW w:w="158" w:type="pct"/>
            <w:textDirection w:val="lrTb"/>
            <w:noWrap w:val="false"/>
          </w:tcPr>
          <w:p>
            <w:pPr>
              <w:ind w:left="-133" w:right="-220" w:hanging="133"/>
              <w:jc w:val="center"/>
              <w:spacing w:lineRule="auto" w:line="360"/>
              <w:rPr>
                <w:rFonts w:ascii="Arial" w:hAnsi="Arial" w:cs="Arial"/>
                <w:sz w:val="20"/>
              </w:rPr>
            </w:pPr>
            <w:r>
              <w:rPr>
                <w:rFonts w:ascii="Arial" w:hAnsi="Arial" w:cs="Arial"/>
                <w:sz w:val="20"/>
              </w:rPr>
            </w:r>
            <w:r/>
          </w:p>
        </w:tc>
        <w:tc>
          <w:tcPr>
            <w:tcW w:w="152" w:type="pct"/>
            <w:textDirection w:val="lrTb"/>
            <w:noWrap w:val="false"/>
          </w:tcPr>
          <w:p>
            <w:pPr>
              <w:spacing w:lineRule="auto" w:line="360"/>
              <w:rPr>
                <w:rFonts w:ascii="Arial" w:hAnsi="Arial" w:cs="Arial"/>
                <w:sz w:val="20"/>
              </w:rPr>
            </w:pPr>
            <w:r>
              <w:rPr>
                <w:rFonts w:ascii="Arial" w:hAnsi="Arial" w:cs="Arial"/>
                <w:sz w:val="20"/>
              </w:rPr>
            </w:r>
            <w:r/>
          </w:p>
        </w:tc>
        <w:tc>
          <w:tcPr>
            <w:tcW w:w="161" w:type="pct"/>
            <w:textDirection w:val="lrTb"/>
            <w:noWrap w:val="false"/>
          </w:tcPr>
          <w:p>
            <w:pPr>
              <w:spacing w:lineRule="auto" w:line="360"/>
              <w:rPr>
                <w:rFonts w:ascii="Arial" w:hAnsi="Arial" w:cs="Arial"/>
                <w:sz w:val="20"/>
              </w:rPr>
            </w:pPr>
            <w:r>
              <w:rPr>
                <w:rFonts w:ascii="Arial" w:hAnsi="Arial" w:cs="Arial"/>
                <w:sz w:val="20"/>
              </w:rPr>
            </w:r>
            <w:r/>
          </w:p>
        </w:tc>
        <w:tc>
          <w:tcPr>
            <w:tcW w:w="185" w:type="pct"/>
            <w:textDirection w:val="lrTb"/>
            <w:noWrap w:val="false"/>
          </w:tcPr>
          <w:p>
            <w:pPr>
              <w:spacing w:lineRule="auto" w:line="360"/>
              <w:rPr>
                <w:rFonts w:ascii="Arial" w:hAnsi="Arial" w:cs="Arial"/>
                <w:sz w:val="20"/>
              </w:rPr>
            </w:pPr>
            <w:r>
              <w:rPr>
                <w:rFonts w:ascii="Arial" w:hAnsi="Arial" w:cs="Arial"/>
                <w:sz w:val="20"/>
                <w:szCs w:val="16"/>
              </w:rPr>
              <w:t xml:space="preserve">X</w:t>
            </w:r>
            <w:r/>
          </w:p>
        </w:tc>
        <w:tc>
          <w:tcPr>
            <w:gridSpan w:val="2"/>
            <w:tcW w:w="2326" w:type="pct"/>
            <w:textDirection w:val="lrTb"/>
            <w:noWrap w:val="false"/>
          </w:tcPr>
          <w:p>
            <w:pPr>
              <w:rPr>
                <w:rFonts w:ascii="Arial" w:hAnsi="Arial" w:cs="Arial"/>
                <w:sz w:val="20"/>
              </w:rPr>
            </w:pPr>
            <w:r>
              <w:rPr>
                <w:rFonts w:ascii="Arial" w:hAnsi="Arial" w:cs="Arial"/>
                <w:sz w:val="20"/>
                <w:szCs w:val="16"/>
              </w:rPr>
              <w:t xml:space="preserve">O número do pedido</w:t>
            </w:r>
            <w:r/>
          </w:p>
        </w:tc>
        <w:tc>
          <w:tcPr>
            <w:tcW w:w="756" w:type="pct"/>
            <w:textDirection w:val="lrTb"/>
            <w:noWrap w:val="false"/>
          </w:tcPr>
          <w:p>
            <w:pPr>
              <w:spacing w:lineRule="auto" w:line="360"/>
              <w:rPr>
                <w:rFonts w:ascii="Arial" w:hAnsi="Arial" w:cs="Arial"/>
                <w:sz w:val="20"/>
              </w:rPr>
            </w:pPr>
            <w:r>
              <w:rPr>
                <w:rFonts w:ascii="Arial" w:hAnsi="Arial" w:cs="Arial"/>
                <w:sz w:val="20"/>
                <w:szCs w:val="16"/>
              </w:rPr>
              <w:t xml:space="preserve">PEDIDO123</w:t>
            </w:r>
            <w:r/>
          </w:p>
        </w:tc>
        <w:tc>
          <w:tcPr>
            <w:tcW w:w="423" w:type="pct"/>
            <w:textDirection w:val="lrTb"/>
            <w:noWrap w:val="false"/>
          </w:tcPr>
          <w:p>
            <w:pPr>
              <w:spacing w:lineRule="auto" w:line="360"/>
              <w:rPr>
                <w:rFonts w:ascii="Arial" w:hAnsi="Arial" w:cs="Arial"/>
                <w:sz w:val="20"/>
              </w:rPr>
            </w:pPr>
            <w:r>
              <w:rPr>
                <w:rFonts w:ascii="Arial" w:hAnsi="Arial" w:cs="Arial"/>
                <w:sz w:val="20"/>
                <w:szCs w:val="16"/>
              </w:rPr>
              <w:t xml:space="preserve">A</w:t>
            </w:r>
            <w:r/>
          </w:p>
        </w:tc>
      </w:tr>
      <w:tr>
        <w:trPr/>
        <w:tc>
          <w:tcPr>
            <w:tcW w:w="839" w:type="pct"/>
            <w:textDirection w:val="lrTb"/>
            <w:noWrap w:val="false"/>
          </w:tcPr>
          <w:p>
            <w:pPr>
              <w:spacing w:lineRule="auto" w:line="360"/>
              <w:tabs>
                <w:tab w:val="left" w:pos="1050" w:leader="none"/>
              </w:tabs>
              <w:rPr>
                <w:rFonts w:ascii="Arial" w:hAnsi="Arial" w:cs="Arial"/>
                <w:sz w:val="20"/>
              </w:rPr>
            </w:pPr>
            <w:r>
              <w:rPr>
                <w:rFonts w:ascii="Arial" w:hAnsi="Arial" w:cs="Arial"/>
                <w:sz w:val="20"/>
                <w:szCs w:val="16"/>
              </w:rPr>
              <w:t xml:space="preserve">Produtos</w:t>
            </w:r>
            <w:r/>
          </w:p>
        </w:tc>
        <w:tc>
          <w:tcPr>
            <w:tcW w:w="158" w:type="pct"/>
            <w:textDirection w:val="lrTb"/>
            <w:noWrap w:val="false"/>
          </w:tcPr>
          <w:p>
            <w:pPr>
              <w:ind w:left="-133" w:right="-220" w:hanging="133"/>
              <w:jc w:val="center"/>
              <w:spacing w:lineRule="auto" w:line="360"/>
              <w:rPr>
                <w:rFonts w:ascii="Arial" w:hAnsi="Arial" w:cs="Arial"/>
                <w:sz w:val="20"/>
              </w:rPr>
            </w:pPr>
            <w:r>
              <w:rPr>
                <w:rFonts w:ascii="Arial" w:hAnsi="Arial" w:cs="Arial"/>
                <w:sz w:val="20"/>
                <w:szCs w:val="16"/>
              </w:rPr>
              <w:t xml:space="preserve">X</w:t>
            </w:r>
            <w:r/>
          </w:p>
        </w:tc>
        <w:tc>
          <w:tcPr>
            <w:tcW w:w="152" w:type="pct"/>
            <w:textDirection w:val="lrTb"/>
            <w:noWrap w:val="false"/>
          </w:tcPr>
          <w:p>
            <w:pPr>
              <w:spacing w:lineRule="auto" w:line="360"/>
              <w:rPr>
                <w:rFonts w:ascii="Arial" w:hAnsi="Arial" w:cs="Arial"/>
                <w:sz w:val="20"/>
              </w:rPr>
            </w:pPr>
            <w:r>
              <w:rPr>
                <w:rFonts w:ascii="Arial" w:hAnsi="Arial" w:cs="Arial"/>
                <w:sz w:val="20"/>
              </w:rPr>
            </w:r>
            <w:r/>
          </w:p>
        </w:tc>
        <w:tc>
          <w:tcPr>
            <w:tcW w:w="161" w:type="pct"/>
            <w:textDirection w:val="lrTb"/>
            <w:noWrap w:val="false"/>
          </w:tcPr>
          <w:p>
            <w:pPr>
              <w:spacing w:lineRule="auto" w:line="360"/>
              <w:rPr>
                <w:rFonts w:ascii="Arial" w:hAnsi="Arial" w:cs="Arial"/>
                <w:sz w:val="20"/>
              </w:rPr>
            </w:pPr>
            <w:r>
              <w:rPr>
                <w:rFonts w:ascii="Arial" w:hAnsi="Arial" w:cs="Arial"/>
                <w:sz w:val="20"/>
                <w:szCs w:val="16"/>
              </w:rPr>
              <w:t xml:space="preserve">X</w:t>
            </w:r>
            <w:r/>
          </w:p>
        </w:tc>
        <w:tc>
          <w:tcPr>
            <w:tcW w:w="185" w:type="pct"/>
            <w:textDirection w:val="lrTb"/>
            <w:noWrap w:val="false"/>
          </w:tcPr>
          <w:p>
            <w:pPr>
              <w:spacing w:lineRule="auto" w:line="360"/>
              <w:rPr>
                <w:rFonts w:ascii="Arial" w:hAnsi="Arial" w:cs="Arial"/>
                <w:sz w:val="20"/>
              </w:rPr>
            </w:pPr>
            <w:r>
              <w:rPr>
                <w:rFonts w:ascii="Arial" w:hAnsi="Arial" w:cs="Arial"/>
                <w:sz w:val="20"/>
              </w:rPr>
            </w:r>
            <w:r/>
          </w:p>
        </w:tc>
        <w:tc>
          <w:tcPr>
            <w:gridSpan w:val="2"/>
            <w:tcW w:w="2326" w:type="pct"/>
            <w:textDirection w:val="lrTb"/>
            <w:noWrap w:val="false"/>
          </w:tcPr>
          <w:p>
            <w:pPr>
              <w:rPr>
                <w:rFonts w:ascii="Arial" w:hAnsi="Arial" w:cs="Arial"/>
                <w:sz w:val="20"/>
              </w:rPr>
            </w:pPr>
            <w:r>
              <w:rPr>
                <w:rFonts w:ascii="Arial" w:hAnsi="Arial" w:cs="Arial"/>
                <w:sz w:val="20"/>
                <w:szCs w:val="16"/>
              </w:rPr>
              <w:t xml:space="preserve">Os produtos selecionados pelo cliente</w:t>
            </w:r>
            <w:r/>
          </w:p>
        </w:tc>
        <w:tc>
          <w:tcPr>
            <w:tcW w:w="756" w:type="pct"/>
            <w:textDirection w:val="lrTb"/>
            <w:noWrap w:val="false"/>
          </w:tcPr>
          <w:p>
            <w:pPr>
              <w:spacing w:lineRule="auto" w:line="360"/>
              <w:rPr>
                <w:rFonts w:ascii="Arial" w:hAnsi="Arial" w:cs="Arial"/>
                <w:sz w:val="20"/>
              </w:rPr>
            </w:pPr>
            <w:r>
              <w:rPr>
                <w:rFonts w:ascii="Arial" w:hAnsi="Arial" w:cs="Arial"/>
                <w:sz w:val="20"/>
                <w:szCs w:val="16"/>
              </w:rPr>
              <w:t xml:space="preserve">Apostila preparatória para o Exame de Arrais</w:t>
            </w:r>
            <w:r/>
          </w:p>
        </w:tc>
        <w:tc>
          <w:tcPr>
            <w:tcW w:w="423" w:type="pct"/>
            <w:textDirection w:val="lrTb"/>
            <w:noWrap w:val="false"/>
          </w:tcPr>
          <w:p>
            <w:pPr>
              <w:spacing w:lineRule="auto" w:line="360"/>
              <w:rPr>
                <w:rFonts w:ascii="Arial" w:hAnsi="Arial" w:cs="Arial"/>
                <w:sz w:val="20"/>
              </w:rPr>
            </w:pPr>
            <w:r>
              <w:rPr>
                <w:rFonts w:ascii="Arial" w:hAnsi="Arial" w:cs="Arial"/>
                <w:sz w:val="20"/>
                <w:szCs w:val="16"/>
              </w:rPr>
              <w:t xml:space="preserve">A</w:t>
            </w:r>
            <w:r/>
          </w:p>
        </w:tc>
      </w:tr>
      <w:tr>
        <w:trPr/>
        <w:tc>
          <w:tcPr>
            <w:tcW w:w="839" w:type="pct"/>
            <w:textDirection w:val="lrTb"/>
            <w:noWrap w:val="false"/>
          </w:tcPr>
          <w:p>
            <w:pPr>
              <w:spacing w:lineRule="auto" w:line="360"/>
              <w:rPr>
                <w:rFonts w:ascii="Arial" w:hAnsi="Arial" w:cs="Arial"/>
                <w:sz w:val="20"/>
              </w:rPr>
            </w:pPr>
            <w:r>
              <w:rPr>
                <w:rFonts w:ascii="Arial" w:hAnsi="Arial" w:cs="Arial"/>
                <w:sz w:val="20"/>
                <w:szCs w:val="16"/>
              </w:rPr>
              <w:t xml:space="preserve">Quantidade</w:t>
            </w:r>
            <w:r/>
          </w:p>
        </w:tc>
        <w:tc>
          <w:tcPr>
            <w:tcW w:w="158" w:type="pct"/>
            <w:textDirection w:val="lrTb"/>
            <w:noWrap w:val="false"/>
          </w:tcPr>
          <w:p>
            <w:pPr>
              <w:ind w:left="-133" w:right="-220" w:hanging="133"/>
              <w:jc w:val="center"/>
              <w:spacing w:lineRule="auto" w:line="360"/>
              <w:rPr>
                <w:rFonts w:ascii="Arial" w:hAnsi="Arial" w:cs="Arial"/>
                <w:sz w:val="20"/>
              </w:rPr>
            </w:pPr>
            <w:r>
              <w:rPr>
                <w:rFonts w:ascii="Arial" w:hAnsi="Arial" w:cs="Arial"/>
                <w:sz w:val="20"/>
                <w:szCs w:val="16"/>
              </w:rPr>
              <w:t xml:space="preserve">X</w:t>
            </w:r>
            <w:r/>
          </w:p>
        </w:tc>
        <w:tc>
          <w:tcPr>
            <w:tcW w:w="152" w:type="pct"/>
            <w:textDirection w:val="lrTb"/>
            <w:noWrap w:val="false"/>
          </w:tcPr>
          <w:p>
            <w:pPr>
              <w:spacing w:lineRule="auto" w:line="360"/>
              <w:rPr>
                <w:rFonts w:ascii="Arial" w:hAnsi="Arial" w:cs="Arial"/>
                <w:sz w:val="20"/>
              </w:rPr>
            </w:pPr>
            <w:r>
              <w:rPr>
                <w:rFonts w:ascii="Arial" w:hAnsi="Arial" w:cs="Arial"/>
                <w:sz w:val="20"/>
                <w:szCs w:val="16"/>
              </w:rPr>
              <w:t xml:space="preserve">X</w:t>
            </w:r>
            <w:r/>
          </w:p>
        </w:tc>
        <w:tc>
          <w:tcPr>
            <w:tcW w:w="161" w:type="pct"/>
            <w:textDirection w:val="lrTb"/>
            <w:noWrap w:val="false"/>
          </w:tcPr>
          <w:p>
            <w:pPr>
              <w:spacing w:lineRule="auto" w:line="360"/>
              <w:rPr>
                <w:rFonts w:ascii="Arial" w:hAnsi="Arial" w:cs="Arial"/>
                <w:sz w:val="20"/>
              </w:rPr>
            </w:pPr>
            <w:r>
              <w:rPr>
                <w:rFonts w:ascii="Arial" w:hAnsi="Arial" w:cs="Arial"/>
                <w:sz w:val="20"/>
              </w:rPr>
            </w:r>
            <w:r/>
          </w:p>
        </w:tc>
        <w:tc>
          <w:tcPr>
            <w:tcW w:w="185" w:type="pct"/>
            <w:textDirection w:val="lrTb"/>
            <w:noWrap w:val="false"/>
          </w:tcPr>
          <w:p>
            <w:pPr>
              <w:spacing w:lineRule="auto" w:line="360"/>
              <w:rPr>
                <w:rFonts w:ascii="Arial" w:hAnsi="Arial" w:cs="Arial"/>
                <w:sz w:val="20"/>
              </w:rPr>
            </w:pPr>
            <w:r>
              <w:rPr>
                <w:rFonts w:ascii="Arial" w:hAnsi="Arial" w:cs="Arial"/>
                <w:sz w:val="20"/>
              </w:rPr>
            </w:r>
            <w:r/>
          </w:p>
        </w:tc>
        <w:tc>
          <w:tcPr>
            <w:gridSpan w:val="2"/>
            <w:tcW w:w="2326" w:type="pct"/>
            <w:textDirection w:val="lrTb"/>
            <w:noWrap w:val="false"/>
          </w:tcPr>
          <w:p>
            <w:pPr>
              <w:spacing w:lineRule="auto" w:line="360"/>
              <w:rPr>
                <w:rFonts w:ascii="Arial" w:hAnsi="Arial" w:cs="Arial"/>
                <w:sz w:val="20"/>
              </w:rPr>
            </w:pPr>
            <w:r>
              <w:rPr>
                <w:rFonts w:ascii="Arial" w:hAnsi="Arial" w:cs="Arial"/>
                <w:sz w:val="20"/>
                <w:szCs w:val="16"/>
              </w:rPr>
              <w:t xml:space="preserve">A quantidade de cada produto selecionado</w:t>
            </w:r>
            <w:r/>
          </w:p>
        </w:tc>
        <w:tc>
          <w:tcPr>
            <w:tcW w:w="756" w:type="pct"/>
            <w:textDirection w:val="lrTb"/>
            <w:noWrap w:val="false"/>
          </w:tcPr>
          <w:p>
            <w:pPr>
              <w:spacing w:lineRule="auto" w:line="360"/>
              <w:rPr>
                <w:rFonts w:ascii="Arial" w:hAnsi="Arial" w:cs="Arial"/>
                <w:sz w:val="20"/>
              </w:rPr>
            </w:pPr>
            <w:r>
              <w:rPr>
                <w:rFonts w:ascii="Arial" w:hAnsi="Arial" w:cs="Arial"/>
                <w:sz w:val="20"/>
                <w:szCs w:val="16"/>
              </w:rPr>
              <w:t xml:space="preserve">1</w:t>
            </w:r>
            <w:r/>
          </w:p>
        </w:tc>
        <w:tc>
          <w:tcPr>
            <w:tcW w:w="423" w:type="pct"/>
            <w:textDirection w:val="lrTb"/>
            <w:noWrap w:val="false"/>
          </w:tcPr>
          <w:p>
            <w:pPr>
              <w:spacing w:lineRule="auto" w:line="360"/>
              <w:rPr>
                <w:rFonts w:ascii="Arial" w:hAnsi="Arial" w:cs="Arial"/>
                <w:sz w:val="20"/>
              </w:rPr>
            </w:pPr>
            <w:r>
              <w:rPr>
                <w:rFonts w:ascii="Arial" w:hAnsi="Arial" w:cs="Arial"/>
                <w:sz w:val="20"/>
                <w:szCs w:val="16"/>
              </w:rPr>
              <w:t xml:space="preserve">N</w:t>
            </w:r>
            <w:r/>
          </w:p>
        </w:tc>
      </w:tr>
      <w:tr>
        <w:trPr/>
        <w:tc>
          <w:tcPr>
            <w:tcW w:w="839" w:type="pct"/>
            <w:textDirection w:val="lrTb"/>
            <w:noWrap w:val="false"/>
          </w:tcPr>
          <w:p>
            <w:pPr>
              <w:spacing w:lineRule="auto" w:line="360"/>
              <w:rPr>
                <w:rFonts w:ascii="Arial" w:hAnsi="Arial" w:cs="Arial"/>
                <w:sz w:val="20"/>
              </w:rPr>
            </w:pPr>
            <w:r>
              <w:rPr>
                <w:rFonts w:ascii="Arial" w:hAnsi="Arial" w:cs="Arial"/>
                <w:sz w:val="20"/>
                <w:szCs w:val="16"/>
              </w:rPr>
              <w:t xml:space="preserve">Preço unitário</w:t>
            </w:r>
            <w:r/>
          </w:p>
        </w:tc>
        <w:tc>
          <w:tcPr>
            <w:tcW w:w="158" w:type="pct"/>
            <w:textDirection w:val="lrTb"/>
            <w:noWrap w:val="false"/>
          </w:tcPr>
          <w:p>
            <w:pPr>
              <w:ind w:left="-133" w:right="-220" w:hanging="133"/>
              <w:jc w:val="center"/>
              <w:spacing w:lineRule="auto" w:line="360"/>
              <w:rPr>
                <w:rFonts w:ascii="Arial" w:hAnsi="Arial" w:cs="Arial"/>
                <w:sz w:val="20"/>
              </w:rPr>
            </w:pPr>
            <w:r>
              <w:rPr>
                <w:rFonts w:ascii="Arial" w:hAnsi="Arial" w:cs="Arial"/>
                <w:sz w:val="20"/>
              </w:rPr>
            </w:r>
            <w:r/>
          </w:p>
        </w:tc>
        <w:tc>
          <w:tcPr>
            <w:tcW w:w="152" w:type="pct"/>
            <w:textDirection w:val="lrTb"/>
            <w:noWrap w:val="false"/>
          </w:tcPr>
          <w:p>
            <w:pPr>
              <w:spacing w:lineRule="auto" w:line="360"/>
              <w:rPr>
                <w:rFonts w:ascii="Arial" w:hAnsi="Arial" w:cs="Arial"/>
                <w:sz w:val="20"/>
              </w:rPr>
            </w:pPr>
            <w:r>
              <w:rPr>
                <w:rFonts w:ascii="Arial" w:hAnsi="Arial" w:cs="Arial"/>
                <w:sz w:val="20"/>
              </w:rPr>
            </w:r>
            <w:r/>
          </w:p>
        </w:tc>
        <w:tc>
          <w:tcPr>
            <w:tcW w:w="161" w:type="pct"/>
            <w:textDirection w:val="lrTb"/>
            <w:noWrap w:val="false"/>
          </w:tcPr>
          <w:p>
            <w:pPr>
              <w:spacing w:lineRule="auto" w:line="360"/>
              <w:rPr>
                <w:rFonts w:ascii="Arial" w:hAnsi="Arial" w:cs="Arial"/>
                <w:sz w:val="20"/>
              </w:rPr>
            </w:pPr>
            <w:r>
              <w:rPr>
                <w:rFonts w:ascii="Arial" w:hAnsi="Arial" w:cs="Arial"/>
                <w:sz w:val="20"/>
              </w:rPr>
            </w:r>
            <w:r/>
          </w:p>
        </w:tc>
        <w:tc>
          <w:tcPr>
            <w:tcW w:w="185" w:type="pct"/>
            <w:textDirection w:val="lrTb"/>
            <w:noWrap w:val="false"/>
          </w:tcPr>
          <w:p>
            <w:pPr>
              <w:spacing w:lineRule="auto" w:line="360"/>
              <w:rPr>
                <w:rFonts w:ascii="Arial" w:hAnsi="Arial" w:cs="Arial"/>
                <w:sz w:val="20"/>
              </w:rPr>
            </w:pPr>
            <w:r>
              <w:rPr>
                <w:rFonts w:ascii="Arial" w:hAnsi="Arial" w:cs="Arial"/>
                <w:sz w:val="20"/>
                <w:szCs w:val="16"/>
              </w:rPr>
              <w:t xml:space="preserve">X</w:t>
            </w:r>
            <w:r/>
          </w:p>
        </w:tc>
        <w:tc>
          <w:tcPr>
            <w:gridSpan w:val="2"/>
            <w:tcW w:w="2326" w:type="pct"/>
            <w:textDirection w:val="lrTb"/>
            <w:noWrap w:val="false"/>
          </w:tcPr>
          <w:p>
            <w:pPr>
              <w:spacing w:lineRule="auto" w:line="360"/>
              <w:tabs>
                <w:tab w:val="right" w:pos="3735" w:leader="none"/>
              </w:tabs>
              <w:rPr>
                <w:rFonts w:ascii="Arial" w:hAnsi="Arial" w:cs="Arial"/>
                <w:sz w:val="20"/>
              </w:rPr>
            </w:pPr>
            <w:r>
              <w:rPr>
                <w:rFonts w:ascii="Arial" w:hAnsi="Arial" w:cs="Arial"/>
                <w:sz w:val="20"/>
                <w:szCs w:val="16"/>
              </w:rPr>
              <w:t xml:space="preserve">O preço unitário de cada produto individualmente</w:t>
            </w:r>
            <w:r>
              <w:rPr>
                <w:rFonts w:ascii="Arial" w:hAnsi="Arial" w:cs="Arial"/>
                <w:sz w:val="20"/>
                <w:szCs w:val="16"/>
              </w:rPr>
              <w:tab/>
            </w:r>
            <w:r/>
          </w:p>
        </w:tc>
        <w:tc>
          <w:tcPr>
            <w:tcW w:w="756" w:type="pct"/>
            <w:textDirection w:val="lrTb"/>
            <w:noWrap w:val="false"/>
          </w:tcPr>
          <w:p>
            <w:pPr>
              <w:spacing w:lineRule="auto" w:line="360"/>
              <w:rPr>
                <w:rFonts w:ascii="Arial" w:hAnsi="Arial" w:cs="Arial"/>
                <w:sz w:val="20"/>
              </w:rPr>
            </w:pPr>
            <w:r>
              <w:rPr>
                <w:rFonts w:ascii="Arial" w:hAnsi="Arial" w:cs="Arial"/>
                <w:sz w:val="20"/>
                <w:szCs w:val="16"/>
              </w:rPr>
              <w:t xml:space="preserve">R$ 54</w:t>
            </w:r>
            <w:r/>
          </w:p>
        </w:tc>
        <w:tc>
          <w:tcPr>
            <w:tcW w:w="423" w:type="pct"/>
            <w:textDirection w:val="lrTb"/>
            <w:noWrap w:val="false"/>
          </w:tcPr>
          <w:p>
            <w:pPr>
              <w:spacing w:lineRule="auto" w:line="360"/>
              <w:rPr>
                <w:rFonts w:ascii="Arial" w:hAnsi="Arial" w:cs="Arial"/>
                <w:sz w:val="20"/>
              </w:rPr>
            </w:pPr>
            <w:r>
              <w:rPr>
                <w:rFonts w:ascii="Arial" w:hAnsi="Arial" w:cs="Arial"/>
                <w:sz w:val="20"/>
                <w:szCs w:val="16"/>
              </w:rPr>
              <w:t xml:space="preserve">N</w:t>
            </w:r>
            <w:r/>
          </w:p>
        </w:tc>
      </w:tr>
      <w:tr>
        <w:trPr/>
        <w:tc>
          <w:tcPr>
            <w:tcW w:w="839" w:type="pct"/>
            <w:textDirection w:val="lrTb"/>
            <w:noWrap w:val="false"/>
          </w:tcPr>
          <w:p>
            <w:pPr>
              <w:spacing w:lineRule="auto" w:line="360"/>
              <w:rPr>
                <w:rFonts w:ascii="Arial" w:hAnsi="Arial" w:cs="Arial"/>
                <w:sz w:val="20"/>
              </w:rPr>
            </w:pPr>
            <w:r>
              <w:rPr>
                <w:rFonts w:ascii="Arial" w:hAnsi="Arial" w:cs="Arial"/>
                <w:sz w:val="20"/>
                <w:szCs w:val="16"/>
              </w:rPr>
              <w:t xml:space="preserve">Preço total </w:t>
            </w:r>
            <w:r/>
          </w:p>
        </w:tc>
        <w:tc>
          <w:tcPr>
            <w:tcW w:w="158" w:type="pct"/>
            <w:textDirection w:val="lrTb"/>
            <w:noWrap w:val="false"/>
          </w:tcPr>
          <w:p>
            <w:pPr>
              <w:ind w:left="-133" w:right="-220" w:hanging="133"/>
              <w:jc w:val="center"/>
              <w:spacing w:lineRule="auto" w:line="360"/>
              <w:rPr>
                <w:rFonts w:ascii="Arial" w:hAnsi="Arial" w:cs="Arial"/>
                <w:sz w:val="20"/>
              </w:rPr>
            </w:pPr>
            <w:r>
              <w:rPr>
                <w:rFonts w:ascii="Arial" w:hAnsi="Arial" w:cs="Arial"/>
                <w:sz w:val="20"/>
              </w:rPr>
            </w:r>
            <w:r/>
          </w:p>
        </w:tc>
        <w:tc>
          <w:tcPr>
            <w:tcW w:w="152" w:type="pct"/>
            <w:textDirection w:val="lrTb"/>
            <w:noWrap w:val="false"/>
          </w:tcPr>
          <w:p>
            <w:pPr>
              <w:spacing w:lineRule="auto" w:line="360"/>
              <w:rPr>
                <w:rFonts w:ascii="Arial" w:hAnsi="Arial" w:cs="Arial"/>
                <w:sz w:val="20"/>
              </w:rPr>
            </w:pPr>
            <w:r>
              <w:rPr>
                <w:rFonts w:ascii="Arial" w:hAnsi="Arial" w:cs="Arial"/>
                <w:sz w:val="20"/>
              </w:rPr>
            </w:r>
            <w:r/>
          </w:p>
        </w:tc>
        <w:tc>
          <w:tcPr>
            <w:tcW w:w="161" w:type="pct"/>
            <w:textDirection w:val="lrTb"/>
            <w:noWrap w:val="false"/>
          </w:tcPr>
          <w:p>
            <w:pPr>
              <w:spacing w:lineRule="auto" w:line="360"/>
              <w:rPr>
                <w:rFonts w:ascii="Arial" w:hAnsi="Arial" w:cs="Arial"/>
                <w:sz w:val="20"/>
              </w:rPr>
            </w:pPr>
            <w:r>
              <w:rPr>
                <w:rFonts w:ascii="Arial" w:hAnsi="Arial" w:cs="Arial"/>
                <w:sz w:val="20"/>
              </w:rPr>
            </w:r>
            <w:r/>
          </w:p>
        </w:tc>
        <w:tc>
          <w:tcPr>
            <w:tcW w:w="185" w:type="pct"/>
            <w:textDirection w:val="lrTb"/>
            <w:noWrap w:val="false"/>
          </w:tcPr>
          <w:p>
            <w:pPr>
              <w:spacing w:lineRule="auto" w:line="360"/>
              <w:rPr>
                <w:rFonts w:ascii="Arial" w:hAnsi="Arial" w:cs="Arial"/>
                <w:sz w:val="20"/>
              </w:rPr>
            </w:pPr>
            <w:r>
              <w:rPr>
                <w:rFonts w:ascii="Arial" w:hAnsi="Arial" w:cs="Arial"/>
                <w:sz w:val="20"/>
                <w:szCs w:val="16"/>
              </w:rPr>
              <w:t xml:space="preserve">X</w:t>
            </w:r>
            <w:r/>
          </w:p>
        </w:tc>
        <w:tc>
          <w:tcPr>
            <w:gridSpan w:val="2"/>
            <w:tcW w:w="2326" w:type="pct"/>
            <w:textDirection w:val="lrTb"/>
            <w:noWrap w:val="false"/>
          </w:tcPr>
          <w:p>
            <w:pPr>
              <w:spacing w:lineRule="auto" w:line="360"/>
              <w:tabs>
                <w:tab w:val="right" w:pos="3735" w:leader="none"/>
              </w:tabs>
              <w:rPr>
                <w:rFonts w:ascii="Arial" w:hAnsi="Arial" w:cs="Arial"/>
                <w:sz w:val="20"/>
              </w:rPr>
            </w:pPr>
            <w:r>
              <w:rPr>
                <w:rFonts w:ascii="Arial" w:hAnsi="Arial" w:cs="Arial"/>
                <w:sz w:val="20"/>
                <w:szCs w:val="16"/>
              </w:rPr>
              <w:t xml:space="preserve">A soma do preço de todos os produtos escolhidos</w:t>
            </w:r>
            <w:r/>
          </w:p>
        </w:tc>
        <w:tc>
          <w:tcPr>
            <w:tcW w:w="756" w:type="pct"/>
            <w:textDirection w:val="lrTb"/>
            <w:noWrap w:val="false"/>
          </w:tcPr>
          <w:p>
            <w:pPr>
              <w:spacing w:lineRule="auto" w:line="360"/>
              <w:rPr>
                <w:rFonts w:ascii="Arial" w:hAnsi="Arial" w:cs="Arial"/>
                <w:sz w:val="20"/>
              </w:rPr>
            </w:pPr>
            <w:r>
              <w:rPr>
                <w:rFonts w:ascii="Arial" w:hAnsi="Arial" w:cs="Arial"/>
                <w:sz w:val="20"/>
                <w:szCs w:val="16"/>
              </w:rPr>
              <w:t xml:space="preserve">R$ 54</w:t>
            </w:r>
            <w:r/>
          </w:p>
        </w:tc>
        <w:tc>
          <w:tcPr>
            <w:tcW w:w="423" w:type="pct"/>
            <w:textDirection w:val="lrTb"/>
            <w:noWrap w:val="false"/>
          </w:tcPr>
          <w:p>
            <w:pPr>
              <w:spacing w:lineRule="auto" w:line="360"/>
              <w:rPr>
                <w:rFonts w:ascii="Arial" w:hAnsi="Arial" w:cs="Arial"/>
                <w:sz w:val="20"/>
              </w:rPr>
            </w:pPr>
            <w:r>
              <w:rPr>
                <w:rFonts w:ascii="Arial" w:hAnsi="Arial" w:cs="Arial"/>
                <w:sz w:val="20"/>
                <w:szCs w:val="16"/>
              </w:rPr>
              <w:t xml:space="preserve">N</w:t>
            </w:r>
            <w:r/>
          </w:p>
        </w:tc>
      </w:tr>
      <w:tr>
        <w:trPr/>
        <w:tc>
          <w:tcPr>
            <w:tcW w:w="839" w:type="pct"/>
            <w:textDirection w:val="lrTb"/>
            <w:noWrap w:val="false"/>
          </w:tcPr>
          <w:p>
            <w:pPr>
              <w:spacing w:lineRule="auto" w:line="360"/>
              <w:rPr>
                <w:rFonts w:ascii="Arial" w:hAnsi="Arial" w:cs="Arial"/>
                <w:sz w:val="20"/>
              </w:rPr>
            </w:pPr>
            <w:r>
              <w:rPr>
                <w:rFonts w:ascii="Arial" w:hAnsi="Arial" w:cs="Arial"/>
                <w:sz w:val="20"/>
                <w:szCs w:val="16"/>
              </w:rPr>
              <w:t xml:space="preserve">Forma de entrega</w:t>
            </w:r>
            <w:r/>
          </w:p>
        </w:tc>
        <w:tc>
          <w:tcPr>
            <w:tcW w:w="158" w:type="pct"/>
            <w:textDirection w:val="lrTb"/>
            <w:noWrap w:val="false"/>
          </w:tcPr>
          <w:p>
            <w:pPr>
              <w:ind w:left="-133" w:right="-220" w:hanging="133"/>
              <w:jc w:val="center"/>
              <w:spacing w:lineRule="auto" w:line="360"/>
              <w:rPr>
                <w:rFonts w:ascii="Arial" w:hAnsi="Arial" w:cs="Arial"/>
                <w:sz w:val="20"/>
              </w:rPr>
            </w:pPr>
            <w:r>
              <w:rPr>
                <w:rFonts w:ascii="Arial" w:hAnsi="Arial" w:cs="Arial"/>
                <w:sz w:val="20"/>
                <w:szCs w:val="16"/>
              </w:rPr>
              <w:t xml:space="preserve">X</w:t>
            </w:r>
            <w:r/>
          </w:p>
        </w:tc>
        <w:tc>
          <w:tcPr>
            <w:tcW w:w="152" w:type="pct"/>
            <w:textDirection w:val="lrTb"/>
            <w:noWrap w:val="false"/>
          </w:tcPr>
          <w:p>
            <w:pPr>
              <w:spacing w:lineRule="auto" w:line="360"/>
              <w:rPr>
                <w:rFonts w:ascii="Arial" w:hAnsi="Arial" w:cs="Arial"/>
                <w:sz w:val="20"/>
              </w:rPr>
            </w:pPr>
            <w:r>
              <w:rPr>
                <w:rFonts w:ascii="Arial" w:hAnsi="Arial" w:cs="Arial"/>
                <w:sz w:val="20"/>
              </w:rPr>
            </w:r>
            <w:r/>
          </w:p>
        </w:tc>
        <w:tc>
          <w:tcPr>
            <w:tcW w:w="161" w:type="pct"/>
            <w:textDirection w:val="lrTb"/>
            <w:noWrap w:val="false"/>
          </w:tcPr>
          <w:p>
            <w:pPr>
              <w:spacing w:lineRule="auto" w:line="360"/>
              <w:rPr>
                <w:rFonts w:ascii="Arial" w:hAnsi="Arial" w:cs="Arial"/>
                <w:sz w:val="20"/>
              </w:rPr>
            </w:pPr>
            <w:r>
              <w:rPr>
                <w:rFonts w:ascii="Arial" w:hAnsi="Arial" w:cs="Arial"/>
                <w:sz w:val="20"/>
                <w:szCs w:val="16"/>
              </w:rPr>
              <w:t xml:space="preserve">X</w:t>
            </w:r>
            <w:r/>
          </w:p>
        </w:tc>
        <w:tc>
          <w:tcPr>
            <w:tcW w:w="185" w:type="pct"/>
            <w:textDirection w:val="lrTb"/>
            <w:noWrap w:val="false"/>
          </w:tcPr>
          <w:p>
            <w:pPr>
              <w:spacing w:lineRule="auto" w:line="360"/>
              <w:rPr>
                <w:rFonts w:ascii="Arial" w:hAnsi="Arial" w:cs="Arial"/>
                <w:sz w:val="20"/>
              </w:rPr>
            </w:pPr>
            <w:r>
              <w:rPr>
                <w:rFonts w:ascii="Arial" w:hAnsi="Arial" w:cs="Arial"/>
                <w:sz w:val="20"/>
              </w:rPr>
            </w:r>
            <w:r/>
          </w:p>
        </w:tc>
        <w:tc>
          <w:tcPr>
            <w:gridSpan w:val="2"/>
            <w:tcW w:w="2326" w:type="pct"/>
            <w:textDirection w:val="lrTb"/>
            <w:noWrap w:val="false"/>
          </w:tcPr>
          <w:p>
            <w:pPr>
              <w:spacing w:lineRule="auto" w:line="360"/>
              <w:tabs>
                <w:tab w:val="right" w:pos="3735" w:leader="none"/>
              </w:tabs>
              <w:rPr>
                <w:rFonts w:ascii="Arial" w:hAnsi="Arial" w:cs="Arial"/>
                <w:sz w:val="20"/>
              </w:rPr>
            </w:pPr>
            <w:r>
              <w:rPr>
                <w:rFonts w:ascii="Arial" w:hAnsi="Arial" w:cs="Arial"/>
                <w:sz w:val="20"/>
                <w:szCs w:val="16"/>
              </w:rPr>
              <w:t xml:space="preserve">A forma de entrega do produto</w:t>
            </w:r>
            <w:r/>
          </w:p>
        </w:tc>
        <w:tc>
          <w:tcPr>
            <w:tcW w:w="756" w:type="pct"/>
            <w:textDirection w:val="lrTb"/>
            <w:noWrap w:val="false"/>
          </w:tcPr>
          <w:p>
            <w:pPr>
              <w:spacing w:lineRule="auto" w:line="360"/>
              <w:rPr>
                <w:rFonts w:ascii="Arial" w:hAnsi="Arial" w:cs="Arial"/>
                <w:sz w:val="20"/>
              </w:rPr>
            </w:pPr>
            <w:r>
              <w:rPr>
                <w:rFonts w:ascii="Arial" w:hAnsi="Arial" w:cs="Arial"/>
                <w:sz w:val="20"/>
                <w:szCs w:val="16"/>
              </w:rPr>
              <w:t xml:space="preserve">Envio correio</w:t>
            </w:r>
            <w:r/>
          </w:p>
        </w:tc>
        <w:tc>
          <w:tcPr>
            <w:tcW w:w="423" w:type="pct"/>
            <w:textDirection w:val="lrTb"/>
            <w:noWrap w:val="false"/>
          </w:tcPr>
          <w:p>
            <w:pPr>
              <w:spacing w:lineRule="auto" w:line="360"/>
              <w:rPr>
                <w:rFonts w:ascii="Arial" w:hAnsi="Arial" w:cs="Arial"/>
                <w:sz w:val="20"/>
              </w:rPr>
            </w:pPr>
            <w:r>
              <w:rPr>
                <w:rFonts w:ascii="Arial" w:hAnsi="Arial" w:cs="Arial"/>
                <w:sz w:val="20"/>
                <w:szCs w:val="16"/>
              </w:rPr>
              <w:t xml:space="preserve">C</w:t>
            </w:r>
            <w:r/>
          </w:p>
        </w:tc>
      </w:tr>
      <w:tr>
        <w:trPr/>
        <w:tc>
          <w:tcPr>
            <w:tcW w:w="839" w:type="pct"/>
            <w:textDirection w:val="lrTb"/>
            <w:noWrap w:val="false"/>
          </w:tcPr>
          <w:p>
            <w:pPr>
              <w:spacing w:lineRule="auto" w:line="360"/>
              <w:rPr>
                <w:rFonts w:ascii="Arial" w:hAnsi="Arial" w:cs="Arial"/>
                <w:sz w:val="20"/>
              </w:rPr>
            </w:pPr>
            <w:r>
              <w:rPr>
                <w:rFonts w:ascii="Arial" w:hAnsi="Arial" w:cs="Arial"/>
                <w:sz w:val="20"/>
                <w:szCs w:val="16"/>
              </w:rPr>
              <w:t xml:space="preserve">Forma de pagamento</w:t>
            </w:r>
            <w:r/>
          </w:p>
        </w:tc>
        <w:tc>
          <w:tcPr>
            <w:tcW w:w="158" w:type="pct"/>
            <w:textDirection w:val="lrTb"/>
            <w:noWrap w:val="false"/>
          </w:tcPr>
          <w:p>
            <w:pPr>
              <w:ind w:left="-133" w:right="-220" w:hanging="133"/>
              <w:jc w:val="center"/>
              <w:spacing w:lineRule="auto" w:line="360"/>
              <w:rPr>
                <w:rFonts w:ascii="Arial" w:hAnsi="Arial" w:cs="Arial"/>
                <w:sz w:val="20"/>
              </w:rPr>
            </w:pPr>
            <w:r>
              <w:rPr>
                <w:rFonts w:ascii="Arial" w:hAnsi="Arial" w:cs="Arial"/>
                <w:sz w:val="20"/>
                <w:szCs w:val="16"/>
              </w:rPr>
              <w:t xml:space="preserve">X</w:t>
            </w:r>
            <w:r/>
          </w:p>
        </w:tc>
        <w:tc>
          <w:tcPr>
            <w:tcW w:w="152" w:type="pct"/>
            <w:textDirection w:val="lrTb"/>
            <w:noWrap w:val="false"/>
          </w:tcPr>
          <w:p>
            <w:pPr>
              <w:spacing w:lineRule="auto" w:line="360"/>
              <w:rPr>
                <w:rFonts w:ascii="Arial" w:hAnsi="Arial" w:cs="Arial"/>
                <w:sz w:val="20"/>
              </w:rPr>
            </w:pPr>
            <w:r>
              <w:rPr>
                <w:rFonts w:ascii="Arial" w:hAnsi="Arial" w:cs="Arial"/>
                <w:sz w:val="20"/>
              </w:rPr>
            </w:r>
            <w:r/>
          </w:p>
        </w:tc>
        <w:tc>
          <w:tcPr>
            <w:tcW w:w="161" w:type="pct"/>
            <w:textDirection w:val="lrTb"/>
            <w:noWrap w:val="false"/>
          </w:tcPr>
          <w:p>
            <w:pPr>
              <w:spacing w:lineRule="auto" w:line="360"/>
              <w:rPr>
                <w:rFonts w:ascii="Arial" w:hAnsi="Arial" w:cs="Arial"/>
                <w:sz w:val="20"/>
              </w:rPr>
            </w:pPr>
            <w:r>
              <w:rPr>
                <w:rFonts w:ascii="Arial" w:hAnsi="Arial" w:cs="Arial"/>
                <w:sz w:val="20"/>
                <w:szCs w:val="16"/>
              </w:rPr>
              <w:t xml:space="preserve">X</w:t>
            </w:r>
            <w:r/>
          </w:p>
        </w:tc>
        <w:tc>
          <w:tcPr>
            <w:tcW w:w="185" w:type="pct"/>
            <w:textDirection w:val="lrTb"/>
            <w:noWrap w:val="false"/>
          </w:tcPr>
          <w:p>
            <w:pPr>
              <w:spacing w:lineRule="auto" w:line="360"/>
              <w:rPr>
                <w:rFonts w:ascii="Arial" w:hAnsi="Arial" w:cs="Arial"/>
                <w:sz w:val="20"/>
              </w:rPr>
            </w:pPr>
            <w:r>
              <w:rPr>
                <w:rFonts w:ascii="Arial" w:hAnsi="Arial" w:cs="Arial"/>
                <w:sz w:val="20"/>
              </w:rPr>
            </w:r>
            <w:r/>
          </w:p>
        </w:tc>
        <w:tc>
          <w:tcPr>
            <w:gridSpan w:val="2"/>
            <w:tcW w:w="2326" w:type="pct"/>
            <w:textDirection w:val="lrTb"/>
            <w:noWrap w:val="false"/>
          </w:tcPr>
          <w:p>
            <w:pPr>
              <w:spacing w:lineRule="auto" w:line="360"/>
              <w:tabs>
                <w:tab w:val="right" w:pos="3735" w:leader="none"/>
              </w:tabs>
              <w:rPr>
                <w:rFonts w:ascii="Arial" w:hAnsi="Arial" w:cs="Arial"/>
                <w:sz w:val="20"/>
              </w:rPr>
            </w:pPr>
            <w:r>
              <w:rPr>
                <w:rFonts w:ascii="Arial" w:hAnsi="Arial" w:cs="Arial"/>
                <w:sz w:val="20"/>
                <w:szCs w:val="16"/>
              </w:rPr>
              <w:t xml:space="preserve">A forma de pagamento </w:t>
            </w:r>
            <w:r/>
          </w:p>
        </w:tc>
        <w:tc>
          <w:tcPr>
            <w:tcW w:w="756" w:type="pct"/>
            <w:textDirection w:val="lrTb"/>
            <w:noWrap w:val="false"/>
          </w:tcPr>
          <w:p>
            <w:pPr>
              <w:spacing w:lineRule="auto" w:line="360"/>
              <w:rPr>
                <w:rFonts w:ascii="Arial" w:hAnsi="Arial" w:cs="Arial"/>
                <w:sz w:val="20"/>
              </w:rPr>
            </w:pPr>
            <w:r>
              <w:rPr>
                <w:rFonts w:ascii="Arial" w:hAnsi="Arial" w:cs="Arial"/>
                <w:sz w:val="20"/>
                <w:szCs w:val="16"/>
              </w:rPr>
              <w:t xml:space="preserve">Boleto bancário</w:t>
            </w:r>
            <w:r/>
          </w:p>
        </w:tc>
        <w:tc>
          <w:tcPr>
            <w:tcW w:w="423" w:type="pct"/>
            <w:textDirection w:val="lrTb"/>
            <w:noWrap w:val="false"/>
          </w:tcPr>
          <w:p>
            <w:pPr>
              <w:spacing w:lineRule="auto" w:line="360"/>
              <w:rPr>
                <w:rFonts w:ascii="Arial" w:hAnsi="Arial" w:cs="Arial"/>
                <w:sz w:val="20"/>
              </w:rPr>
            </w:pPr>
            <w:r>
              <w:rPr>
                <w:rFonts w:ascii="Arial" w:hAnsi="Arial" w:cs="Arial"/>
                <w:sz w:val="20"/>
                <w:szCs w:val="16"/>
              </w:rPr>
              <w:t xml:space="preserve">C</w:t>
            </w:r>
            <w:r/>
          </w:p>
        </w:tc>
      </w:tr>
      <w:tr>
        <w:trPr/>
        <w:tc>
          <w:tcPr>
            <w:tcW w:w="839" w:type="pct"/>
            <w:textDirection w:val="lrTb"/>
            <w:noWrap w:val="false"/>
          </w:tcPr>
          <w:p>
            <w:pPr>
              <w:spacing w:lineRule="auto" w:line="360"/>
              <w:rPr>
                <w:rFonts w:ascii="Arial" w:hAnsi="Arial" w:cs="Arial"/>
                <w:sz w:val="20"/>
              </w:rPr>
            </w:pPr>
            <w:r>
              <w:rPr>
                <w:rFonts w:ascii="Arial" w:hAnsi="Arial" w:cs="Arial"/>
                <w:sz w:val="20"/>
                <w:szCs w:val="16"/>
              </w:rPr>
              <w:t xml:space="preserve">Endereço</w:t>
            </w:r>
            <w:r/>
          </w:p>
          <w:p>
            <w:pPr>
              <w:jc w:val="center"/>
              <w:rPr>
                <w:rFonts w:ascii="Arial" w:hAnsi="Arial" w:cs="Arial"/>
                <w:sz w:val="20"/>
              </w:rPr>
            </w:pPr>
            <w:r>
              <w:rPr>
                <w:rFonts w:ascii="Arial" w:hAnsi="Arial" w:cs="Arial"/>
                <w:sz w:val="20"/>
              </w:rPr>
            </w:r>
            <w:r/>
          </w:p>
        </w:tc>
        <w:tc>
          <w:tcPr>
            <w:tcW w:w="158" w:type="pct"/>
            <w:textDirection w:val="lrTb"/>
            <w:noWrap w:val="false"/>
          </w:tcPr>
          <w:p>
            <w:pPr>
              <w:ind w:left="-133" w:right="-220" w:hanging="133"/>
              <w:jc w:val="center"/>
              <w:spacing w:lineRule="auto" w:line="360"/>
              <w:rPr>
                <w:rFonts w:ascii="Arial" w:hAnsi="Arial" w:cs="Arial"/>
                <w:sz w:val="20"/>
              </w:rPr>
            </w:pPr>
            <w:r>
              <w:rPr>
                <w:rFonts w:ascii="Arial" w:hAnsi="Arial" w:cs="Arial"/>
                <w:sz w:val="20"/>
              </w:rPr>
            </w:r>
            <w:r/>
          </w:p>
        </w:tc>
        <w:tc>
          <w:tcPr>
            <w:tcW w:w="152" w:type="pct"/>
            <w:textDirection w:val="lrTb"/>
            <w:noWrap w:val="false"/>
          </w:tcPr>
          <w:p>
            <w:pPr>
              <w:spacing w:lineRule="auto" w:line="360"/>
              <w:rPr>
                <w:rFonts w:ascii="Arial" w:hAnsi="Arial" w:cs="Arial"/>
                <w:sz w:val="20"/>
              </w:rPr>
            </w:pPr>
            <w:r>
              <w:rPr>
                <w:rFonts w:ascii="Arial" w:hAnsi="Arial" w:cs="Arial"/>
                <w:sz w:val="20"/>
                <w:szCs w:val="16"/>
              </w:rPr>
              <w:t xml:space="preserve">X</w:t>
            </w:r>
            <w:r/>
          </w:p>
        </w:tc>
        <w:tc>
          <w:tcPr>
            <w:tcW w:w="161" w:type="pct"/>
            <w:textDirection w:val="lrTb"/>
            <w:noWrap w:val="false"/>
          </w:tcPr>
          <w:p>
            <w:pPr>
              <w:spacing w:lineRule="auto" w:line="360"/>
              <w:rPr>
                <w:rFonts w:ascii="Arial" w:hAnsi="Arial" w:cs="Arial"/>
                <w:sz w:val="20"/>
              </w:rPr>
            </w:pPr>
            <w:r>
              <w:rPr>
                <w:rFonts w:ascii="Arial" w:hAnsi="Arial" w:cs="Arial"/>
                <w:sz w:val="20"/>
              </w:rPr>
            </w:r>
            <w:r/>
          </w:p>
        </w:tc>
        <w:tc>
          <w:tcPr>
            <w:tcW w:w="185" w:type="pct"/>
            <w:textDirection w:val="lrTb"/>
            <w:noWrap w:val="false"/>
          </w:tcPr>
          <w:p>
            <w:pPr>
              <w:spacing w:lineRule="auto" w:line="360"/>
              <w:rPr>
                <w:rFonts w:ascii="Arial" w:hAnsi="Arial" w:cs="Arial"/>
                <w:sz w:val="20"/>
              </w:rPr>
            </w:pPr>
            <w:r>
              <w:rPr>
                <w:rFonts w:ascii="Arial" w:hAnsi="Arial" w:cs="Arial"/>
                <w:sz w:val="20"/>
              </w:rPr>
            </w:r>
            <w:r/>
          </w:p>
        </w:tc>
        <w:tc>
          <w:tcPr>
            <w:gridSpan w:val="2"/>
            <w:tcW w:w="2326" w:type="pct"/>
            <w:textDirection w:val="lrTb"/>
            <w:noWrap w:val="false"/>
          </w:tcPr>
          <w:p>
            <w:pPr>
              <w:spacing w:lineRule="auto" w:line="360"/>
              <w:tabs>
                <w:tab w:val="right" w:pos="3735" w:leader="none"/>
              </w:tabs>
              <w:rPr>
                <w:rFonts w:ascii="Arial" w:hAnsi="Arial" w:cs="Arial"/>
                <w:sz w:val="20"/>
              </w:rPr>
            </w:pPr>
            <w:r>
              <w:rPr>
                <w:rFonts w:ascii="Arial" w:hAnsi="Arial" w:cs="Arial"/>
                <w:sz w:val="20"/>
                <w:szCs w:val="16"/>
              </w:rPr>
              <w:t xml:space="preserve">O endereço onde deve ser entregue o produto</w:t>
            </w:r>
            <w:r/>
          </w:p>
        </w:tc>
        <w:tc>
          <w:tcPr>
            <w:tcW w:w="756" w:type="pct"/>
            <w:textDirection w:val="lrTb"/>
            <w:noWrap w:val="false"/>
          </w:tcPr>
          <w:p>
            <w:pPr>
              <w:spacing w:lineRule="auto" w:line="360"/>
              <w:rPr>
                <w:rFonts w:ascii="Arial" w:hAnsi="Arial" w:cs="Arial"/>
                <w:sz w:val="20"/>
              </w:rPr>
            </w:pPr>
            <w:r>
              <w:rPr>
                <w:rFonts w:ascii="Arial" w:hAnsi="Arial" w:cs="Arial"/>
                <w:sz w:val="20"/>
                <w:szCs w:val="16"/>
              </w:rPr>
              <w:t xml:space="preserve">Asa Norte 203 Norte</w:t>
            </w:r>
            <w:r/>
          </w:p>
        </w:tc>
        <w:tc>
          <w:tcPr>
            <w:tcW w:w="423" w:type="pct"/>
            <w:textDirection w:val="lrTb"/>
            <w:noWrap w:val="false"/>
          </w:tcPr>
          <w:p>
            <w:pPr>
              <w:keepNext/>
              <w:spacing w:lineRule="auto" w:line="360"/>
              <w:rPr>
                <w:rFonts w:ascii="Arial" w:hAnsi="Arial" w:cs="Arial"/>
                <w:sz w:val="20"/>
              </w:rPr>
            </w:pPr>
            <w:r>
              <w:rPr>
                <w:rFonts w:ascii="Arial" w:hAnsi="Arial" w:cs="Arial"/>
                <w:sz w:val="20"/>
                <w:szCs w:val="16"/>
              </w:rPr>
              <w:t xml:space="preserve">A</w:t>
            </w:r>
            <w:r/>
          </w:p>
        </w:tc>
      </w:tr>
    </w:tbl>
    <w:p>
      <w:pPr>
        <w:pStyle w:val="236"/>
      </w:pPr>
      <w:r/>
      <w:bookmarkStart w:id="282" w:name="_Toc515021222"/>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37</w:t>
      </w:r>
      <w:r>
        <w:rPr>
          <w:rFonts w:ascii="Arial" w:hAnsi="Arial" w:cs="Arial"/>
          <w:color w:val="auto"/>
          <w:sz w:val="20"/>
        </w:rPr>
        <w:fldChar w:fldCharType="end"/>
      </w:r>
      <w:r>
        <w:rPr>
          <w:rFonts w:ascii="Arial" w:hAnsi="Arial" w:cs="Arial"/>
          <w:color w:val="auto"/>
          <w:sz w:val="20"/>
        </w:rPr>
        <w:t xml:space="preserve">-Requisito de dados 7</w:t>
      </w:r>
      <w:bookmarkEnd w:id="282"/>
      <w:r/>
      <w:r/>
    </w:p>
    <w:p>
      <w:pPr>
        <w:tabs>
          <w:tab w:val="center" w:pos="4252" w:leader="none"/>
        </w:tabs>
        <w:rPr>
          <w:rFonts w:ascii="Arial" w:hAnsi="Arial" w:cs="Arial"/>
        </w:rPr>
      </w:pPr>
      <w:r>
        <w:rPr>
          <w:rFonts w:ascii="Arial" w:hAnsi="Arial" w:cs="Arial"/>
        </w:rPr>
      </w:r>
      <w:r/>
    </w:p>
    <w:tbl>
      <w:tblPr>
        <w:tblW w:w="5000" w:type="pct"/>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78"/>
        <w:gridCol w:w="244"/>
        <w:gridCol w:w="350"/>
        <w:gridCol w:w="350"/>
        <w:gridCol w:w="339"/>
        <w:gridCol w:w="2714"/>
        <w:gridCol w:w="1417"/>
        <w:gridCol w:w="1440"/>
        <w:gridCol w:w="729"/>
      </w:tblGrid>
      <w:tr>
        <w:trPr>
          <w:trHeight w:val="341"/>
          <w:tblHeader/>
        </w:trPr>
        <w:tc>
          <w:tcPr>
            <w:gridSpan w:val="6"/>
            <w:shd w:val="clear" w:color="auto" w:fill="CCCCCC"/>
            <w:tcW w:w="3023" w:type="pct"/>
            <w:vAlign w:val="center"/>
            <w:textDirection w:val="lrTb"/>
            <w:noWrap w:val="false"/>
          </w:tcPr>
          <w:p>
            <w:pPr>
              <w:jc w:val="left"/>
              <w:spacing w:lineRule="auto" w:line="360"/>
              <w:rPr>
                <w:rFonts w:ascii="Arial" w:hAnsi="Arial" w:cs="Arial"/>
                <w:sz w:val="20"/>
              </w:rPr>
            </w:pPr>
            <w:r>
              <w:rPr>
                <w:rFonts w:ascii="Arial" w:hAnsi="Arial" w:cs="Arial"/>
                <w:b/>
                <w:color w:val="000000" w:themeColor="text1"/>
                <w:sz w:val="20"/>
                <w:szCs w:val="16"/>
              </w:rPr>
              <w:t xml:space="preserve">Identificador</w:t>
            </w:r>
            <w:r/>
          </w:p>
        </w:tc>
        <w:tc>
          <w:tcPr>
            <w:gridSpan w:val="3"/>
            <w:shd w:val="clear" w:color="auto" w:fill="CCCCCC"/>
            <w:tcW w:w="1977" w:type="pct"/>
            <w:vAlign w:val="center"/>
            <w:textDirection w:val="lrTb"/>
            <w:noWrap w:val="false"/>
          </w:tcPr>
          <w:p>
            <w:pPr>
              <w:spacing w:lineRule="auto" w:line="360"/>
              <w:rPr>
                <w:rFonts w:ascii="Arial" w:hAnsi="Arial" w:cs="Arial"/>
                <w:sz w:val="20"/>
              </w:rPr>
            </w:pPr>
            <w:r>
              <w:rPr>
                <w:rFonts w:ascii="Arial" w:hAnsi="Arial" w:cs="Arial"/>
                <w:b/>
                <w:color w:val="000000" w:themeColor="text1"/>
                <w:sz w:val="20"/>
                <w:szCs w:val="16"/>
              </w:rPr>
              <w:t xml:space="preserve">Requisito Funcional</w:t>
            </w:r>
            <w:r/>
          </w:p>
        </w:tc>
      </w:tr>
      <w:tr>
        <w:trPr>
          <w:trHeight w:val="341"/>
          <w:tblHeader/>
        </w:trPr>
        <w:tc>
          <w:tcPr>
            <w:gridSpan w:val="6"/>
            <w:shd w:val="clear" w:color="auto" w:fill="FFFFFF"/>
            <w:tcW w:w="3023" w:type="pct"/>
            <w:vAlign w:val="center"/>
            <w:textDirection w:val="lrTb"/>
            <w:noWrap w:val="false"/>
          </w:tcPr>
          <w:p>
            <w:pPr>
              <w:jc w:val="left"/>
              <w:spacing w:lineRule="auto" w:line="360"/>
              <w:rPr>
                <w:rFonts w:ascii="Arial" w:hAnsi="Arial" w:cs="Arial"/>
                <w:sz w:val="20"/>
              </w:rPr>
            </w:pPr>
            <w:r>
              <w:rPr>
                <w:rFonts w:ascii="Arial" w:hAnsi="Arial" w:cs="Arial"/>
                <w:b/>
                <w:color w:val="000000" w:themeColor="text1"/>
                <w:sz w:val="20"/>
                <w:szCs w:val="16"/>
              </w:rPr>
              <w:t xml:space="preserve">[RD 08] </w:t>
            </w:r>
            <w:r>
              <w:rPr>
                <w:rFonts w:ascii="Arial" w:hAnsi="Arial" w:cs="Arial"/>
                <w:b/>
                <w:color w:val="000000" w:themeColor="text1"/>
                <w:sz w:val="20"/>
                <w:szCs w:val="16"/>
              </w:rPr>
              <w:noBreakHyphen/>
              <w:t xml:space="preserve"> Dados pessoais do requerente</w:t>
            </w:r>
            <w:r/>
          </w:p>
        </w:tc>
        <w:tc>
          <w:tcPr>
            <w:gridSpan w:val="3"/>
            <w:shd w:val="clear" w:color="auto" w:fill="FFFFFF"/>
            <w:tcW w:w="1977" w:type="pct"/>
            <w:vAlign w:val="center"/>
            <w:textDirection w:val="lrTb"/>
            <w:noWrap w:val="false"/>
          </w:tcPr>
          <w:p>
            <w:pPr>
              <w:spacing w:lineRule="auto" w:line="360"/>
              <w:rPr>
                <w:rFonts w:ascii="Arial" w:hAnsi="Arial" w:cs="Arial"/>
                <w:sz w:val="20"/>
              </w:rPr>
            </w:pPr>
            <w:r>
              <w:rPr>
                <w:rFonts w:ascii="Arial" w:hAnsi="Arial" w:cs="Arial"/>
                <w:b/>
                <w:color w:val="000000" w:themeColor="text1"/>
                <w:sz w:val="20"/>
                <w:szCs w:val="16"/>
              </w:rPr>
              <w:t xml:space="preserve">[RF12 </w:t>
            </w:r>
            <w:r>
              <w:rPr>
                <w:rFonts w:ascii="Arial" w:hAnsi="Arial" w:cs="Arial"/>
                <w:b/>
                <w:color w:val="000000" w:themeColor="text1"/>
                <w:sz w:val="20"/>
                <w:szCs w:val="16"/>
              </w:rPr>
              <w:noBreakHyphen/>
              <w:t xml:space="preserve"> </w:t>
            </w:r>
            <w:r>
              <w:rPr>
                <w:rFonts w:ascii="Arial" w:hAnsi="Arial" w:cs="Arial"/>
                <w:b/>
                <w:sz w:val="20"/>
                <w:szCs w:val="16"/>
              </w:rPr>
              <w:t xml:space="preserve">O sistema deve permitir que o cliente faça requisição de serviço, RF14 -</w:t>
            </w:r>
            <w:r>
              <w:rPr>
                <w:rFonts w:ascii="Arial" w:hAnsi="Arial" w:cs="Arial"/>
                <w:sz w:val="20"/>
              </w:rPr>
              <w:t xml:space="preserve"> </w:t>
            </w:r>
            <w:r>
              <w:rPr>
                <w:rFonts w:ascii="Arial" w:hAnsi="Arial" w:cs="Arial"/>
                <w:b/>
                <w:sz w:val="20"/>
                <w:szCs w:val="16"/>
              </w:rPr>
              <w:t xml:space="preserve">O sistema deve prover a opção de emissão de </w:t>
            </w:r>
            <w:r>
              <w:rPr>
                <w:rFonts w:ascii="Arial" w:hAnsi="Arial" w:cs="Arial"/>
                <w:b/>
                <w:sz w:val="20"/>
                <w:szCs w:val="16"/>
              </w:rPr>
              <w:t xml:space="preserve">formulários</w:t>
            </w:r>
            <w:r>
              <w:rPr>
                <w:rFonts w:ascii="Arial" w:hAnsi="Arial" w:cs="Arial"/>
                <w:b/>
                <w:sz w:val="20"/>
                <w:szCs w:val="16"/>
              </w:rPr>
              <w:t xml:space="preserve">, RF27-</w:t>
            </w:r>
            <w:r>
              <w:rPr>
                <w:rFonts w:ascii="Arial" w:hAnsi="Arial" w:cs="Arial" w:eastAsia="Arial"/>
                <w:sz w:val="20"/>
              </w:rPr>
              <w:t xml:space="preserve"> </w:t>
            </w:r>
            <w:r>
              <w:rPr>
                <w:rFonts w:ascii="Arial" w:hAnsi="Arial" w:cs="Arial" w:eastAsia="Arial"/>
                <w:b/>
                <w:sz w:val="20"/>
              </w:rPr>
              <w:t xml:space="preserve">O sistema deve armazenar as respostas dos clientes após cada simulado feito</w:t>
            </w:r>
            <w:r>
              <w:rPr>
                <w:rFonts w:ascii="Arial" w:hAnsi="Arial" w:cs="Arial" w:eastAsia="Arial"/>
                <w:b/>
                <w:sz w:val="20"/>
              </w:rPr>
              <w:t xml:space="preserve">, RF30- </w:t>
            </w:r>
            <w:r>
              <w:rPr>
                <w:rFonts w:ascii="Arial" w:hAnsi="Arial" w:cs="Arial" w:eastAsia="Arial"/>
                <w:b/>
                <w:sz w:val="20"/>
              </w:rPr>
              <w:t xml:space="preserve">O sistema deve gerar um gráfico contendo o lucro médio de cada serviço durante um período determinado</w:t>
            </w:r>
            <w:r>
              <w:rPr>
                <w:rFonts w:ascii="Arial" w:hAnsi="Arial" w:cs="Arial" w:eastAsia="Arial"/>
                <w:sz w:val="20"/>
              </w:rPr>
              <w:t xml:space="preserve">.</w:t>
            </w:r>
            <w:r>
              <w:rPr>
                <w:rFonts w:ascii="Arial" w:hAnsi="Arial" w:cs="Arial"/>
                <w:b/>
                <w:color w:val="000000" w:themeColor="text1"/>
                <w:sz w:val="20"/>
                <w:szCs w:val="16"/>
              </w:rPr>
              <w:t xml:space="preserve">]</w:t>
            </w:r>
            <w:r/>
          </w:p>
        </w:tc>
      </w:tr>
      <w:tr>
        <w:trPr>
          <w:trHeight w:val="341"/>
          <w:tblHeader/>
        </w:trPr>
        <w:tc>
          <w:tcPr>
            <w:shd w:val="clear" w:color="auto" w:fill="CCCCCC"/>
            <w:tcW w:w="825" w:type="pct"/>
            <w:vAlign w:val="center"/>
            <w:textDirection w:val="lrTb"/>
            <w:noWrap w:val="false"/>
          </w:tcPr>
          <w:p>
            <w:pPr>
              <w:jc w:val="center"/>
              <w:spacing w:lineRule="auto" w:line="360"/>
              <w:rPr>
                <w:rFonts w:ascii="Arial" w:hAnsi="Arial" w:cs="Arial"/>
                <w:sz w:val="20"/>
              </w:rPr>
            </w:pPr>
            <w:r>
              <w:rPr>
                <w:rFonts w:ascii="Arial" w:hAnsi="Arial" w:cs="Arial"/>
                <w:b/>
                <w:color w:val="000000" w:themeColor="text1"/>
                <w:sz w:val="20"/>
                <w:szCs w:val="16"/>
              </w:rPr>
              <w:t xml:space="preserve">Nome</w:t>
            </w:r>
            <w:r/>
          </w:p>
        </w:tc>
        <w:tc>
          <w:tcPr>
            <w:shd w:val="clear" w:color="auto" w:fill="CCCCCC"/>
            <w:tcW w:w="144" w:type="pct"/>
            <w:vAlign w:val="center"/>
            <w:textDirection w:val="lrTb"/>
            <w:noWrap w:val="false"/>
          </w:tcPr>
          <w:p>
            <w:pPr>
              <w:ind w:left="-133" w:right="-102"/>
              <w:jc w:val="center"/>
              <w:spacing w:lineRule="auto" w:line="360"/>
              <w:rPr>
                <w:rFonts w:ascii="Arial" w:hAnsi="Arial" w:cs="Arial"/>
                <w:sz w:val="20"/>
              </w:rPr>
            </w:pPr>
            <w:r>
              <w:rPr>
                <w:rFonts w:ascii="Arial" w:hAnsi="Arial" w:cs="Arial"/>
                <w:b/>
                <w:color w:val="000000" w:themeColor="text1"/>
                <w:sz w:val="20"/>
                <w:szCs w:val="16"/>
              </w:rPr>
              <w:t xml:space="preserve">O</w:t>
            </w:r>
            <w:r/>
          </w:p>
        </w:tc>
        <w:tc>
          <w:tcPr>
            <w:shd w:val="clear" w:color="auto" w:fill="CCCCCC"/>
            <w:tcW w:w="188" w:type="pct"/>
            <w:vAlign w:val="center"/>
            <w:textDirection w:val="lrTb"/>
            <w:noWrap w:val="false"/>
          </w:tcPr>
          <w:p>
            <w:pPr>
              <w:ind w:left="-184" w:right="-96"/>
              <w:jc w:val="center"/>
              <w:spacing w:lineRule="auto" w:line="360"/>
              <w:rPr>
                <w:rFonts w:ascii="Arial" w:hAnsi="Arial" w:cs="Arial"/>
                <w:sz w:val="20"/>
              </w:rPr>
            </w:pPr>
            <w:r>
              <w:rPr>
                <w:rFonts w:ascii="Arial" w:hAnsi="Arial" w:cs="Arial"/>
                <w:b/>
                <w:color w:val="000000" w:themeColor="text1"/>
                <w:sz w:val="20"/>
                <w:szCs w:val="16"/>
              </w:rPr>
              <w:t xml:space="preserve">E</w:t>
            </w:r>
            <w:r/>
          </w:p>
        </w:tc>
        <w:tc>
          <w:tcPr>
            <w:shd w:val="clear" w:color="auto" w:fill="CCCCCC"/>
            <w:tcW w:w="188" w:type="pct"/>
            <w:vAlign w:val="center"/>
            <w:textDirection w:val="lrTb"/>
            <w:noWrap w:val="false"/>
          </w:tcPr>
          <w:p>
            <w:pPr>
              <w:ind w:left="-171" w:right="-96"/>
              <w:jc w:val="center"/>
              <w:spacing w:lineRule="auto" w:line="360"/>
              <w:rPr>
                <w:rFonts w:ascii="Arial" w:hAnsi="Arial" w:cs="Arial"/>
                <w:sz w:val="20"/>
              </w:rPr>
            </w:pPr>
            <w:r>
              <w:rPr>
                <w:rFonts w:ascii="Arial" w:hAnsi="Arial" w:cs="Arial"/>
                <w:b/>
                <w:color w:val="000000" w:themeColor="text1"/>
                <w:sz w:val="20"/>
                <w:szCs w:val="16"/>
              </w:rPr>
              <w:t xml:space="preserve">S</w:t>
            </w:r>
            <w:r/>
          </w:p>
        </w:tc>
        <w:tc>
          <w:tcPr>
            <w:shd w:val="clear" w:color="auto" w:fill="CCCCCC"/>
            <w:tcW w:w="171" w:type="pct"/>
            <w:vAlign w:val="center"/>
            <w:textDirection w:val="lrTb"/>
            <w:noWrap w:val="false"/>
          </w:tcPr>
          <w:p>
            <w:pPr>
              <w:ind w:right="-96"/>
              <w:spacing w:lineRule="auto" w:line="360"/>
              <w:rPr>
                <w:rFonts w:ascii="Arial" w:hAnsi="Arial" w:cs="Arial"/>
                <w:sz w:val="20"/>
              </w:rPr>
            </w:pPr>
            <w:r>
              <w:rPr>
                <w:rFonts w:ascii="Arial" w:hAnsi="Arial" w:cs="Arial"/>
                <w:b/>
                <w:color w:val="000000" w:themeColor="text1"/>
                <w:sz w:val="20"/>
                <w:szCs w:val="16"/>
              </w:rPr>
              <w:t xml:space="preserve">L</w:t>
            </w:r>
            <w:r/>
          </w:p>
        </w:tc>
        <w:tc>
          <w:tcPr>
            <w:gridSpan w:val="2"/>
            <w:shd w:val="clear" w:color="auto" w:fill="CCCCCC"/>
            <w:tcW w:w="2298" w:type="pct"/>
            <w:vAlign w:val="center"/>
            <w:textDirection w:val="lrTb"/>
            <w:noWrap w:val="false"/>
          </w:tcPr>
          <w:p>
            <w:pPr>
              <w:jc w:val="center"/>
              <w:spacing w:lineRule="auto" w:line="360"/>
              <w:rPr>
                <w:rFonts w:ascii="Arial" w:hAnsi="Arial" w:cs="Arial"/>
                <w:sz w:val="20"/>
              </w:rPr>
            </w:pPr>
            <w:r>
              <w:rPr>
                <w:rFonts w:ascii="Arial" w:hAnsi="Arial" w:cs="Arial"/>
                <w:b/>
                <w:color w:val="000000" w:themeColor="text1"/>
                <w:sz w:val="20"/>
                <w:szCs w:val="16"/>
              </w:rPr>
              <w:t xml:space="preserve">Descrição</w:t>
            </w:r>
            <w:r/>
          </w:p>
        </w:tc>
        <w:tc>
          <w:tcPr>
            <w:shd w:val="clear" w:color="auto" w:fill="CCCCCC"/>
            <w:tcW w:w="775" w:type="pct"/>
            <w:vAlign w:val="center"/>
            <w:textDirection w:val="lrTb"/>
            <w:noWrap w:val="false"/>
          </w:tcPr>
          <w:p>
            <w:pPr>
              <w:jc w:val="center"/>
              <w:spacing w:lineRule="auto" w:line="360"/>
              <w:rPr>
                <w:rFonts w:ascii="Arial" w:hAnsi="Arial" w:cs="Arial"/>
                <w:sz w:val="20"/>
              </w:rPr>
            </w:pPr>
            <w:r>
              <w:rPr>
                <w:rFonts w:ascii="Arial" w:hAnsi="Arial" w:cs="Arial"/>
                <w:b/>
                <w:color w:val="000000" w:themeColor="text1"/>
                <w:sz w:val="20"/>
                <w:szCs w:val="16"/>
              </w:rPr>
              <w:t xml:space="preserve">Exemplo</w:t>
            </w:r>
            <w:r/>
          </w:p>
        </w:tc>
        <w:tc>
          <w:tcPr>
            <w:shd w:val="clear" w:color="auto" w:fill="CCCCCC"/>
            <w:tcW w:w="410" w:type="pct"/>
            <w:textDirection w:val="lrTb"/>
            <w:noWrap w:val="false"/>
          </w:tcPr>
          <w:p>
            <w:pPr>
              <w:jc w:val="center"/>
              <w:spacing w:lineRule="auto" w:line="360"/>
              <w:rPr>
                <w:rFonts w:ascii="Arial" w:hAnsi="Arial" w:cs="Arial"/>
                <w:sz w:val="20"/>
              </w:rPr>
            </w:pPr>
            <w:r>
              <w:rPr>
                <w:rFonts w:ascii="Arial" w:hAnsi="Arial" w:cs="Arial"/>
                <w:b/>
                <w:color w:val="000000" w:themeColor="text1"/>
                <w:sz w:val="20"/>
                <w:szCs w:val="16"/>
              </w:rPr>
              <w:t xml:space="preserve">Tipo</w:t>
            </w:r>
            <w:r/>
          </w:p>
        </w:tc>
      </w:tr>
      <w:tr>
        <w:trPr/>
        <w:tc>
          <w:tcPr>
            <w:tcW w:w="825"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Identidade</w:t>
            </w:r>
            <w:r/>
          </w:p>
        </w:tc>
        <w:tc>
          <w:tcPr>
            <w:tcW w:w="144"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71" w:type="pct"/>
            <w:textDirection w:val="lrTb"/>
            <w:noWrap w:val="false"/>
          </w:tcPr>
          <w:p>
            <w:pPr>
              <w:spacing w:lineRule="auto" w:line="360"/>
              <w:rPr>
                <w:rFonts w:ascii="Arial" w:hAnsi="Arial" w:cs="Arial"/>
                <w:sz w:val="20"/>
              </w:rPr>
            </w:pPr>
            <w:r>
              <w:rPr>
                <w:rFonts w:ascii="Arial" w:hAnsi="Arial" w:cs="Arial"/>
                <w:sz w:val="20"/>
              </w:rPr>
            </w:r>
            <w:r/>
          </w:p>
        </w:tc>
        <w:tc>
          <w:tcPr>
            <w:gridSpan w:val="2"/>
            <w:tcW w:w="2298" w:type="pct"/>
            <w:vAlign w:val="center"/>
            <w:textDirection w:val="lrTb"/>
            <w:noWrap w:val="false"/>
          </w:tcPr>
          <w:p>
            <w:pPr>
              <w:spacing w:lineRule="auto" w:line="360"/>
              <w:rPr>
                <w:rFonts w:ascii="Arial" w:hAnsi="Arial" w:cs="Arial"/>
                <w:sz w:val="20"/>
              </w:rPr>
            </w:pPr>
            <w:r>
              <w:rPr>
                <w:rFonts w:ascii="Arial" w:hAnsi="Arial" w:cs="Arial"/>
                <w:sz w:val="20"/>
                <w:szCs w:val="16"/>
              </w:rPr>
              <w:t xml:space="preserve">RG do </w:t>
            </w:r>
            <w:r>
              <w:rPr>
                <w:rFonts w:ascii="Arial" w:hAnsi="Arial" w:cs="Arial"/>
                <w:sz w:val="20"/>
                <w:szCs w:val="16"/>
              </w:rPr>
              <w:t xml:space="preserve">Coproprietário</w:t>
            </w:r>
            <w:r>
              <w:rPr>
                <w:rFonts w:ascii="Arial" w:hAnsi="Arial" w:cs="Arial"/>
                <w:sz w:val="20"/>
                <w:szCs w:val="16"/>
              </w:rPr>
              <w:t xml:space="preserve">/Amador</w:t>
            </w:r>
            <w:r/>
          </w:p>
        </w:tc>
        <w:tc>
          <w:tcPr>
            <w:tcW w:w="775" w:type="pct"/>
            <w:textDirection w:val="lrTb"/>
            <w:noWrap w:val="false"/>
          </w:tcPr>
          <w:p>
            <w:pPr>
              <w:spacing w:lineRule="auto" w:line="360"/>
              <w:rPr>
                <w:rFonts w:ascii="Arial" w:hAnsi="Arial" w:cs="Arial"/>
                <w:sz w:val="20"/>
              </w:rPr>
            </w:pPr>
            <w:r>
              <w:rPr>
                <w:rFonts w:ascii="Arial" w:hAnsi="Arial" w:cs="Arial"/>
                <w:sz w:val="20"/>
                <w:szCs w:val="16"/>
              </w:rPr>
              <w:t xml:space="preserve">3611059</w:t>
            </w:r>
            <w:r/>
          </w:p>
        </w:tc>
        <w:tc>
          <w:tcPr>
            <w:tcW w:w="41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C</w:t>
            </w:r>
            <w:r/>
          </w:p>
        </w:tc>
      </w:tr>
      <w:tr>
        <w:trPr/>
        <w:tc>
          <w:tcPr>
            <w:tcW w:w="825"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Órgão</w:t>
            </w:r>
            <w:r>
              <w:rPr>
                <w:rFonts w:ascii="Arial" w:hAnsi="Arial" w:cs="Arial"/>
                <w:color w:val="000000" w:themeColor="text1"/>
                <w:sz w:val="20"/>
                <w:szCs w:val="16"/>
              </w:rPr>
              <w:t xml:space="preserve"> emissor</w:t>
            </w:r>
            <w:r/>
          </w:p>
        </w:tc>
        <w:tc>
          <w:tcPr>
            <w:tcW w:w="144"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71" w:type="pct"/>
            <w:textDirection w:val="lrTb"/>
            <w:noWrap w:val="false"/>
          </w:tcPr>
          <w:p>
            <w:pPr>
              <w:spacing w:lineRule="auto" w:line="360"/>
              <w:rPr>
                <w:rFonts w:ascii="Arial" w:hAnsi="Arial" w:cs="Arial"/>
                <w:sz w:val="20"/>
              </w:rPr>
            </w:pPr>
            <w:r>
              <w:rPr>
                <w:rFonts w:ascii="Arial" w:hAnsi="Arial" w:cs="Arial"/>
                <w:sz w:val="20"/>
              </w:rPr>
            </w:r>
            <w:r/>
          </w:p>
        </w:tc>
        <w:tc>
          <w:tcPr>
            <w:gridSpan w:val="2"/>
            <w:tcW w:w="2298" w:type="pct"/>
            <w:textDirection w:val="lrTb"/>
            <w:noWrap w:val="false"/>
          </w:tcPr>
          <w:p>
            <w:pPr>
              <w:rPr>
                <w:rFonts w:ascii="Arial" w:hAnsi="Arial" w:cs="Arial"/>
                <w:sz w:val="20"/>
              </w:rPr>
            </w:pPr>
            <w:r>
              <w:rPr>
                <w:rFonts w:ascii="Arial" w:hAnsi="Arial" w:cs="Arial"/>
                <w:sz w:val="20"/>
                <w:szCs w:val="16"/>
              </w:rPr>
              <w:t xml:space="preserve">Órgão emissor da identificação</w:t>
            </w:r>
            <w:r/>
          </w:p>
        </w:tc>
        <w:tc>
          <w:tcPr>
            <w:tcW w:w="775" w:type="pct"/>
            <w:textDirection w:val="lrTb"/>
            <w:noWrap w:val="false"/>
          </w:tcPr>
          <w:p>
            <w:pPr>
              <w:spacing w:lineRule="auto" w:line="360"/>
              <w:rPr>
                <w:rFonts w:ascii="Arial" w:hAnsi="Arial" w:cs="Arial"/>
                <w:sz w:val="20"/>
              </w:rPr>
            </w:pPr>
            <w:r>
              <w:rPr>
                <w:rFonts w:ascii="Arial" w:hAnsi="Arial" w:cs="Arial"/>
                <w:sz w:val="20"/>
                <w:szCs w:val="16"/>
              </w:rPr>
              <w:t xml:space="preserve">SSP</w:t>
            </w:r>
            <w:r/>
          </w:p>
        </w:tc>
        <w:tc>
          <w:tcPr>
            <w:tcW w:w="41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A</w:t>
            </w:r>
            <w:r/>
          </w:p>
        </w:tc>
      </w:tr>
      <w:tr>
        <w:trPr/>
        <w:tc>
          <w:tcPr>
            <w:tcW w:w="825"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Data de emissão</w:t>
            </w:r>
            <w:r/>
          </w:p>
        </w:tc>
        <w:tc>
          <w:tcPr>
            <w:tcW w:w="144"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71" w:type="pct"/>
            <w:textDirection w:val="lrTb"/>
            <w:noWrap w:val="false"/>
          </w:tcPr>
          <w:p>
            <w:pPr>
              <w:spacing w:lineRule="auto" w:line="360"/>
              <w:rPr>
                <w:rFonts w:ascii="Arial" w:hAnsi="Arial" w:cs="Arial"/>
                <w:sz w:val="20"/>
              </w:rPr>
            </w:pPr>
            <w:r>
              <w:rPr>
                <w:rFonts w:ascii="Arial" w:hAnsi="Arial" w:cs="Arial"/>
                <w:sz w:val="20"/>
              </w:rPr>
            </w:r>
            <w:r/>
          </w:p>
        </w:tc>
        <w:tc>
          <w:tcPr>
            <w:gridSpan w:val="2"/>
            <w:tcW w:w="2298" w:type="pct"/>
            <w:textDirection w:val="lrTb"/>
            <w:noWrap w:val="false"/>
          </w:tcPr>
          <w:p>
            <w:pPr>
              <w:rPr>
                <w:rFonts w:ascii="Arial" w:hAnsi="Arial" w:cs="Arial"/>
                <w:sz w:val="20"/>
              </w:rPr>
            </w:pPr>
            <w:r>
              <w:rPr>
                <w:rFonts w:ascii="Arial" w:hAnsi="Arial" w:cs="Arial"/>
                <w:sz w:val="20"/>
                <w:szCs w:val="16"/>
              </w:rPr>
              <w:t xml:space="preserve">Data de emissão da identificação</w:t>
            </w:r>
            <w:r/>
          </w:p>
        </w:tc>
        <w:tc>
          <w:tcPr>
            <w:tcW w:w="775" w:type="pct"/>
            <w:textDirection w:val="lrTb"/>
            <w:noWrap w:val="false"/>
          </w:tcPr>
          <w:p>
            <w:pPr>
              <w:spacing w:lineRule="auto" w:line="360"/>
              <w:rPr>
                <w:rFonts w:ascii="Arial" w:hAnsi="Arial" w:cs="Arial"/>
                <w:sz w:val="20"/>
              </w:rPr>
            </w:pPr>
            <w:r>
              <w:rPr>
                <w:rFonts w:ascii="Arial" w:hAnsi="Arial" w:cs="Arial"/>
                <w:sz w:val="20"/>
                <w:szCs w:val="16"/>
              </w:rPr>
              <w:t xml:space="preserve">26/04/2018</w:t>
            </w:r>
            <w:r/>
          </w:p>
        </w:tc>
        <w:tc>
          <w:tcPr>
            <w:tcW w:w="41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D</w:t>
            </w:r>
            <w:r/>
          </w:p>
        </w:tc>
      </w:tr>
      <w:tr>
        <w:trPr/>
        <w:tc>
          <w:tcPr>
            <w:tcW w:w="825"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Nome</w:t>
            </w:r>
            <w:r/>
          </w:p>
        </w:tc>
        <w:tc>
          <w:tcPr>
            <w:tcW w:w="144"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71" w:type="pct"/>
            <w:textDirection w:val="lrTb"/>
            <w:noWrap w:val="false"/>
          </w:tcPr>
          <w:p>
            <w:pPr>
              <w:spacing w:lineRule="auto" w:line="360"/>
              <w:rPr>
                <w:rFonts w:ascii="Arial" w:hAnsi="Arial" w:cs="Arial"/>
                <w:sz w:val="20"/>
              </w:rPr>
            </w:pPr>
            <w:r>
              <w:rPr>
                <w:rFonts w:ascii="Arial" w:hAnsi="Arial" w:cs="Arial"/>
                <w:sz w:val="20"/>
              </w:rPr>
            </w:r>
            <w:r/>
          </w:p>
        </w:tc>
        <w:tc>
          <w:tcPr>
            <w:gridSpan w:val="2"/>
            <w:tcW w:w="2298" w:type="pct"/>
            <w:textDirection w:val="lrTb"/>
            <w:noWrap w:val="false"/>
          </w:tcPr>
          <w:p>
            <w:pPr>
              <w:rPr>
                <w:rFonts w:ascii="Arial" w:hAnsi="Arial" w:cs="Arial"/>
                <w:sz w:val="20"/>
              </w:rPr>
            </w:pPr>
            <w:r>
              <w:rPr>
                <w:rFonts w:ascii="Arial" w:hAnsi="Arial" w:cs="Arial"/>
                <w:color w:val="000000" w:themeColor="text1"/>
                <w:sz w:val="20"/>
                <w:szCs w:val="16"/>
              </w:rPr>
              <w:t xml:space="preserve">Nome do </w:t>
            </w:r>
            <w:r>
              <w:rPr>
                <w:rFonts w:ascii="Arial" w:hAnsi="Arial" w:cs="Arial"/>
                <w:color w:val="000000" w:themeColor="text1"/>
                <w:sz w:val="20"/>
                <w:szCs w:val="16"/>
              </w:rPr>
              <w:t xml:space="preserve">Coproprietário</w:t>
            </w:r>
            <w:r>
              <w:rPr>
                <w:rFonts w:ascii="Arial" w:hAnsi="Arial" w:cs="Arial"/>
                <w:color w:val="000000" w:themeColor="text1"/>
                <w:sz w:val="20"/>
                <w:szCs w:val="16"/>
              </w:rPr>
              <w:t xml:space="preserve">/Amador</w:t>
            </w:r>
            <w:r/>
          </w:p>
        </w:tc>
        <w:tc>
          <w:tcPr>
            <w:tcW w:w="775" w:type="pct"/>
            <w:textDirection w:val="lrTb"/>
            <w:noWrap w:val="false"/>
          </w:tcPr>
          <w:p>
            <w:pPr>
              <w:spacing w:lineRule="auto" w:line="360"/>
              <w:rPr>
                <w:rFonts w:ascii="Arial" w:hAnsi="Arial" w:cs="Arial"/>
                <w:sz w:val="20"/>
              </w:rPr>
            </w:pPr>
            <w:r>
              <w:rPr>
                <w:rFonts w:ascii="Arial" w:hAnsi="Arial" w:cs="Arial"/>
                <w:sz w:val="20"/>
                <w:szCs w:val="16"/>
              </w:rPr>
              <w:t xml:space="preserve">Luciano Alves</w:t>
            </w:r>
            <w:r/>
          </w:p>
        </w:tc>
        <w:tc>
          <w:tcPr>
            <w:tcW w:w="41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C</w:t>
            </w:r>
            <w:r/>
          </w:p>
        </w:tc>
      </w:tr>
      <w:tr>
        <w:trPr/>
        <w:tc>
          <w:tcPr>
            <w:tcW w:w="825"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Telefone</w:t>
            </w:r>
            <w:r/>
          </w:p>
        </w:tc>
        <w:tc>
          <w:tcPr>
            <w:tcW w:w="144"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71" w:type="pct"/>
            <w:textDirection w:val="lrTb"/>
            <w:noWrap w:val="false"/>
          </w:tcPr>
          <w:p>
            <w:pPr>
              <w:spacing w:lineRule="auto" w:line="360"/>
              <w:rPr>
                <w:rFonts w:ascii="Arial" w:hAnsi="Arial" w:cs="Arial"/>
                <w:sz w:val="20"/>
              </w:rPr>
            </w:pPr>
            <w:r>
              <w:rPr>
                <w:rFonts w:ascii="Arial" w:hAnsi="Arial" w:cs="Arial"/>
                <w:sz w:val="20"/>
              </w:rPr>
            </w:r>
            <w:r/>
          </w:p>
        </w:tc>
        <w:tc>
          <w:tcPr>
            <w:gridSpan w:val="2"/>
            <w:tcW w:w="2298" w:type="pct"/>
            <w:textDirection w:val="lrTb"/>
            <w:noWrap w:val="false"/>
          </w:tcPr>
          <w:p>
            <w:pPr>
              <w:rPr>
                <w:rFonts w:ascii="Arial" w:hAnsi="Arial" w:cs="Arial"/>
                <w:sz w:val="20"/>
              </w:rPr>
            </w:pPr>
            <w:r>
              <w:rPr>
                <w:rFonts w:ascii="Arial" w:hAnsi="Arial" w:cs="Arial"/>
                <w:sz w:val="20"/>
                <w:szCs w:val="16"/>
              </w:rPr>
              <w:t xml:space="preserve">Telefone do requisitante do serviço</w:t>
            </w:r>
            <w:r/>
          </w:p>
        </w:tc>
        <w:tc>
          <w:tcPr>
            <w:tcW w:w="775" w:type="pct"/>
            <w:textDirection w:val="lrTb"/>
            <w:noWrap w:val="false"/>
          </w:tcPr>
          <w:p>
            <w:pPr>
              <w:spacing w:lineRule="auto" w:line="360"/>
              <w:rPr>
                <w:rFonts w:ascii="Arial" w:hAnsi="Arial" w:cs="Arial"/>
                <w:sz w:val="20"/>
              </w:rPr>
            </w:pPr>
            <w:r>
              <w:rPr>
                <w:rFonts w:ascii="Arial" w:hAnsi="Arial" w:cs="Arial"/>
                <w:sz w:val="20"/>
                <w:szCs w:val="16"/>
              </w:rPr>
              <w:t xml:space="preserve">33511971</w:t>
            </w:r>
            <w:r/>
          </w:p>
        </w:tc>
        <w:tc>
          <w:tcPr>
            <w:tcW w:w="41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C</w:t>
            </w:r>
            <w:r/>
          </w:p>
        </w:tc>
      </w:tr>
      <w:tr>
        <w:trPr/>
        <w:tc>
          <w:tcPr>
            <w:tcW w:w="825"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Celular</w:t>
            </w:r>
            <w:r/>
          </w:p>
        </w:tc>
        <w:tc>
          <w:tcPr>
            <w:tcW w:w="144"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71" w:type="pct"/>
            <w:textDirection w:val="lrTb"/>
            <w:noWrap w:val="false"/>
          </w:tcPr>
          <w:p>
            <w:pPr>
              <w:spacing w:lineRule="auto" w:line="360"/>
              <w:rPr>
                <w:rFonts w:ascii="Arial" w:hAnsi="Arial" w:cs="Arial"/>
                <w:sz w:val="20"/>
              </w:rPr>
            </w:pPr>
            <w:r>
              <w:rPr>
                <w:rFonts w:ascii="Arial" w:hAnsi="Arial" w:cs="Arial"/>
                <w:sz w:val="20"/>
              </w:rPr>
            </w:r>
            <w:r/>
          </w:p>
        </w:tc>
        <w:tc>
          <w:tcPr>
            <w:gridSpan w:val="2"/>
            <w:tcW w:w="2298" w:type="pct"/>
            <w:textDirection w:val="lrTb"/>
            <w:noWrap w:val="false"/>
          </w:tcPr>
          <w:p>
            <w:pPr>
              <w:rPr>
                <w:rFonts w:ascii="Arial" w:hAnsi="Arial" w:cs="Arial"/>
                <w:sz w:val="20"/>
              </w:rPr>
            </w:pPr>
            <w:r>
              <w:rPr>
                <w:rFonts w:ascii="Arial" w:hAnsi="Arial" w:cs="Arial"/>
                <w:sz w:val="20"/>
                <w:szCs w:val="16"/>
              </w:rPr>
              <w:t xml:space="preserve">Celular do requisitante do serviço</w:t>
            </w:r>
            <w:r/>
          </w:p>
        </w:tc>
        <w:tc>
          <w:tcPr>
            <w:tcW w:w="775" w:type="pct"/>
            <w:textDirection w:val="lrTb"/>
            <w:noWrap w:val="false"/>
          </w:tcPr>
          <w:p>
            <w:pPr>
              <w:spacing w:lineRule="auto" w:line="360"/>
              <w:rPr>
                <w:rFonts w:ascii="Arial" w:hAnsi="Arial" w:cs="Arial"/>
                <w:sz w:val="20"/>
              </w:rPr>
            </w:pPr>
            <w:r>
              <w:rPr>
                <w:rFonts w:ascii="Arial" w:hAnsi="Arial" w:cs="Arial"/>
                <w:sz w:val="20"/>
                <w:szCs w:val="16"/>
              </w:rPr>
              <w:t xml:space="preserve">99549362</w:t>
            </w:r>
            <w:r/>
          </w:p>
        </w:tc>
        <w:tc>
          <w:tcPr>
            <w:tcW w:w="41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C</w:t>
            </w:r>
            <w:r/>
          </w:p>
        </w:tc>
      </w:tr>
      <w:tr>
        <w:trPr/>
        <w:tc>
          <w:tcPr>
            <w:tcW w:w="825"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Endereço</w:t>
            </w:r>
            <w:r/>
          </w:p>
        </w:tc>
        <w:tc>
          <w:tcPr>
            <w:tcW w:w="144"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71" w:type="pct"/>
            <w:textDirection w:val="lrTb"/>
            <w:noWrap w:val="false"/>
          </w:tcPr>
          <w:p>
            <w:pPr>
              <w:spacing w:lineRule="auto" w:line="360"/>
              <w:rPr>
                <w:rFonts w:ascii="Arial" w:hAnsi="Arial" w:cs="Arial"/>
                <w:sz w:val="20"/>
              </w:rPr>
            </w:pPr>
            <w:r>
              <w:rPr>
                <w:rFonts w:ascii="Arial" w:hAnsi="Arial" w:cs="Arial"/>
                <w:sz w:val="20"/>
              </w:rPr>
            </w:r>
            <w:r/>
          </w:p>
        </w:tc>
        <w:tc>
          <w:tcPr>
            <w:gridSpan w:val="2"/>
            <w:tcW w:w="2298" w:type="pct"/>
            <w:textDirection w:val="lrTb"/>
            <w:noWrap w:val="false"/>
          </w:tcPr>
          <w:p>
            <w:pPr>
              <w:rPr>
                <w:rFonts w:ascii="Arial" w:hAnsi="Arial" w:cs="Arial"/>
                <w:sz w:val="20"/>
              </w:rPr>
            </w:pPr>
            <w:r>
              <w:rPr>
                <w:rFonts w:ascii="Arial" w:hAnsi="Arial" w:cs="Arial"/>
                <w:sz w:val="20"/>
                <w:szCs w:val="16"/>
              </w:rPr>
              <w:t xml:space="preserve">Endereço do requerente</w:t>
            </w:r>
            <w:r/>
          </w:p>
        </w:tc>
        <w:tc>
          <w:tcPr>
            <w:tcW w:w="775" w:type="pct"/>
            <w:textDirection w:val="lrTb"/>
            <w:noWrap w:val="false"/>
          </w:tcPr>
          <w:p>
            <w:pPr>
              <w:spacing w:lineRule="auto" w:line="360"/>
              <w:rPr>
                <w:rFonts w:ascii="Arial" w:hAnsi="Arial" w:cs="Arial"/>
                <w:sz w:val="20"/>
              </w:rPr>
            </w:pPr>
            <w:r>
              <w:rPr>
                <w:rFonts w:ascii="Arial" w:hAnsi="Arial" w:cs="Arial"/>
                <w:sz w:val="20"/>
                <w:szCs w:val="16"/>
              </w:rPr>
              <w:t xml:space="preserve">Rua 03</w:t>
            </w:r>
            <w:r/>
          </w:p>
        </w:tc>
        <w:tc>
          <w:tcPr>
            <w:tcW w:w="41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A</w:t>
            </w:r>
            <w:r/>
          </w:p>
        </w:tc>
      </w:tr>
      <w:tr>
        <w:trPr/>
        <w:tc>
          <w:tcPr>
            <w:tcW w:w="825"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Cidade</w:t>
            </w:r>
            <w:r/>
          </w:p>
        </w:tc>
        <w:tc>
          <w:tcPr>
            <w:tcW w:w="144"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71" w:type="pct"/>
            <w:textDirection w:val="lrTb"/>
            <w:noWrap w:val="false"/>
          </w:tcPr>
          <w:p>
            <w:pPr>
              <w:spacing w:lineRule="auto" w:line="360"/>
              <w:rPr>
                <w:rFonts w:ascii="Arial" w:hAnsi="Arial" w:cs="Arial"/>
                <w:sz w:val="20"/>
              </w:rPr>
            </w:pPr>
            <w:r>
              <w:rPr>
                <w:rFonts w:ascii="Arial" w:hAnsi="Arial" w:cs="Arial"/>
                <w:sz w:val="20"/>
              </w:rPr>
            </w:r>
            <w:r/>
          </w:p>
        </w:tc>
        <w:tc>
          <w:tcPr>
            <w:gridSpan w:val="2"/>
            <w:tcW w:w="2298" w:type="pct"/>
            <w:textDirection w:val="lrTb"/>
            <w:noWrap w:val="false"/>
          </w:tcPr>
          <w:p>
            <w:pPr>
              <w:rPr>
                <w:rFonts w:ascii="Arial" w:hAnsi="Arial" w:cs="Arial"/>
                <w:sz w:val="20"/>
              </w:rPr>
            </w:pPr>
            <w:r>
              <w:rPr>
                <w:rFonts w:ascii="Arial" w:hAnsi="Arial" w:cs="Arial"/>
                <w:sz w:val="20"/>
                <w:szCs w:val="16"/>
              </w:rPr>
              <w:t xml:space="preserve">Cidade do requerente</w:t>
            </w:r>
            <w:r/>
          </w:p>
        </w:tc>
        <w:tc>
          <w:tcPr>
            <w:tcW w:w="775" w:type="pct"/>
            <w:textDirection w:val="lrTb"/>
            <w:noWrap w:val="false"/>
          </w:tcPr>
          <w:p>
            <w:pPr>
              <w:spacing w:lineRule="auto" w:line="360"/>
              <w:rPr>
                <w:rFonts w:ascii="Arial" w:hAnsi="Arial" w:cs="Arial"/>
                <w:sz w:val="20"/>
              </w:rPr>
            </w:pPr>
            <w:r>
              <w:rPr>
                <w:rFonts w:ascii="Arial" w:hAnsi="Arial" w:cs="Arial"/>
                <w:sz w:val="20"/>
                <w:szCs w:val="16"/>
              </w:rPr>
              <w:t xml:space="preserve">Brasília</w:t>
            </w:r>
            <w:r/>
          </w:p>
        </w:tc>
        <w:tc>
          <w:tcPr>
            <w:tcW w:w="41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A</w:t>
            </w:r>
            <w:r/>
          </w:p>
        </w:tc>
      </w:tr>
      <w:tr>
        <w:trPr/>
        <w:tc>
          <w:tcPr>
            <w:tcW w:w="825"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Bairro</w:t>
            </w:r>
            <w:r/>
          </w:p>
        </w:tc>
        <w:tc>
          <w:tcPr>
            <w:tcW w:w="144"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71" w:type="pct"/>
            <w:textDirection w:val="lrTb"/>
            <w:noWrap w:val="false"/>
          </w:tcPr>
          <w:p>
            <w:pPr>
              <w:spacing w:lineRule="auto" w:line="360"/>
              <w:rPr>
                <w:rFonts w:ascii="Arial" w:hAnsi="Arial" w:cs="Arial"/>
                <w:sz w:val="20"/>
              </w:rPr>
            </w:pPr>
            <w:r>
              <w:rPr>
                <w:rFonts w:ascii="Arial" w:hAnsi="Arial" w:cs="Arial"/>
                <w:sz w:val="20"/>
              </w:rPr>
            </w:r>
            <w:r/>
          </w:p>
        </w:tc>
        <w:tc>
          <w:tcPr>
            <w:gridSpan w:val="2"/>
            <w:tcW w:w="2298" w:type="pct"/>
            <w:textDirection w:val="lrTb"/>
            <w:noWrap w:val="false"/>
          </w:tcPr>
          <w:p>
            <w:pPr>
              <w:rPr>
                <w:rFonts w:ascii="Arial" w:hAnsi="Arial" w:cs="Arial"/>
                <w:sz w:val="20"/>
              </w:rPr>
            </w:pPr>
            <w:r>
              <w:rPr>
                <w:rFonts w:ascii="Arial" w:hAnsi="Arial" w:cs="Arial"/>
                <w:sz w:val="20"/>
                <w:szCs w:val="16"/>
              </w:rPr>
              <w:t xml:space="preserve">Bairro do requerente</w:t>
            </w:r>
            <w:r/>
          </w:p>
        </w:tc>
        <w:tc>
          <w:tcPr>
            <w:tcW w:w="775" w:type="pct"/>
            <w:textDirection w:val="lrTb"/>
            <w:noWrap w:val="false"/>
          </w:tcPr>
          <w:p>
            <w:pPr>
              <w:spacing w:lineRule="auto" w:line="360"/>
              <w:rPr>
                <w:rFonts w:ascii="Arial" w:hAnsi="Arial" w:cs="Arial"/>
                <w:sz w:val="20"/>
              </w:rPr>
            </w:pPr>
            <w:r>
              <w:rPr>
                <w:rFonts w:ascii="Arial" w:hAnsi="Arial" w:cs="Arial"/>
                <w:sz w:val="20"/>
                <w:szCs w:val="16"/>
              </w:rPr>
              <w:t xml:space="preserve">Setor Leste</w:t>
            </w:r>
            <w:r/>
          </w:p>
        </w:tc>
        <w:tc>
          <w:tcPr>
            <w:tcW w:w="41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A</w:t>
            </w:r>
            <w:r/>
          </w:p>
        </w:tc>
      </w:tr>
      <w:tr>
        <w:trPr/>
        <w:tc>
          <w:tcPr>
            <w:tcW w:w="825"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CEP</w:t>
            </w:r>
            <w:r/>
          </w:p>
        </w:tc>
        <w:tc>
          <w:tcPr>
            <w:tcW w:w="144"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71" w:type="pct"/>
            <w:textDirection w:val="lrTb"/>
            <w:noWrap w:val="false"/>
          </w:tcPr>
          <w:p>
            <w:pPr>
              <w:spacing w:lineRule="auto" w:line="360"/>
              <w:rPr>
                <w:rFonts w:ascii="Arial" w:hAnsi="Arial" w:cs="Arial"/>
                <w:sz w:val="20"/>
              </w:rPr>
            </w:pPr>
            <w:r>
              <w:rPr>
                <w:rFonts w:ascii="Arial" w:hAnsi="Arial" w:cs="Arial"/>
                <w:sz w:val="20"/>
              </w:rPr>
            </w:r>
            <w:r/>
          </w:p>
        </w:tc>
        <w:tc>
          <w:tcPr>
            <w:gridSpan w:val="2"/>
            <w:tcW w:w="2298" w:type="pct"/>
            <w:textDirection w:val="lrTb"/>
            <w:noWrap w:val="false"/>
          </w:tcPr>
          <w:p>
            <w:pPr>
              <w:rPr>
                <w:rFonts w:ascii="Arial" w:hAnsi="Arial" w:cs="Arial"/>
                <w:sz w:val="20"/>
              </w:rPr>
            </w:pPr>
            <w:r>
              <w:rPr>
                <w:rFonts w:ascii="Arial" w:hAnsi="Arial" w:cs="Arial"/>
                <w:sz w:val="20"/>
                <w:szCs w:val="16"/>
              </w:rPr>
              <w:t xml:space="preserve">CEP do requerente</w:t>
            </w:r>
            <w:r/>
          </w:p>
        </w:tc>
        <w:tc>
          <w:tcPr>
            <w:tcW w:w="775" w:type="pct"/>
            <w:textDirection w:val="lrTb"/>
            <w:noWrap w:val="false"/>
          </w:tcPr>
          <w:p>
            <w:pPr>
              <w:spacing w:lineRule="auto" w:line="360"/>
              <w:rPr>
                <w:rFonts w:ascii="Arial" w:hAnsi="Arial" w:cs="Arial"/>
                <w:sz w:val="20"/>
              </w:rPr>
            </w:pPr>
            <w:r>
              <w:rPr>
                <w:rFonts w:ascii="Arial" w:hAnsi="Arial" w:cs="Arial"/>
                <w:sz w:val="20"/>
                <w:szCs w:val="16"/>
              </w:rPr>
              <w:t xml:space="preserve">72017293</w:t>
            </w:r>
            <w:r/>
          </w:p>
        </w:tc>
        <w:tc>
          <w:tcPr>
            <w:tcW w:w="41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C</w:t>
            </w:r>
            <w:r/>
          </w:p>
        </w:tc>
      </w:tr>
      <w:tr>
        <w:trPr/>
        <w:tc>
          <w:tcPr>
            <w:tcW w:w="825"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CPF/CNPJ:</w:t>
            </w:r>
            <w:r/>
          </w:p>
        </w:tc>
        <w:tc>
          <w:tcPr>
            <w:tcW w:w="144"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71" w:type="pct"/>
            <w:textDirection w:val="lrTb"/>
            <w:noWrap w:val="false"/>
          </w:tcPr>
          <w:p>
            <w:pPr>
              <w:spacing w:lineRule="auto" w:line="360"/>
              <w:rPr>
                <w:rFonts w:ascii="Arial" w:hAnsi="Arial" w:cs="Arial"/>
                <w:sz w:val="20"/>
              </w:rPr>
            </w:pPr>
            <w:r>
              <w:rPr>
                <w:rFonts w:ascii="Arial" w:hAnsi="Arial" w:cs="Arial"/>
                <w:sz w:val="20"/>
              </w:rPr>
            </w:r>
            <w:r/>
          </w:p>
        </w:tc>
        <w:tc>
          <w:tcPr>
            <w:gridSpan w:val="2"/>
            <w:tcW w:w="2298" w:type="pct"/>
            <w:textDirection w:val="lrTb"/>
            <w:noWrap w:val="false"/>
          </w:tcPr>
          <w:p>
            <w:pPr>
              <w:rPr>
                <w:rFonts w:ascii="Arial" w:hAnsi="Arial" w:cs="Arial"/>
                <w:sz w:val="20"/>
              </w:rPr>
            </w:pPr>
            <w:r>
              <w:rPr>
                <w:rFonts w:ascii="Arial" w:hAnsi="Arial" w:cs="Arial"/>
                <w:sz w:val="20"/>
                <w:szCs w:val="16"/>
              </w:rPr>
              <w:t xml:space="preserve">CPF ou CNPJ do requerente</w:t>
            </w:r>
            <w:r/>
          </w:p>
        </w:tc>
        <w:tc>
          <w:tcPr>
            <w:tcW w:w="775" w:type="pct"/>
            <w:textDirection w:val="lrTb"/>
            <w:noWrap w:val="false"/>
          </w:tcPr>
          <w:p>
            <w:pPr>
              <w:spacing w:lineRule="auto" w:line="360"/>
              <w:rPr>
                <w:rFonts w:ascii="Arial" w:hAnsi="Arial" w:cs="Arial"/>
                <w:sz w:val="20"/>
              </w:rPr>
            </w:pPr>
            <w:r>
              <w:rPr>
                <w:rFonts w:ascii="Arial" w:hAnsi="Arial" w:cs="Arial"/>
                <w:sz w:val="20"/>
                <w:szCs w:val="16"/>
              </w:rPr>
              <w:t xml:space="preserve">05780226130</w:t>
            </w:r>
            <w:r/>
          </w:p>
        </w:tc>
        <w:tc>
          <w:tcPr>
            <w:tcW w:w="41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C</w:t>
            </w:r>
            <w:r/>
          </w:p>
        </w:tc>
      </w:tr>
      <w:tr>
        <w:trPr/>
        <w:tc>
          <w:tcPr>
            <w:tcW w:w="825"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Natureza do requerimento</w:t>
            </w:r>
            <w:r/>
          </w:p>
        </w:tc>
        <w:tc>
          <w:tcPr>
            <w:tcW w:w="144"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71" w:type="pct"/>
            <w:textDirection w:val="lrTb"/>
            <w:noWrap w:val="false"/>
          </w:tcPr>
          <w:p>
            <w:pPr>
              <w:spacing w:lineRule="auto" w:line="360"/>
              <w:rPr>
                <w:rFonts w:ascii="Arial" w:hAnsi="Arial" w:cs="Arial"/>
                <w:sz w:val="20"/>
              </w:rPr>
            </w:pPr>
            <w:r>
              <w:rPr>
                <w:rFonts w:ascii="Arial" w:hAnsi="Arial" w:cs="Arial"/>
                <w:sz w:val="20"/>
              </w:rPr>
            </w:r>
            <w:r/>
          </w:p>
        </w:tc>
        <w:tc>
          <w:tcPr>
            <w:gridSpan w:val="2"/>
            <w:tcW w:w="2298" w:type="pct"/>
            <w:textDirection w:val="lrTb"/>
            <w:noWrap w:val="false"/>
          </w:tcPr>
          <w:p>
            <w:pPr>
              <w:rPr>
                <w:rFonts w:ascii="Arial" w:hAnsi="Arial" w:cs="Arial"/>
                <w:sz w:val="20"/>
              </w:rPr>
            </w:pPr>
            <w:r>
              <w:rPr>
                <w:rFonts w:ascii="Arial" w:hAnsi="Arial" w:cs="Arial"/>
                <w:color w:val="000000" w:themeColor="text1"/>
                <w:sz w:val="20"/>
                <w:szCs w:val="16"/>
              </w:rPr>
              <w:t xml:space="preserve">Assunto presento do requerimento</w:t>
            </w:r>
            <w:r/>
          </w:p>
        </w:tc>
        <w:tc>
          <w:tcPr>
            <w:tcW w:w="775"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Renovação de Título de Inscrição</w:t>
            </w:r>
            <w:r/>
          </w:p>
        </w:tc>
        <w:tc>
          <w:tcPr>
            <w:tcW w:w="410" w:type="pct"/>
            <w:textDirection w:val="lrTb"/>
            <w:noWrap w:val="false"/>
          </w:tcPr>
          <w:p>
            <w:pPr>
              <w:keepNext/>
              <w:spacing w:lineRule="auto" w:line="360"/>
              <w:rPr>
                <w:rFonts w:ascii="Arial" w:hAnsi="Arial" w:cs="Arial"/>
                <w:sz w:val="20"/>
              </w:rPr>
            </w:pPr>
            <w:r>
              <w:rPr>
                <w:rFonts w:ascii="Arial" w:hAnsi="Arial" w:cs="Arial"/>
                <w:color w:val="000000" w:themeColor="text1"/>
                <w:sz w:val="20"/>
                <w:szCs w:val="16"/>
              </w:rPr>
              <w:t xml:space="preserve">A</w:t>
            </w:r>
            <w:r/>
          </w:p>
        </w:tc>
      </w:tr>
    </w:tbl>
    <w:p>
      <w:pPr>
        <w:pStyle w:val="236"/>
        <w:rPr>
          <w:rFonts w:ascii="Arial" w:hAnsi="Arial" w:cs="Arial"/>
          <w:color w:val="auto"/>
          <w:sz w:val="20"/>
        </w:rPr>
      </w:pPr>
      <w:r/>
      <w:bookmarkStart w:id="283" w:name="_Toc515021223"/>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38</w:t>
      </w:r>
      <w:r>
        <w:rPr>
          <w:rFonts w:ascii="Arial" w:hAnsi="Arial" w:cs="Arial"/>
          <w:color w:val="auto"/>
          <w:sz w:val="20"/>
        </w:rPr>
        <w:fldChar w:fldCharType="end"/>
      </w:r>
      <w:r>
        <w:rPr>
          <w:rFonts w:ascii="Arial" w:hAnsi="Arial" w:cs="Arial"/>
          <w:color w:val="auto"/>
          <w:sz w:val="20"/>
        </w:rPr>
        <w:t xml:space="preserve">-Requisito de dados 8</w:t>
      </w:r>
      <w:bookmarkEnd w:id="283"/>
      <w:r/>
      <w:r/>
    </w:p>
    <w:p>
      <w:r/>
      <w:r/>
    </w:p>
    <w:tbl>
      <w:tblPr>
        <w:tblW w:w="5000" w:type="pct"/>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50"/>
        <w:gridCol w:w="238"/>
        <w:gridCol w:w="350"/>
        <w:gridCol w:w="350"/>
        <w:gridCol w:w="339"/>
        <w:gridCol w:w="2632"/>
        <w:gridCol w:w="1338"/>
        <w:gridCol w:w="1718"/>
        <w:gridCol w:w="646"/>
      </w:tblGrid>
      <w:tr>
        <w:trPr>
          <w:trHeight w:val="341"/>
          <w:tblHeader/>
        </w:trPr>
        <w:tc>
          <w:tcPr>
            <w:gridSpan w:val="6"/>
            <w:shd w:val="clear" w:color="auto" w:fill="CCCCCC"/>
            <w:tcW w:w="2923" w:type="pct"/>
            <w:vAlign w:val="center"/>
            <w:textDirection w:val="lrTb"/>
            <w:noWrap w:val="false"/>
          </w:tcPr>
          <w:p>
            <w:pPr>
              <w:jc w:val="left"/>
              <w:spacing w:lineRule="auto" w:line="360"/>
              <w:rPr>
                <w:rFonts w:ascii="Arial" w:hAnsi="Arial" w:cs="Arial"/>
                <w:sz w:val="20"/>
              </w:rPr>
            </w:pPr>
            <w:r>
              <w:rPr>
                <w:rFonts w:ascii="Arial" w:hAnsi="Arial" w:cs="Arial"/>
                <w:b/>
                <w:color w:val="000000" w:themeColor="text1"/>
                <w:sz w:val="20"/>
                <w:szCs w:val="16"/>
              </w:rPr>
              <w:t xml:space="preserve">Identificador</w:t>
            </w:r>
            <w:r/>
          </w:p>
        </w:tc>
        <w:tc>
          <w:tcPr>
            <w:gridSpan w:val="3"/>
            <w:shd w:val="clear" w:color="auto" w:fill="CCCCCC"/>
            <w:tcW w:w="2077" w:type="pct"/>
            <w:vAlign w:val="center"/>
            <w:textDirection w:val="lrTb"/>
            <w:noWrap w:val="false"/>
          </w:tcPr>
          <w:p>
            <w:pPr>
              <w:spacing w:lineRule="auto" w:line="360"/>
              <w:rPr>
                <w:rFonts w:ascii="Arial" w:hAnsi="Arial" w:cs="Arial"/>
                <w:sz w:val="20"/>
              </w:rPr>
            </w:pPr>
            <w:r>
              <w:rPr>
                <w:rFonts w:ascii="Arial" w:hAnsi="Arial" w:cs="Arial"/>
                <w:b/>
                <w:color w:val="000000" w:themeColor="text1"/>
                <w:sz w:val="20"/>
                <w:szCs w:val="16"/>
              </w:rPr>
              <w:t xml:space="preserve">Requisito Funcional</w:t>
            </w:r>
            <w:r/>
          </w:p>
        </w:tc>
      </w:tr>
      <w:tr>
        <w:trPr>
          <w:trHeight w:val="341"/>
          <w:tblHeader/>
        </w:trPr>
        <w:tc>
          <w:tcPr>
            <w:gridSpan w:val="6"/>
            <w:shd w:val="clear" w:color="auto" w:fill="FFFFFF"/>
            <w:tcW w:w="2923" w:type="pct"/>
            <w:vAlign w:val="center"/>
            <w:textDirection w:val="lrTb"/>
            <w:noWrap w:val="false"/>
          </w:tcPr>
          <w:p>
            <w:pPr>
              <w:jc w:val="left"/>
              <w:spacing w:lineRule="auto" w:line="360"/>
              <w:rPr>
                <w:rFonts w:ascii="Arial" w:hAnsi="Arial" w:cs="Arial"/>
                <w:sz w:val="20"/>
              </w:rPr>
            </w:pPr>
            <w:r>
              <w:rPr>
                <w:rFonts w:ascii="Arial" w:hAnsi="Arial" w:cs="Arial"/>
                <w:b/>
                <w:color w:val="000000" w:themeColor="text1"/>
                <w:sz w:val="20"/>
                <w:szCs w:val="16"/>
              </w:rPr>
              <w:t xml:space="preserve">[RD 09] </w:t>
            </w:r>
            <w:r>
              <w:rPr>
                <w:rFonts w:ascii="Arial" w:hAnsi="Arial" w:cs="Arial"/>
                <w:b/>
                <w:color w:val="000000" w:themeColor="text1"/>
                <w:sz w:val="20"/>
                <w:szCs w:val="16"/>
              </w:rPr>
              <w:noBreakHyphen/>
              <w:t xml:space="preserve"> Dados da embarcação</w:t>
            </w:r>
            <w:r/>
          </w:p>
        </w:tc>
        <w:tc>
          <w:tcPr>
            <w:gridSpan w:val="3"/>
            <w:shd w:val="clear" w:color="auto" w:fill="FFFFFF"/>
            <w:tcW w:w="2077" w:type="pct"/>
            <w:vAlign w:val="center"/>
            <w:textDirection w:val="lrTb"/>
            <w:noWrap w:val="false"/>
          </w:tcPr>
          <w:p>
            <w:pPr>
              <w:spacing w:lineRule="auto" w:line="360"/>
              <w:rPr>
                <w:rFonts w:ascii="Arial" w:hAnsi="Arial" w:cs="Arial"/>
                <w:sz w:val="20"/>
              </w:rPr>
            </w:pPr>
            <w:r>
              <w:rPr>
                <w:rFonts w:ascii="Arial" w:hAnsi="Arial" w:cs="Arial"/>
                <w:b/>
                <w:color w:val="000000" w:themeColor="text1"/>
                <w:sz w:val="20"/>
                <w:szCs w:val="16"/>
              </w:rPr>
              <w:t xml:space="preserve">[RF 12 </w:t>
            </w:r>
            <w:r>
              <w:rPr>
                <w:rFonts w:ascii="Arial" w:hAnsi="Arial" w:cs="Arial"/>
                <w:b/>
                <w:color w:val="000000" w:themeColor="text1"/>
                <w:sz w:val="20"/>
                <w:szCs w:val="16"/>
              </w:rPr>
              <w:noBreakHyphen/>
              <w:t xml:space="preserve"> </w:t>
            </w:r>
            <w:r>
              <w:rPr>
                <w:rFonts w:ascii="Arial" w:hAnsi="Arial" w:cs="Arial"/>
                <w:b/>
                <w:sz w:val="20"/>
                <w:szCs w:val="16"/>
              </w:rPr>
              <w:t xml:space="preserve">O sistema deve permitir que o cliente faça requisição de serviço, RF 14 -</w:t>
            </w:r>
            <w:r>
              <w:rPr>
                <w:rFonts w:ascii="Arial" w:hAnsi="Arial" w:cs="Arial"/>
                <w:sz w:val="20"/>
              </w:rPr>
              <w:t xml:space="preserve"> </w:t>
            </w:r>
            <w:r>
              <w:rPr>
                <w:rFonts w:ascii="Arial" w:hAnsi="Arial" w:cs="Arial"/>
                <w:b/>
                <w:sz w:val="20"/>
                <w:szCs w:val="16"/>
              </w:rPr>
              <w:t xml:space="preserve">O sistema deve prover a opção de emissão de </w:t>
            </w:r>
            <w:r>
              <w:rPr>
                <w:rFonts w:ascii="Arial" w:hAnsi="Arial" w:cs="Arial"/>
                <w:b/>
                <w:sz w:val="20"/>
                <w:szCs w:val="16"/>
              </w:rPr>
              <w:t xml:space="preserve">formulários</w:t>
            </w:r>
            <w:r>
              <w:rPr>
                <w:rFonts w:ascii="Arial" w:hAnsi="Arial" w:cs="Arial"/>
                <w:b/>
                <w:color w:val="000000" w:themeColor="text1"/>
                <w:sz w:val="20"/>
                <w:szCs w:val="16"/>
              </w:rPr>
              <w:t xml:space="preserve">]</w:t>
            </w:r>
            <w:r/>
          </w:p>
        </w:tc>
      </w:tr>
      <w:tr>
        <w:trPr>
          <w:trHeight w:val="341"/>
          <w:tblHeader/>
        </w:trPr>
        <w:tc>
          <w:tcPr>
            <w:shd w:val="clear" w:color="auto" w:fill="CCCCCC"/>
            <w:tcW w:w="800" w:type="pct"/>
            <w:vAlign w:val="center"/>
            <w:textDirection w:val="lrTb"/>
            <w:noWrap w:val="false"/>
          </w:tcPr>
          <w:p>
            <w:pPr>
              <w:jc w:val="center"/>
              <w:spacing w:lineRule="auto" w:line="360"/>
              <w:rPr>
                <w:rFonts w:ascii="Arial" w:hAnsi="Arial" w:cs="Arial"/>
                <w:sz w:val="20"/>
              </w:rPr>
            </w:pPr>
            <w:r>
              <w:rPr>
                <w:rFonts w:ascii="Arial" w:hAnsi="Arial" w:cs="Arial"/>
                <w:b/>
                <w:color w:val="000000" w:themeColor="text1"/>
                <w:sz w:val="20"/>
                <w:szCs w:val="16"/>
              </w:rPr>
              <w:t xml:space="preserve">Nome</w:t>
            </w:r>
            <w:r/>
          </w:p>
        </w:tc>
        <w:tc>
          <w:tcPr>
            <w:shd w:val="clear" w:color="auto" w:fill="CCCCCC"/>
            <w:tcW w:w="120" w:type="pct"/>
            <w:vAlign w:val="center"/>
            <w:textDirection w:val="lrTb"/>
            <w:noWrap w:val="false"/>
          </w:tcPr>
          <w:p>
            <w:pPr>
              <w:ind w:left="-133" w:right="-102"/>
              <w:jc w:val="center"/>
              <w:spacing w:lineRule="auto" w:line="360"/>
              <w:rPr>
                <w:rFonts w:ascii="Arial" w:hAnsi="Arial" w:cs="Arial"/>
                <w:sz w:val="20"/>
              </w:rPr>
            </w:pPr>
            <w:r>
              <w:rPr>
                <w:rFonts w:ascii="Arial" w:hAnsi="Arial" w:cs="Arial"/>
                <w:b/>
                <w:color w:val="000000" w:themeColor="text1"/>
                <w:sz w:val="20"/>
                <w:szCs w:val="16"/>
              </w:rPr>
              <w:t xml:space="preserve">O</w:t>
            </w:r>
            <w:r/>
          </w:p>
        </w:tc>
        <w:tc>
          <w:tcPr>
            <w:shd w:val="clear" w:color="auto" w:fill="CCCCCC"/>
            <w:tcW w:w="188" w:type="pct"/>
            <w:vAlign w:val="center"/>
            <w:textDirection w:val="lrTb"/>
            <w:noWrap w:val="false"/>
          </w:tcPr>
          <w:p>
            <w:pPr>
              <w:ind w:left="-184" w:right="-96"/>
              <w:jc w:val="center"/>
              <w:spacing w:lineRule="auto" w:line="360"/>
              <w:rPr>
                <w:rFonts w:ascii="Arial" w:hAnsi="Arial" w:cs="Arial"/>
                <w:sz w:val="20"/>
              </w:rPr>
            </w:pPr>
            <w:r>
              <w:rPr>
                <w:rFonts w:ascii="Arial" w:hAnsi="Arial" w:cs="Arial"/>
                <w:b/>
                <w:color w:val="000000" w:themeColor="text1"/>
                <w:sz w:val="20"/>
                <w:szCs w:val="16"/>
              </w:rPr>
              <w:t xml:space="preserve">E</w:t>
            </w:r>
            <w:r/>
          </w:p>
        </w:tc>
        <w:tc>
          <w:tcPr>
            <w:shd w:val="clear" w:color="auto" w:fill="CCCCCC"/>
            <w:tcW w:w="188" w:type="pct"/>
            <w:vAlign w:val="center"/>
            <w:textDirection w:val="lrTb"/>
            <w:noWrap w:val="false"/>
          </w:tcPr>
          <w:p>
            <w:pPr>
              <w:ind w:left="-171" w:right="-96"/>
              <w:jc w:val="center"/>
              <w:spacing w:lineRule="auto" w:line="360"/>
              <w:rPr>
                <w:rFonts w:ascii="Arial" w:hAnsi="Arial" w:cs="Arial"/>
                <w:sz w:val="20"/>
              </w:rPr>
            </w:pPr>
            <w:r>
              <w:rPr>
                <w:rFonts w:ascii="Arial" w:hAnsi="Arial" w:cs="Arial"/>
                <w:b/>
                <w:color w:val="000000" w:themeColor="text1"/>
                <w:sz w:val="20"/>
                <w:szCs w:val="16"/>
              </w:rPr>
              <w:t xml:space="preserve">S</w:t>
            </w:r>
            <w:r/>
          </w:p>
        </w:tc>
        <w:tc>
          <w:tcPr>
            <w:shd w:val="clear" w:color="auto" w:fill="CCCCCC"/>
            <w:tcW w:w="146" w:type="pct"/>
            <w:vAlign w:val="center"/>
            <w:textDirection w:val="lrTb"/>
            <w:noWrap w:val="false"/>
          </w:tcPr>
          <w:p>
            <w:pPr>
              <w:ind w:right="-96"/>
              <w:spacing w:lineRule="auto" w:line="360"/>
              <w:rPr>
                <w:rFonts w:ascii="Arial" w:hAnsi="Arial" w:cs="Arial"/>
                <w:sz w:val="20"/>
              </w:rPr>
            </w:pPr>
            <w:r>
              <w:rPr>
                <w:rFonts w:ascii="Arial" w:hAnsi="Arial" w:cs="Arial"/>
                <w:b/>
                <w:color w:val="000000" w:themeColor="text1"/>
                <w:sz w:val="20"/>
                <w:szCs w:val="16"/>
              </w:rPr>
              <w:t xml:space="preserve">L</w:t>
            </w:r>
            <w:r/>
          </w:p>
        </w:tc>
        <w:tc>
          <w:tcPr>
            <w:gridSpan w:val="2"/>
            <w:shd w:val="clear" w:color="auto" w:fill="CCCCCC"/>
            <w:tcW w:w="2248" w:type="pct"/>
            <w:vAlign w:val="center"/>
            <w:textDirection w:val="lrTb"/>
            <w:noWrap w:val="false"/>
          </w:tcPr>
          <w:p>
            <w:pPr>
              <w:jc w:val="center"/>
              <w:spacing w:lineRule="auto" w:line="360"/>
              <w:rPr>
                <w:rFonts w:ascii="Arial" w:hAnsi="Arial" w:cs="Arial"/>
                <w:sz w:val="20"/>
              </w:rPr>
            </w:pPr>
            <w:r>
              <w:rPr>
                <w:rFonts w:ascii="Arial" w:hAnsi="Arial" w:cs="Arial"/>
                <w:b/>
                <w:color w:val="000000" w:themeColor="text1"/>
                <w:sz w:val="20"/>
                <w:szCs w:val="16"/>
              </w:rPr>
              <w:t xml:space="preserve">Descrição</w:t>
            </w:r>
            <w:r/>
          </w:p>
        </w:tc>
        <w:tc>
          <w:tcPr>
            <w:shd w:val="clear" w:color="auto" w:fill="CCCCCC"/>
            <w:tcW w:w="925" w:type="pct"/>
            <w:vAlign w:val="center"/>
            <w:textDirection w:val="lrTb"/>
            <w:noWrap w:val="false"/>
          </w:tcPr>
          <w:p>
            <w:pPr>
              <w:jc w:val="center"/>
              <w:spacing w:lineRule="auto" w:line="360"/>
              <w:rPr>
                <w:rFonts w:ascii="Arial" w:hAnsi="Arial" w:cs="Arial"/>
                <w:sz w:val="20"/>
              </w:rPr>
            </w:pPr>
            <w:r>
              <w:rPr>
                <w:rFonts w:ascii="Arial" w:hAnsi="Arial" w:cs="Arial"/>
                <w:b/>
                <w:color w:val="000000" w:themeColor="text1"/>
                <w:sz w:val="20"/>
                <w:szCs w:val="16"/>
              </w:rPr>
              <w:t xml:space="preserve">Exemplo</w:t>
            </w:r>
            <w:r/>
          </w:p>
        </w:tc>
        <w:tc>
          <w:tcPr>
            <w:shd w:val="clear" w:color="auto" w:fill="CCCCCC"/>
            <w:tcW w:w="384" w:type="pct"/>
            <w:textDirection w:val="lrTb"/>
            <w:noWrap w:val="false"/>
          </w:tcPr>
          <w:p>
            <w:pPr>
              <w:jc w:val="center"/>
              <w:spacing w:lineRule="auto" w:line="360"/>
              <w:rPr>
                <w:rFonts w:ascii="Arial" w:hAnsi="Arial" w:cs="Arial"/>
                <w:sz w:val="20"/>
              </w:rPr>
            </w:pPr>
            <w:r>
              <w:rPr>
                <w:rFonts w:ascii="Arial" w:hAnsi="Arial" w:cs="Arial"/>
                <w:b/>
                <w:color w:val="000000" w:themeColor="text1"/>
                <w:sz w:val="20"/>
                <w:szCs w:val="16"/>
              </w:rPr>
              <w:t xml:space="preserve">Tipo</w:t>
            </w:r>
            <w:r/>
          </w:p>
        </w:tc>
      </w:tr>
      <w:tr>
        <w:trPr/>
        <w:tc>
          <w:tcPr>
            <w:tcW w:w="80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Comprimento</w:t>
            </w:r>
            <w:r/>
          </w:p>
        </w:tc>
        <w:tc>
          <w:tcPr>
            <w:tcW w:w="120"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46" w:type="pct"/>
            <w:textDirection w:val="lrTb"/>
            <w:noWrap w:val="false"/>
          </w:tcPr>
          <w:p>
            <w:pPr>
              <w:spacing w:lineRule="auto" w:line="360"/>
              <w:rPr>
                <w:rFonts w:ascii="Arial" w:hAnsi="Arial" w:cs="Arial"/>
                <w:sz w:val="20"/>
              </w:rPr>
            </w:pPr>
            <w:r>
              <w:rPr>
                <w:rFonts w:ascii="Arial" w:hAnsi="Arial" w:cs="Arial"/>
                <w:sz w:val="20"/>
              </w:rPr>
            </w:r>
            <w:r/>
          </w:p>
        </w:tc>
        <w:tc>
          <w:tcPr>
            <w:gridSpan w:val="2"/>
            <w:tcW w:w="2248" w:type="pct"/>
            <w:textDirection w:val="lrTb"/>
            <w:noWrap w:val="false"/>
          </w:tcPr>
          <w:p>
            <w:pPr>
              <w:rPr>
                <w:rFonts w:ascii="Arial" w:hAnsi="Arial" w:cs="Arial"/>
                <w:sz w:val="20"/>
              </w:rPr>
            </w:pPr>
            <w:r>
              <w:rPr>
                <w:rFonts w:ascii="Arial" w:hAnsi="Arial" w:cs="Arial"/>
                <w:sz w:val="20"/>
                <w:szCs w:val="16"/>
              </w:rPr>
              <w:t xml:space="preserve">Comprimento da embarcação em metros</w:t>
            </w:r>
            <w:r/>
          </w:p>
        </w:tc>
        <w:tc>
          <w:tcPr>
            <w:tcW w:w="925" w:type="pct"/>
            <w:textDirection w:val="lrTb"/>
            <w:noWrap w:val="false"/>
          </w:tcPr>
          <w:p>
            <w:pPr>
              <w:spacing w:lineRule="auto" w:line="360"/>
              <w:rPr>
                <w:rFonts w:ascii="Arial" w:hAnsi="Arial" w:cs="Arial"/>
                <w:sz w:val="20"/>
              </w:rPr>
            </w:pPr>
            <w:r>
              <w:rPr>
                <w:rFonts w:ascii="Arial" w:hAnsi="Arial" w:cs="Arial"/>
                <w:sz w:val="20"/>
                <w:szCs w:val="16"/>
              </w:rPr>
              <w:t xml:space="preserve">21 m</w:t>
            </w:r>
            <w:r/>
          </w:p>
        </w:tc>
        <w:tc>
          <w:tcPr>
            <w:tcW w:w="384" w:type="pct"/>
            <w:textDirection w:val="lrTb"/>
            <w:noWrap w:val="false"/>
          </w:tcPr>
          <w:p>
            <w:pPr>
              <w:spacing w:lineRule="auto" w:line="360"/>
              <w:rPr>
                <w:rFonts w:ascii="Arial" w:hAnsi="Arial" w:cs="Arial"/>
                <w:sz w:val="20"/>
              </w:rPr>
            </w:pPr>
            <w:r>
              <w:rPr>
                <w:rFonts w:ascii="Arial" w:hAnsi="Arial" w:cs="Arial"/>
                <w:sz w:val="20"/>
                <w:szCs w:val="16"/>
              </w:rPr>
              <w:t xml:space="preserve">N</w:t>
            </w:r>
            <w:r/>
          </w:p>
        </w:tc>
      </w:tr>
      <w:tr>
        <w:trPr/>
        <w:tc>
          <w:tcPr>
            <w:tcW w:w="80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Tipo de embarcação</w:t>
            </w:r>
            <w:r/>
          </w:p>
        </w:tc>
        <w:tc>
          <w:tcPr>
            <w:tcW w:w="120"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46" w:type="pct"/>
            <w:textDirection w:val="lrTb"/>
            <w:noWrap w:val="false"/>
          </w:tcPr>
          <w:p>
            <w:pPr>
              <w:spacing w:lineRule="auto" w:line="360"/>
              <w:rPr>
                <w:rFonts w:ascii="Arial" w:hAnsi="Arial" w:cs="Arial"/>
                <w:sz w:val="20"/>
              </w:rPr>
            </w:pPr>
            <w:r>
              <w:rPr>
                <w:rFonts w:ascii="Arial" w:hAnsi="Arial" w:cs="Arial"/>
                <w:sz w:val="20"/>
              </w:rPr>
            </w:r>
            <w:r/>
          </w:p>
        </w:tc>
        <w:tc>
          <w:tcPr>
            <w:gridSpan w:val="2"/>
            <w:tcW w:w="2248" w:type="pct"/>
            <w:textDirection w:val="lrTb"/>
            <w:noWrap w:val="false"/>
          </w:tcPr>
          <w:p>
            <w:pPr>
              <w:rPr>
                <w:rFonts w:ascii="Arial" w:hAnsi="Arial" w:cs="Arial"/>
                <w:sz w:val="20"/>
              </w:rPr>
            </w:pPr>
            <w:r>
              <w:rPr>
                <w:rFonts w:ascii="Arial" w:hAnsi="Arial" w:cs="Arial"/>
                <w:sz w:val="20"/>
                <w:szCs w:val="16"/>
              </w:rPr>
              <w:t xml:space="preserve">Categoria da embarcação do cliente</w:t>
            </w:r>
            <w:r/>
          </w:p>
        </w:tc>
        <w:tc>
          <w:tcPr>
            <w:tcW w:w="925" w:type="pct"/>
            <w:textDirection w:val="lrTb"/>
            <w:noWrap w:val="false"/>
          </w:tcPr>
          <w:p>
            <w:pPr>
              <w:spacing w:lineRule="auto" w:line="360"/>
              <w:rPr>
                <w:rFonts w:ascii="Arial" w:hAnsi="Arial" w:cs="Arial"/>
                <w:sz w:val="20"/>
              </w:rPr>
            </w:pPr>
            <w:r>
              <w:rPr>
                <w:rFonts w:ascii="Arial" w:hAnsi="Arial" w:cs="Arial"/>
                <w:sz w:val="20"/>
                <w:szCs w:val="16"/>
              </w:rPr>
              <w:t xml:space="preserve">Lancha</w:t>
            </w:r>
            <w:r/>
          </w:p>
        </w:tc>
        <w:tc>
          <w:tcPr>
            <w:tcW w:w="384" w:type="pct"/>
            <w:textDirection w:val="lrTb"/>
            <w:noWrap w:val="false"/>
          </w:tcPr>
          <w:p>
            <w:pPr>
              <w:spacing w:lineRule="auto" w:line="360"/>
              <w:rPr>
                <w:rFonts w:ascii="Arial" w:hAnsi="Arial" w:cs="Arial"/>
                <w:sz w:val="20"/>
              </w:rPr>
            </w:pPr>
            <w:r>
              <w:rPr>
                <w:rFonts w:ascii="Arial" w:hAnsi="Arial" w:cs="Arial"/>
                <w:sz w:val="20"/>
                <w:szCs w:val="16"/>
              </w:rPr>
              <w:t xml:space="preserve">C</w:t>
            </w:r>
            <w:r/>
          </w:p>
        </w:tc>
      </w:tr>
      <w:tr>
        <w:trPr/>
        <w:tc>
          <w:tcPr>
            <w:tcW w:w="80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Boca</w:t>
            </w:r>
            <w:r/>
          </w:p>
        </w:tc>
        <w:tc>
          <w:tcPr>
            <w:tcW w:w="120"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46" w:type="pct"/>
            <w:textDirection w:val="lrTb"/>
            <w:noWrap w:val="false"/>
          </w:tcPr>
          <w:p>
            <w:pPr>
              <w:spacing w:lineRule="auto" w:line="360"/>
              <w:rPr>
                <w:rFonts w:ascii="Arial" w:hAnsi="Arial" w:cs="Arial"/>
                <w:sz w:val="20"/>
              </w:rPr>
            </w:pPr>
            <w:r>
              <w:rPr>
                <w:rFonts w:ascii="Arial" w:hAnsi="Arial" w:cs="Arial"/>
                <w:sz w:val="20"/>
              </w:rPr>
            </w:r>
            <w:r/>
          </w:p>
        </w:tc>
        <w:tc>
          <w:tcPr>
            <w:gridSpan w:val="2"/>
            <w:tcW w:w="2248" w:type="pct"/>
            <w:textDirection w:val="lrTb"/>
            <w:noWrap w:val="false"/>
          </w:tcPr>
          <w:p>
            <w:pPr>
              <w:rPr>
                <w:rFonts w:ascii="Arial" w:hAnsi="Arial" w:cs="Arial"/>
                <w:sz w:val="20"/>
              </w:rPr>
            </w:pPr>
            <w:r>
              <w:rPr>
                <w:rFonts w:ascii="Arial" w:hAnsi="Arial" w:cs="Arial"/>
                <w:sz w:val="20"/>
                <w:szCs w:val="16"/>
              </w:rPr>
              <w:t xml:space="preserve">Largura da embarcação</w:t>
            </w:r>
            <w:r/>
          </w:p>
        </w:tc>
        <w:tc>
          <w:tcPr>
            <w:tcW w:w="925" w:type="pct"/>
            <w:textDirection w:val="lrTb"/>
            <w:noWrap w:val="false"/>
          </w:tcPr>
          <w:p>
            <w:pPr>
              <w:spacing w:lineRule="auto" w:line="360"/>
              <w:rPr>
                <w:rFonts w:ascii="Arial" w:hAnsi="Arial" w:cs="Arial"/>
                <w:sz w:val="20"/>
              </w:rPr>
            </w:pPr>
            <w:r>
              <w:rPr>
                <w:rFonts w:ascii="Arial" w:hAnsi="Arial" w:cs="Arial"/>
                <w:sz w:val="20"/>
                <w:szCs w:val="16"/>
              </w:rPr>
              <w:t xml:space="preserve">5 m</w:t>
            </w:r>
            <w:r/>
          </w:p>
        </w:tc>
        <w:tc>
          <w:tcPr>
            <w:tcW w:w="384" w:type="pct"/>
            <w:textDirection w:val="lrTb"/>
            <w:noWrap w:val="false"/>
          </w:tcPr>
          <w:p>
            <w:pPr>
              <w:spacing w:lineRule="auto" w:line="360"/>
              <w:rPr>
                <w:rFonts w:ascii="Arial" w:hAnsi="Arial" w:cs="Arial"/>
                <w:sz w:val="20"/>
              </w:rPr>
            </w:pPr>
            <w:r>
              <w:rPr>
                <w:rFonts w:ascii="Arial" w:hAnsi="Arial" w:cs="Arial"/>
                <w:sz w:val="20"/>
                <w:szCs w:val="16"/>
              </w:rPr>
              <w:t xml:space="preserve">N</w:t>
            </w:r>
            <w:r/>
          </w:p>
        </w:tc>
      </w:tr>
      <w:tr>
        <w:trPr/>
        <w:tc>
          <w:tcPr>
            <w:tcW w:w="80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Pontal</w:t>
            </w:r>
            <w:r/>
          </w:p>
        </w:tc>
        <w:tc>
          <w:tcPr>
            <w:tcW w:w="120"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46" w:type="pct"/>
            <w:textDirection w:val="lrTb"/>
            <w:noWrap w:val="false"/>
          </w:tcPr>
          <w:p>
            <w:pPr>
              <w:spacing w:lineRule="auto" w:line="360"/>
              <w:rPr>
                <w:rFonts w:ascii="Arial" w:hAnsi="Arial" w:cs="Arial"/>
                <w:sz w:val="20"/>
              </w:rPr>
            </w:pPr>
            <w:r>
              <w:rPr>
                <w:rFonts w:ascii="Arial" w:hAnsi="Arial" w:cs="Arial"/>
                <w:sz w:val="20"/>
              </w:rPr>
            </w:r>
            <w:r/>
          </w:p>
        </w:tc>
        <w:tc>
          <w:tcPr>
            <w:gridSpan w:val="2"/>
            <w:tcW w:w="2248" w:type="pct"/>
            <w:textDirection w:val="lrTb"/>
            <w:noWrap w:val="false"/>
          </w:tcPr>
          <w:p>
            <w:pPr>
              <w:rPr>
                <w:rFonts w:ascii="Arial" w:hAnsi="Arial" w:cs="Arial"/>
                <w:sz w:val="20"/>
              </w:rPr>
            </w:pPr>
            <w:r>
              <w:rPr>
                <w:rFonts w:ascii="Arial" w:hAnsi="Arial" w:cs="Arial"/>
                <w:sz w:val="20"/>
                <w:szCs w:val="16"/>
              </w:rPr>
              <w:t xml:space="preserve">Altura da borda da embarcação</w:t>
            </w:r>
            <w:r/>
          </w:p>
        </w:tc>
        <w:tc>
          <w:tcPr>
            <w:tcW w:w="925" w:type="pct"/>
            <w:textDirection w:val="lrTb"/>
            <w:noWrap w:val="false"/>
          </w:tcPr>
          <w:p>
            <w:pPr>
              <w:spacing w:lineRule="auto" w:line="360"/>
              <w:rPr>
                <w:rFonts w:ascii="Arial" w:hAnsi="Arial" w:cs="Arial"/>
                <w:sz w:val="20"/>
              </w:rPr>
            </w:pPr>
            <w:r>
              <w:rPr>
                <w:rFonts w:ascii="Arial" w:hAnsi="Arial" w:cs="Arial"/>
                <w:sz w:val="20"/>
                <w:szCs w:val="16"/>
              </w:rPr>
              <w:t xml:space="preserve">2 m</w:t>
            </w:r>
            <w:r/>
          </w:p>
        </w:tc>
        <w:tc>
          <w:tcPr>
            <w:tcW w:w="384" w:type="pct"/>
            <w:textDirection w:val="lrTb"/>
            <w:noWrap w:val="false"/>
          </w:tcPr>
          <w:p>
            <w:pPr>
              <w:spacing w:lineRule="auto" w:line="360"/>
              <w:rPr>
                <w:rFonts w:ascii="Arial" w:hAnsi="Arial" w:cs="Arial"/>
                <w:sz w:val="20"/>
              </w:rPr>
            </w:pPr>
            <w:r>
              <w:rPr>
                <w:rFonts w:ascii="Arial" w:hAnsi="Arial" w:cs="Arial"/>
                <w:sz w:val="20"/>
                <w:szCs w:val="16"/>
              </w:rPr>
              <w:t xml:space="preserve">N</w:t>
            </w:r>
            <w:r/>
          </w:p>
        </w:tc>
      </w:tr>
      <w:tr>
        <w:trPr/>
        <w:tc>
          <w:tcPr>
            <w:tcW w:w="80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Tripulantes</w:t>
            </w:r>
            <w:r/>
          </w:p>
        </w:tc>
        <w:tc>
          <w:tcPr>
            <w:tcW w:w="120"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46" w:type="pct"/>
            <w:textDirection w:val="lrTb"/>
            <w:noWrap w:val="false"/>
          </w:tcPr>
          <w:p>
            <w:pPr>
              <w:spacing w:lineRule="auto" w:line="360"/>
              <w:rPr>
                <w:rFonts w:ascii="Arial" w:hAnsi="Arial" w:cs="Arial"/>
                <w:sz w:val="20"/>
              </w:rPr>
            </w:pPr>
            <w:r>
              <w:rPr>
                <w:rFonts w:ascii="Arial" w:hAnsi="Arial" w:cs="Arial"/>
                <w:sz w:val="20"/>
              </w:rPr>
            </w:r>
            <w:r/>
          </w:p>
        </w:tc>
        <w:tc>
          <w:tcPr>
            <w:gridSpan w:val="2"/>
            <w:tcW w:w="2248" w:type="pct"/>
            <w:textDirection w:val="lrTb"/>
            <w:noWrap w:val="false"/>
          </w:tcPr>
          <w:p>
            <w:pPr>
              <w:rPr>
                <w:rFonts w:ascii="Arial" w:hAnsi="Arial" w:cs="Arial"/>
                <w:sz w:val="20"/>
              </w:rPr>
            </w:pPr>
            <w:r>
              <w:rPr>
                <w:rFonts w:ascii="Arial" w:hAnsi="Arial" w:cs="Arial"/>
                <w:sz w:val="20"/>
                <w:szCs w:val="16"/>
              </w:rPr>
              <w:t xml:space="preserve">Quantidade de tripulantes</w:t>
            </w:r>
            <w:r/>
          </w:p>
        </w:tc>
        <w:tc>
          <w:tcPr>
            <w:tcW w:w="925" w:type="pct"/>
            <w:textDirection w:val="lrTb"/>
            <w:noWrap w:val="false"/>
          </w:tcPr>
          <w:p>
            <w:pPr>
              <w:spacing w:lineRule="auto" w:line="360"/>
              <w:rPr>
                <w:rFonts w:ascii="Arial" w:hAnsi="Arial" w:cs="Arial"/>
                <w:sz w:val="20"/>
              </w:rPr>
            </w:pPr>
            <w:r>
              <w:rPr>
                <w:rFonts w:ascii="Arial" w:hAnsi="Arial" w:cs="Arial"/>
                <w:sz w:val="20"/>
                <w:szCs w:val="16"/>
              </w:rPr>
              <w:t xml:space="preserve">1</w:t>
            </w:r>
            <w:r/>
          </w:p>
        </w:tc>
        <w:tc>
          <w:tcPr>
            <w:tcW w:w="384" w:type="pct"/>
            <w:textDirection w:val="lrTb"/>
            <w:noWrap w:val="false"/>
          </w:tcPr>
          <w:p>
            <w:pPr>
              <w:spacing w:lineRule="auto" w:line="360"/>
              <w:rPr>
                <w:rFonts w:ascii="Arial" w:hAnsi="Arial" w:cs="Arial"/>
                <w:sz w:val="20"/>
              </w:rPr>
            </w:pPr>
            <w:r>
              <w:rPr>
                <w:rFonts w:ascii="Arial" w:hAnsi="Arial" w:cs="Arial"/>
                <w:sz w:val="20"/>
                <w:szCs w:val="16"/>
              </w:rPr>
              <w:t xml:space="preserve">N</w:t>
            </w:r>
            <w:r/>
          </w:p>
        </w:tc>
      </w:tr>
      <w:tr>
        <w:trPr/>
        <w:tc>
          <w:tcPr>
            <w:tcW w:w="80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Passageiros</w:t>
            </w:r>
            <w:r/>
          </w:p>
        </w:tc>
        <w:tc>
          <w:tcPr>
            <w:tcW w:w="120"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46" w:type="pct"/>
            <w:textDirection w:val="lrTb"/>
            <w:noWrap w:val="false"/>
          </w:tcPr>
          <w:p>
            <w:pPr>
              <w:spacing w:lineRule="auto" w:line="360"/>
              <w:rPr>
                <w:rFonts w:ascii="Arial" w:hAnsi="Arial" w:cs="Arial"/>
                <w:sz w:val="20"/>
              </w:rPr>
            </w:pPr>
            <w:r>
              <w:rPr>
                <w:rFonts w:ascii="Arial" w:hAnsi="Arial" w:cs="Arial"/>
                <w:sz w:val="20"/>
              </w:rPr>
            </w:r>
            <w:r/>
          </w:p>
        </w:tc>
        <w:tc>
          <w:tcPr>
            <w:gridSpan w:val="2"/>
            <w:tcW w:w="2248" w:type="pct"/>
            <w:textDirection w:val="lrTb"/>
            <w:noWrap w:val="false"/>
          </w:tcPr>
          <w:p>
            <w:pPr>
              <w:rPr>
                <w:rFonts w:ascii="Arial" w:hAnsi="Arial" w:cs="Arial"/>
                <w:sz w:val="20"/>
              </w:rPr>
            </w:pPr>
            <w:r>
              <w:rPr>
                <w:rFonts w:ascii="Arial" w:hAnsi="Arial" w:cs="Arial"/>
                <w:sz w:val="20"/>
                <w:szCs w:val="16"/>
              </w:rPr>
              <w:t xml:space="preserve">Quantidade de passageiros</w:t>
            </w:r>
            <w:r/>
          </w:p>
        </w:tc>
        <w:tc>
          <w:tcPr>
            <w:tcW w:w="925" w:type="pct"/>
            <w:textDirection w:val="lrTb"/>
            <w:noWrap w:val="false"/>
          </w:tcPr>
          <w:p>
            <w:pPr>
              <w:spacing w:lineRule="auto" w:line="360"/>
              <w:rPr>
                <w:rFonts w:ascii="Arial" w:hAnsi="Arial" w:cs="Arial"/>
                <w:sz w:val="20"/>
              </w:rPr>
            </w:pPr>
            <w:r>
              <w:rPr>
                <w:rFonts w:ascii="Arial" w:hAnsi="Arial" w:cs="Arial"/>
                <w:sz w:val="20"/>
                <w:szCs w:val="16"/>
              </w:rPr>
              <w:t xml:space="preserve">5</w:t>
            </w:r>
            <w:r/>
          </w:p>
        </w:tc>
        <w:tc>
          <w:tcPr>
            <w:tcW w:w="384" w:type="pct"/>
            <w:textDirection w:val="lrTb"/>
            <w:noWrap w:val="false"/>
          </w:tcPr>
          <w:p>
            <w:pPr>
              <w:spacing w:lineRule="auto" w:line="360"/>
              <w:rPr>
                <w:rFonts w:ascii="Arial" w:hAnsi="Arial" w:cs="Arial"/>
                <w:sz w:val="20"/>
              </w:rPr>
            </w:pPr>
            <w:r>
              <w:rPr>
                <w:rFonts w:ascii="Arial" w:hAnsi="Arial" w:cs="Arial"/>
                <w:sz w:val="20"/>
                <w:szCs w:val="16"/>
              </w:rPr>
              <w:t xml:space="preserve">N</w:t>
            </w:r>
            <w:r/>
          </w:p>
        </w:tc>
      </w:tr>
      <w:tr>
        <w:trPr/>
        <w:tc>
          <w:tcPr>
            <w:tcW w:w="80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Mat. Casco</w:t>
            </w:r>
            <w:r/>
          </w:p>
        </w:tc>
        <w:tc>
          <w:tcPr>
            <w:tcW w:w="120"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46" w:type="pct"/>
            <w:textDirection w:val="lrTb"/>
            <w:noWrap w:val="false"/>
          </w:tcPr>
          <w:p>
            <w:pPr>
              <w:spacing w:lineRule="auto" w:line="360"/>
              <w:rPr>
                <w:rFonts w:ascii="Arial" w:hAnsi="Arial" w:cs="Arial"/>
                <w:sz w:val="20"/>
              </w:rPr>
            </w:pPr>
            <w:r>
              <w:rPr>
                <w:rFonts w:ascii="Arial" w:hAnsi="Arial" w:cs="Arial"/>
                <w:sz w:val="20"/>
              </w:rPr>
            </w:r>
            <w:r/>
          </w:p>
        </w:tc>
        <w:tc>
          <w:tcPr>
            <w:gridSpan w:val="2"/>
            <w:tcW w:w="2248" w:type="pct"/>
            <w:textDirection w:val="lrTb"/>
            <w:noWrap w:val="false"/>
          </w:tcPr>
          <w:p>
            <w:pPr>
              <w:rPr>
                <w:rFonts w:ascii="Arial" w:hAnsi="Arial" w:cs="Arial"/>
                <w:sz w:val="20"/>
              </w:rPr>
            </w:pPr>
            <w:r>
              <w:rPr>
                <w:rFonts w:ascii="Arial" w:hAnsi="Arial" w:cs="Arial"/>
                <w:sz w:val="20"/>
                <w:szCs w:val="16"/>
              </w:rPr>
              <w:t xml:space="preserve">Material de fabricação do casco</w:t>
            </w:r>
            <w:r/>
          </w:p>
        </w:tc>
        <w:tc>
          <w:tcPr>
            <w:tcW w:w="925" w:type="pct"/>
            <w:textDirection w:val="lrTb"/>
            <w:noWrap w:val="false"/>
          </w:tcPr>
          <w:p>
            <w:pPr>
              <w:spacing w:lineRule="auto" w:line="360"/>
              <w:rPr>
                <w:rFonts w:ascii="Arial" w:hAnsi="Arial" w:cs="Arial"/>
                <w:sz w:val="20"/>
              </w:rPr>
            </w:pPr>
            <w:r>
              <w:rPr>
                <w:rFonts w:ascii="Arial" w:hAnsi="Arial" w:cs="Arial"/>
                <w:sz w:val="20"/>
                <w:szCs w:val="16"/>
              </w:rPr>
              <w:t xml:space="preserve">Fibra de Vidro</w:t>
            </w:r>
            <w:r/>
          </w:p>
        </w:tc>
        <w:tc>
          <w:tcPr>
            <w:tcW w:w="384" w:type="pct"/>
            <w:textDirection w:val="lrTb"/>
            <w:noWrap w:val="false"/>
          </w:tcPr>
          <w:p>
            <w:pPr>
              <w:spacing w:lineRule="auto" w:line="360"/>
              <w:rPr>
                <w:rFonts w:ascii="Arial" w:hAnsi="Arial" w:cs="Arial"/>
                <w:sz w:val="20"/>
              </w:rPr>
            </w:pPr>
            <w:r>
              <w:rPr>
                <w:rFonts w:ascii="Arial" w:hAnsi="Arial" w:cs="Arial"/>
                <w:sz w:val="20"/>
                <w:szCs w:val="16"/>
              </w:rPr>
              <w:t xml:space="preserve">C</w:t>
            </w:r>
            <w:r/>
          </w:p>
        </w:tc>
      </w:tr>
      <w:tr>
        <w:trPr/>
        <w:tc>
          <w:tcPr>
            <w:tcW w:w="80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Arq. Bruta</w:t>
            </w:r>
            <w:r/>
          </w:p>
        </w:tc>
        <w:tc>
          <w:tcPr>
            <w:tcW w:w="120"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46" w:type="pct"/>
            <w:textDirection w:val="lrTb"/>
            <w:noWrap w:val="false"/>
          </w:tcPr>
          <w:p>
            <w:pPr>
              <w:spacing w:lineRule="auto" w:line="360"/>
              <w:rPr>
                <w:rFonts w:ascii="Arial" w:hAnsi="Arial" w:cs="Arial"/>
                <w:sz w:val="20"/>
              </w:rPr>
            </w:pPr>
            <w:r>
              <w:rPr>
                <w:rFonts w:ascii="Arial" w:hAnsi="Arial" w:cs="Arial"/>
                <w:sz w:val="20"/>
              </w:rPr>
            </w:r>
            <w:r/>
          </w:p>
        </w:tc>
        <w:tc>
          <w:tcPr>
            <w:gridSpan w:val="2"/>
            <w:tcW w:w="2248" w:type="pct"/>
            <w:textDirection w:val="lrTb"/>
            <w:noWrap w:val="false"/>
          </w:tcPr>
          <w:p>
            <w:pPr>
              <w:rPr>
                <w:rFonts w:ascii="Arial" w:hAnsi="Arial" w:cs="Arial"/>
                <w:sz w:val="20"/>
              </w:rPr>
            </w:pPr>
            <w:r>
              <w:rPr>
                <w:rFonts w:ascii="Arial" w:hAnsi="Arial" w:cs="Arial"/>
                <w:sz w:val="20"/>
                <w:szCs w:val="16"/>
              </w:rPr>
              <w:t xml:space="preserve">Valor adimensional relacionado ao volume interno total da embarcação</w:t>
            </w:r>
            <w:r/>
          </w:p>
        </w:tc>
        <w:tc>
          <w:tcPr>
            <w:tcW w:w="925" w:type="pct"/>
            <w:textDirection w:val="lrTb"/>
            <w:noWrap w:val="false"/>
          </w:tcPr>
          <w:p>
            <w:pPr>
              <w:spacing w:lineRule="auto" w:line="360"/>
              <w:rPr>
                <w:rFonts w:ascii="Arial" w:hAnsi="Arial" w:cs="Arial"/>
                <w:sz w:val="20"/>
              </w:rPr>
            </w:pPr>
            <w:r>
              <w:rPr>
                <w:rFonts w:ascii="Arial" w:hAnsi="Arial" w:cs="Arial"/>
                <w:sz w:val="20"/>
                <w:szCs w:val="16"/>
              </w:rPr>
              <w:t xml:space="preserve">2800</w:t>
            </w:r>
            <w:r/>
          </w:p>
        </w:tc>
        <w:tc>
          <w:tcPr>
            <w:tcW w:w="384" w:type="pct"/>
            <w:textDirection w:val="lrTb"/>
            <w:noWrap w:val="false"/>
          </w:tcPr>
          <w:p>
            <w:pPr>
              <w:spacing w:lineRule="auto" w:line="360"/>
              <w:rPr>
                <w:rFonts w:ascii="Arial" w:hAnsi="Arial" w:cs="Arial"/>
                <w:sz w:val="20"/>
              </w:rPr>
            </w:pPr>
            <w:r>
              <w:rPr>
                <w:rFonts w:ascii="Arial" w:hAnsi="Arial" w:cs="Arial"/>
                <w:sz w:val="20"/>
                <w:szCs w:val="16"/>
              </w:rPr>
              <w:t xml:space="preserve">N</w:t>
            </w:r>
            <w:r/>
          </w:p>
        </w:tc>
      </w:tr>
      <w:tr>
        <w:trPr/>
        <w:tc>
          <w:tcPr>
            <w:tcW w:w="80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Arq. Líquida</w:t>
            </w:r>
            <w:r/>
          </w:p>
        </w:tc>
        <w:tc>
          <w:tcPr>
            <w:tcW w:w="120"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46" w:type="pct"/>
            <w:textDirection w:val="lrTb"/>
            <w:noWrap w:val="false"/>
          </w:tcPr>
          <w:p>
            <w:pPr>
              <w:spacing w:lineRule="auto" w:line="360"/>
              <w:rPr>
                <w:rFonts w:ascii="Arial" w:hAnsi="Arial" w:cs="Arial"/>
                <w:sz w:val="20"/>
              </w:rPr>
            </w:pPr>
            <w:r>
              <w:rPr>
                <w:rFonts w:ascii="Arial" w:hAnsi="Arial" w:cs="Arial"/>
                <w:sz w:val="20"/>
              </w:rPr>
            </w:r>
            <w:r/>
          </w:p>
        </w:tc>
        <w:tc>
          <w:tcPr>
            <w:gridSpan w:val="2"/>
            <w:tcW w:w="2248" w:type="pct"/>
            <w:textDirection w:val="lrTb"/>
            <w:noWrap w:val="false"/>
          </w:tcPr>
          <w:p>
            <w:pPr>
              <w:rPr>
                <w:rFonts w:ascii="Arial" w:hAnsi="Arial" w:cs="Arial"/>
                <w:sz w:val="20"/>
              </w:rPr>
            </w:pPr>
            <w:r>
              <w:rPr>
                <w:rFonts w:ascii="Arial" w:hAnsi="Arial" w:cs="Arial"/>
                <w:sz w:val="20"/>
                <w:szCs w:val="16"/>
              </w:rPr>
              <w:t xml:space="preserve">Valor adimensional relacionado ao volume interno rentável de uma embarcação</w:t>
            </w:r>
            <w:r/>
          </w:p>
        </w:tc>
        <w:tc>
          <w:tcPr>
            <w:tcW w:w="925" w:type="pct"/>
            <w:textDirection w:val="lrTb"/>
            <w:noWrap w:val="false"/>
          </w:tcPr>
          <w:p>
            <w:pPr>
              <w:spacing w:lineRule="auto" w:line="360"/>
              <w:rPr>
                <w:rFonts w:ascii="Arial" w:hAnsi="Arial" w:cs="Arial"/>
                <w:sz w:val="20"/>
              </w:rPr>
            </w:pPr>
            <w:r>
              <w:rPr>
                <w:rFonts w:ascii="Arial" w:hAnsi="Arial" w:cs="Arial"/>
                <w:sz w:val="20"/>
                <w:szCs w:val="16"/>
              </w:rPr>
              <w:t xml:space="preserve">2800</w:t>
            </w:r>
            <w:r/>
          </w:p>
        </w:tc>
        <w:tc>
          <w:tcPr>
            <w:tcW w:w="384" w:type="pct"/>
            <w:textDirection w:val="lrTb"/>
            <w:noWrap w:val="false"/>
          </w:tcPr>
          <w:p>
            <w:pPr>
              <w:spacing w:lineRule="auto" w:line="360"/>
              <w:rPr>
                <w:rFonts w:ascii="Arial" w:hAnsi="Arial" w:cs="Arial"/>
                <w:sz w:val="20"/>
              </w:rPr>
            </w:pPr>
            <w:r>
              <w:rPr>
                <w:rFonts w:ascii="Arial" w:hAnsi="Arial" w:cs="Arial"/>
                <w:sz w:val="20"/>
                <w:szCs w:val="16"/>
              </w:rPr>
              <w:t xml:space="preserve">N</w:t>
            </w:r>
            <w:r/>
          </w:p>
        </w:tc>
      </w:tr>
      <w:tr>
        <w:trPr/>
        <w:tc>
          <w:tcPr>
            <w:tcW w:w="80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Ano de Construção:</w:t>
            </w:r>
            <w:r/>
          </w:p>
        </w:tc>
        <w:tc>
          <w:tcPr>
            <w:tcW w:w="120"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46" w:type="pct"/>
            <w:textDirection w:val="lrTb"/>
            <w:noWrap w:val="false"/>
          </w:tcPr>
          <w:p>
            <w:pPr>
              <w:spacing w:lineRule="auto" w:line="360"/>
              <w:rPr>
                <w:rFonts w:ascii="Arial" w:hAnsi="Arial" w:cs="Arial"/>
                <w:sz w:val="20"/>
              </w:rPr>
            </w:pPr>
            <w:r>
              <w:rPr>
                <w:rFonts w:ascii="Arial" w:hAnsi="Arial" w:cs="Arial"/>
                <w:sz w:val="20"/>
              </w:rPr>
            </w:r>
            <w:r/>
          </w:p>
        </w:tc>
        <w:tc>
          <w:tcPr>
            <w:gridSpan w:val="2"/>
            <w:tcW w:w="2248" w:type="pct"/>
            <w:textDirection w:val="lrTb"/>
            <w:noWrap w:val="false"/>
          </w:tcPr>
          <w:p>
            <w:pPr>
              <w:rPr>
                <w:rFonts w:ascii="Arial" w:hAnsi="Arial" w:cs="Arial"/>
                <w:sz w:val="20"/>
              </w:rPr>
            </w:pPr>
            <w:r>
              <w:rPr>
                <w:rFonts w:ascii="Arial" w:hAnsi="Arial" w:cs="Arial"/>
                <w:sz w:val="20"/>
                <w:szCs w:val="16"/>
              </w:rPr>
              <w:t xml:space="preserve">Ano de construção da embarcação</w:t>
            </w:r>
            <w:r/>
          </w:p>
        </w:tc>
        <w:tc>
          <w:tcPr>
            <w:tcW w:w="925" w:type="pct"/>
            <w:textDirection w:val="lrTb"/>
            <w:noWrap w:val="false"/>
          </w:tcPr>
          <w:p>
            <w:pPr>
              <w:spacing w:lineRule="auto" w:line="360"/>
              <w:rPr>
                <w:rFonts w:ascii="Arial" w:hAnsi="Arial" w:cs="Arial"/>
                <w:sz w:val="20"/>
              </w:rPr>
            </w:pPr>
            <w:r>
              <w:rPr>
                <w:rFonts w:ascii="Arial" w:hAnsi="Arial" w:cs="Arial"/>
                <w:sz w:val="20"/>
                <w:szCs w:val="16"/>
              </w:rPr>
              <w:t xml:space="preserve">1998</w:t>
            </w:r>
            <w:r/>
          </w:p>
        </w:tc>
        <w:tc>
          <w:tcPr>
            <w:tcW w:w="384" w:type="pct"/>
            <w:textDirection w:val="lrTb"/>
            <w:noWrap w:val="false"/>
          </w:tcPr>
          <w:p>
            <w:pPr>
              <w:spacing w:lineRule="auto" w:line="360"/>
              <w:rPr>
                <w:rFonts w:ascii="Arial" w:hAnsi="Arial" w:cs="Arial"/>
                <w:sz w:val="20"/>
              </w:rPr>
            </w:pPr>
            <w:r>
              <w:rPr>
                <w:rFonts w:ascii="Arial" w:hAnsi="Arial" w:cs="Arial"/>
                <w:sz w:val="20"/>
                <w:szCs w:val="16"/>
              </w:rPr>
              <w:t xml:space="preserve">D</w:t>
            </w:r>
            <w:r/>
          </w:p>
        </w:tc>
      </w:tr>
      <w:tr>
        <w:trPr/>
        <w:tc>
          <w:tcPr>
            <w:tcW w:w="80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Nº Casco/Chassi</w:t>
            </w:r>
            <w:r/>
          </w:p>
        </w:tc>
        <w:tc>
          <w:tcPr>
            <w:tcW w:w="120"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46" w:type="pct"/>
            <w:textDirection w:val="lrTb"/>
            <w:noWrap w:val="false"/>
          </w:tcPr>
          <w:p>
            <w:pPr>
              <w:spacing w:lineRule="auto" w:line="360"/>
              <w:rPr>
                <w:rFonts w:ascii="Arial" w:hAnsi="Arial" w:cs="Arial"/>
                <w:sz w:val="20"/>
              </w:rPr>
            </w:pPr>
            <w:r>
              <w:rPr>
                <w:rFonts w:ascii="Arial" w:hAnsi="Arial" w:cs="Arial"/>
                <w:sz w:val="20"/>
              </w:rPr>
            </w:r>
            <w:r/>
          </w:p>
        </w:tc>
        <w:tc>
          <w:tcPr>
            <w:gridSpan w:val="2"/>
            <w:tcW w:w="2248" w:type="pct"/>
            <w:textDirection w:val="lrTb"/>
            <w:noWrap w:val="false"/>
          </w:tcPr>
          <w:p>
            <w:pPr>
              <w:rPr>
                <w:rFonts w:ascii="Arial" w:hAnsi="Arial" w:cs="Arial"/>
                <w:sz w:val="20"/>
              </w:rPr>
            </w:pPr>
            <w:r>
              <w:rPr>
                <w:rFonts w:ascii="Arial" w:hAnsi="Arial" w:cs="Arial"/>
                <w:sz w:val="20"/>
                <w:szCs w:val="16"/>
              </w:rPr>
              <w:t xml:space="preserve">Número do chassi/casco da embarcação</w:t>
            </w:r>
            <w:r/>
          </w:p>
        </w:tc>
        <w:tc>
          <w:tcPr>
            <w:tcW w:w="925" w:type="pct"/>
            <w:textDirection w:val="lrTb"/>
            <w:noWrap w:val="false"/>
          </w:tcPr>
          <w:p>
            <w:pPr>
              <w:spacing w:lineRule="auto" w:line="360"/>
              <w:rPr>
                <w:rFonts w:ascii="Arial" w:hAnsi="Arial" w:cs="Arial"/>
                <w:sz w:val="20"/>
              </w:rPr>
            </w:pPr>
            <w:r>
              <w:rPr>
                <w:rFonts w:ascii="Arial" w:hAnsi="Arial" w:cs="Arial"/>
                <w:sz w:val="20"/>
                <w:szCs w:val="16"/>
              </w:rPr>
              <w:t xml:space="preserve">2515-8</w:t>
            </w:r>
            <w:r/>
          </w:p>
        </w:tc>
        <w:tc>
          <w:tcPr>
            <w:tcW w:w="384" w:type="pct"/>
            <w:textDirection w:val="lrTb"/>
            <w:noWrap w:val="false"/>
          </w:tcPr>
          <w:p>
            <w:pPr>
              <w:spacing w:lineRule="auto" w:line="360"/>
              <w:rPr>
                <w:rFonts w:ascii="Arial" w:hAnsi="Arial" w:cs="Arial"/>
                <w:sz w:val="20"/>
              </w:rPr>
            </w:pPr>
            <w:r>
              <w:rPr>
                <w:rFonts w:ascii="Arial" w:hAnsi="Arial" w:cs="Arial"/>
                <w:sz w:val="20"/>
                <w:szCs w:val="16"/>
              </w:rPr>
              <w:t xml:space="preserve">A</w:t>
            </w:r>
            <w:r/>
          </w:p>
        </w:tc>
      </w:tr>
      <w:tr>
        <w:trPr/>
        <w:tc>
          <w:tcPr>
            <w:tcW w:w="80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Contorno</w:t>
            </w:r>
            <w:r/>
          </w:p>
        </w:tc>
        <w:tc>
          <w:tcPr>
            <w:tcW w:w="120"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46" w:type="pct"/>
            <w:textDirection w:val="lrTb"/>
            <w:noWrap w:val="false"/>
          </w:tcPr>
          <w:p>
            <w:pPr>
              <w:spacing w:lineRule="auto" w:line="360"/>
              <w:rPr>
                <w:rFonts w:ascii="Arial" w:hAnsi="Arial" w:cs="Arial"/>
                <w:sz w:val="20"/>
              </w:rPr>
            </w:pPr>
            <w:r>
              <w:rPr>
                <w:rFonts w:ascii="Arial" w:hAnsi="Arial" w:cs="Arial"/>
                <w:sz w:val="20"/>
              </w:rPr>
            </w:r>
            <w:r/>
          </w:p>
        </w:tc>
        <w:tc>
          <w:tcPr>
            <w:gridSpan w:val="2"/>
            <w:tcW w:w="2248" w:type="pct"/>
            <w:textDirection w:val="lrTb"/>
            <w:noWrap w:val="false"/>
          </w:tcPr>
          <w:p>
            <w:pPr>
              <w:rPr>
                <w:rFonts w:ascii="Arial" w:hAnsi="Arial" w:cs="Arial"/>
                <w:sz w:val="20"/>
              </w:rPr>
            </w:pPr>
            <w:r>
              <w:rPr>
                <w:rFonts w:ascii="Arial" w:hAnsi="Arial" w:cs="Arial"/>
                <w:sz w:val="20"/>
              </w:rPr>
              <w:t xml:space="preserve">Comprimento do contorno da embarcação</w:t>
            </w:r>
            <w:r/>
          </w:p>
        </w:tc>
        <w:tc>
          <w:tcPr>
            <w:tcW w:w="925" w:type="pct"/>
            <w:textDirection w:val="lrTb"/>
            <w:noWrap w:val="false"/>
          </w:tcPr>
          <w:p>
            <w:pPr>
              <w:spacing w:lineRule="auto" w:line="360"/>
              <w:rPr>
                <w:rFonts w:ascii="Arial" w:hAnsi="Arial" w:cs="Arial"/>
                <w:sz w:val="20"/>
              </w:rPr>
            </w:pPr>
            <w:r>
              <w:rPr>
                <w:rFonts w:ascii="Arial" w:hAnsi="Arial" w:cs="Arial"/>
                <w:sz w:val="20"/>
              </w:rPr>
              <w:t xml:space="preserve">10 m</w:t>
            </w:r>
            <w:r/>
          </w:p>
        </w:tc>
        <w:tc>
          <w:tcPr>
            <w:tcW w:w="384" w:type="pct"/>
            <w:textDirection w:val="lrTb"/>
            <w:noWrap w:val="false"/>
          </w:tcPr>
          <w:p>
            <w:pPr>
              <w:spacing w:lineRule="auto" w:line="360"/>
              <w:rPr>
                <w:rFonts w:ascii="Arial" w:hAnsi="Arial" w:cs="Arial"/>
                <w:b/>
                <w:sz w:val="20"/>
              </w:rPr>
            </w:pPr>
            <w:r>
              <w:rPr>
                <w:rFonts w:ascii="Arial" w:hAnsi="Arial" w:cs="Arial"/>
                <w:sz w:val="20"/>
              </w:rPr>
              <w:t xml:space="preserve">N</w:t>
            </w:r>
            <w:r/>
          </w:p>
        </w:tc>
      </w:tr>
      <w:tr>
        <w:trPr/>
        <w:tc>
          <w:tcPr>
            <w:tcW w:w="80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1º Motor/Marca</w:t>
            </w:r>
            <w:r/>
          </w:p>
        </w:tc>
        <w:tc>
          <w:tcPr>
            <w:tcW w:w="120"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46" w:type="pct"/>
            <w:textDirection w:val="lrTb"/>
            <w:noWrap w:val="false"/>
          </w:tcPr>
          <w:p>
            <w:pPr>
              <w:spacing w:lineRule="auto" w:line="360"/>
              <w:rPr>
                <w:rFonts w:ascii="Arial" w:hAnsi="Arial" w:cs="Arial"/>
                <w:sz w:val="20"/>
              </w:rPr>
            </w:pPr>
            <w:r>
              <w:rPr>
                <w:rFonts w:ascii="Arial" w:hAnsi="Arial" w:cs="Arial"/>
                <w:sz w:val="20"/>
              </w:rPr>
            </w:r>
            <w:r/>
          </w:p>
        </w:tc>
        <w:tc>
          <w:tcPr>
            <w:gridSpan w:val="2"/>
            <w:tcW w:w="2248" w:type="pct"/>
            <w:textDirection w:val="lrTb"/>
            <w:noWrap w:val="false"/>
          </w:tcPr>
          <w:p>
            <w:pPr>
              <w:rPr>
                <w:rFonts w:ascii="Arial" w:hAnsi="Arial" w:cs="Arial"/>
                <w:sz w:val="20"/>
              </w:rPr>
            </w:pPr>
            <w:r>
              <w:rPr>
                <w:rFonts w:ascii="Arial" w:hAnsi="Arial" w:cs="Arial"/>
                <w:sz w:val="20"/>
                <w:szCs w:val="16"/>
              </w:rPr>
              <w:t xml:space="preserve">Nome completo do motor presente na embarcação</w:t>
            </w:r>
            <w:r/>
          </w:p>
        </w:tc>
        <w:tc>
          <w:tcPr>
            <w:tcW w:w="925" w:type="pct"/>
            <w:textDirection w:val="lrTb"/>
            <w:noWrap w:val="false"/>
          </w:tcPr>
          <w:p>
            <w:pPr>
              <w:spacing w:lineRule="auto" w:line="360"/>
              <w:rPr>
                <w:rFonts w:ascii="Arial" w:hAnsi="Arial" w:cs="Arial"/>
                <w:sz w:val="20"/>
              </w:rPr>
            </w:pPr>
            <w:r>
              <w:rPr>
                <w:rFonts w:ascii="Arial" w:hAnsi="Arial" w:cs="Arial"/>
                <w:sz w:val="20"/>
                <w:szCs w:val="16"/>
              </w:rPr>
              <w:t xml:space="preserve">Mercury 2 tempos</w:t>
            </w:r>
            <w:r/>
          </w:p>
        </w:tc>
        <w:tc>
          <w:tcPr>
            <w:tcW w:w="384" w:type="pct"/>
            <w:textDirection w:val="lrTb"/>
            <w:noWrap w:val="false"/>
          </w:tcPr>
          <w:p>
            <w:pPr>
              <w:spacing w:lineRule="auto" w:line="360"/>
              <w:rPr>
                <w:rFonts w:ascii="Arial" w:hAnsi="Arial" w:cs="Arial"/>
                <w:sz w:val="20"/>
              </w:rPr>
            </w:pPr>
            <w:r>
              <w:rPr>
                <w:rFonts w:ascii="Arial" w:hAnsi="Arial" w:cs="Arial"/>
                <w:sz w:val="20"/>
                <w:szCs w:val="16"/>
              </w:rPr>
              <w:t xml:space="preserve">A</w:t>
            </w:r>
            <w:r/>
          </w:p>
        </w:tc>
      </w:tr>
      <w:tr>
        <w:trPr/>
        <w:tc>
          <w:tcPr>
            <w:tcW w:w="80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Potência</w:t>
            </w:r>
            <w:r/>
          </w:p>
        </w:tc>
        <w:tc>
          <w:tcPr>
            <w:tcW w:w="120"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46" w:type="pct"/>
            <w:textDirection w:val="lrTb"/>
            <w:noWrap w:val="false"/>
          </w:tcPr>
          <w:p>
            <w:pPr>
              <w:spacing w:lineRule="auto" w:line="360"/>
              <w:rPr>
                <w:rFonts w:ascii="Arial" w:hAnsi="Arial" w:cs="Arial"/>
                <w:sz w:val="20"/>
              </w:rPr>
            </w:pPr>
            <w:r>
              <w:rPr>
                <w:rFonts w:ascii="Arial" w:hAnsi="Arial" w:cs="Arial"/>
                <w:sz w:val="20"/>
              </w:rPr>
            </w:r>
            <w:r/>
          </w:p>
        </w:tc>
        <w:tc>
          <w:tcPr>
            <w:gridSpan w:val="2"/>
            <w:tcW w:w="2248" w:type="pct"/>
            <w:textDirection w:val="lrTb"/>
            <w:noWrap w:val="false"/>
          </w:tcPr>
          <w:p>
            <w:pPr>
              <w:rPr>
                <w:rFonts w:ascii="Arial" w:hAnsi="Arial" w:cs="Arial"/>
                <w:sz w:val="20"/>
              </w:rPr>
            </w:pPr>
            <w:r>
              <w:rPr>
                <w:rFonts w:ascii="Arial" w:hAnsi="Arial" w:cs="Arial"/>
                <w:sz w:val="20"/>
                <w:szCs w:val="16"/>
              </w:rPr>
              <w:t xml:space="preserve">Potência do motor da embarcação</w:t>
            </w:r>
            <w:r/>
          </w:p>
        </w:tc>
        <w:tc>
          <w:tcPr>
            <w:tcW w:w="925" w:type="pct"/>
            <w:textDirection w:val="lrTb"/>
            <w:noWrap w:val="false"/>
          </w:tcPr>
          <w:p>
            <w:pPr>
              <w:spacing w:lineRule="auto" w:line="360"/>
              <w:rPr>
                <w:rFonts w:ascii="Arial" w:hAnsi="Arial" w:cs="Arial"/>
                <w:sz w:val="20"/>
              </w:rPr>
            </w:pPr>
            <w:r>
              <w:rPr>
                <w:rFonts w:ascii="Arial" w:hAnsi="Arial" w:cs="Arial"/>
                <w:sz w:val="20"/>
                <w:szCs w:val="16"/>
              </w:rPr>
              <w:t xml:space="preserve">40 HP</w:t>
            </w:r>
            <w:r/>
          </w:p>
        </w:tc>
        <w:tc>
          <w:tcPr>
            <w:tcW w:w="384" w:type="pct"/>
            <w:textDirection w:val="lrTb"/>
            <w:noWrap w:val="false"/>
          </w:tcPr>
          <w:p>
            <w:pPr>
              <w:spacing w:lineRule="auto" w:line="360"/>
              <w:rPr>
                <w:rFonts w:ascii="Arial" w:hAnsi="Arial" w:cs="Arial"/>
                <w:sz w:val="20"/>
              </w:rPr>
            </w:pPr>
            <w:r>
              <w:rPr>
                <w:rFonts w:ascii="Arial" w:hAnsi="Arial" w:cs="Arial"/>
                <w:sz w:val="20"/>
                <w:szCs w:val="16"/>
              </w:rPr>
              <w:t xml:space="preserve">A</w:t>
            </w:r>
            <w:r/>
          </w:p>
        </w:tc>
      </w:tr>
      <w:tr>
        <w:trPr/>
        <w:tc>
          <w:tcPr>
            <w:tcW w:w="800"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Nº série</w:t>
            </w:r>
            <w:r/>
          </w:p>
        </w:tc>
        <w:tc>
          <w:tcPr>
            <w:tcW w:w="120" w:type="pct"/>
            <w:textDirection w:val="lrTb"/>
            <w:noWrap w:val="false"/>
          </w:tcPr>
          <w:p>
            <w:pPr>
              <w:ind w:left="-133" w:right="-220" w:hanging="133"/>
              <w:jc w:val="cente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color w:val="000000" w:themeColor="text1"/>
                <w:sz w:val="20"/>
                <w:szCs w:val="16"/>
              </w:rPr>
              <w:t xml:space="preserve">X</w:t>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46" w:type="pct"/>
            <w:textDirection w:val="lrTb"/>
            <w:noWrap w:val="false"/>
          </w:tcPr>
          <w:p>
            <w:pPr>
              <w:spacing w:lineRule="auto" w:line="360"/>
              <w:rPr>
                <w:rFonts w:ascii="Arial" w:hAnsi="Arial" w:cs="Arial"/>
                <w:sz w:val="20"/>
              </w:rPr>
            </w:pPr>
            <w:r>
              <w:rPr>
                <w:rFonts w:ascii="Arial" w:hAnsi="Arial" w:cs="Arial"/>
                <w:sz w:val="20"/>
              </w:rPr>
            </w:r>
            <w:r/>
          </w:p>
        </w:tc>
        <w:tc>
          <w:tcPr>
            <w:gridSpan w:val="2"/>
            <w:tcW w:w="2248" w:type="pct"/>
            <w:textDirection w:val="lrTb"/>
            <w:noWrap w:val="false"/>
          </w:tcPr>
          <w:p>
            <w:pPr>
              <w:rPr>
                <w:rFonts w:ascii="Arial" w:hAnsi="Arial" w:cs="Arial"/>
                <w:sz w:val="20"/>
              </w:rPr>
            </w:pPr>
            <w:r>
              <w:rPr>
                <w:rFonts w:ascii="Arial" w:hAnsi="Arial" w:cs="Arial"/>
                <w:sz w:val="20"/>
                <w:szCs w:val="16"/>
              </w:rPr>
              <w:t xml:space="preserve">Número de série da embarcação</w:t>
            </w:r>
            <w:r/>
          </w:p>
        </w:tc>
        <w:tc>
          <w:tcPr>
            <w:tcW w:w="925" w:type="pct"/>
            <w:textDirection w:val="lrTb"/>
            <w:noWrap w:val="false"/>
          </w:tcPr>
          <w:p>
            <w:pPr>
              <w:spacing w:lineRule="auto" w:line="360"/>
              <w:rPr>
                <w:rFonts w:ascii="Arial" w:hAnsi="Arial" w:cs="Arial"/>
                <w:sz w:val="20"/>
              </w:rPr>
            </w:pPr>
            <w:r>
              <w:rPr>
                <w:rFonts w:ascii="Arial" w:hAnsi="Arial" w:cs="Arial"/>
                <w:sz w:val="20"/>
                <w:szCs w:val="16"/>
              </w:rPr>
              <w:t xml:space="preserve">21M2017000956</w:t>
            </w:r>
            <w:r/>
          </w:p>
        </w:tc>
        <w:tc>
          <w:tcPr>
            <w:tcW w:w="384" w:type="pct"/>
            <w:textDirection w:val="lrTb"/>
            <w:noWrap w:val="false"/>
          </w:tcPr>
          <w:p>
            <w:pPr>
              <w:keepNext/>
              <w:spacing w:lineRule="auto" w:line="360"/>
              <w:rPr>
                <w:rFonts w:ascii="Arial" w:hAnsi="Arial" w:cs="Arial"/>
                <w:sz w:val="20"/>
              </w:rPr>
            </w:pPr>
            <w:r>
              <w:rPr>
                <w:rFonts w:ascii="Arial" w:hAnsi="Arial" w:cs="Arial"/>
                <w:sz w:val="20"/>
                <w:szCs w:val="16"/>
              </w:rPr>
              <w:t xml:space="preserve">A</w:t>
            </w:r>
            <w:r/>
          </w:p>
        </w:tc>
      </w:tr>
    </w:tbl>
    <w:p>
      <w:pPr>
        <w:pStyle w:val="236"/>
        <w:rPr>
          <w:rFonts w:ascii="Arial" w:hAnsi="Arial" w:cs="Arial"/>
          <w:color w:val="auto"/>
          <w:sz w:val="20"/>
        </w:rPr>
      </w:pPr>
      <w:r/>
      <w:bookmarkStart w:id="284" w:name="_Toc515021224"/>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39</w:t>
      </w:r>
      <w:r>
        <w:rPr>
          <w:rFonts w:ascii="Arial" w:hAnsi="Arial" w:cs="Arial"/>
          <w:color w:val="auto"/>
          <w:sz w:val="20"/>
        </w:rPr>
        <w:fldChar w:fldCharType="end"/>
      </w:r>
      <w:r>
        <w:rPr>
          <w:rFonts w:ascii="Arial" w:hAnsi="Arial" w:cs="Arial"/>
          <w:color w:val="auto"/>
          <w:sz w:val="20"/>
        </w:rPr>
        <w:t xml:space="preserve">-Requisito de dados 9</w:t>
      </w:r>
      <w:bookmarkEnd w:id="284"/>
      <w:r/>
      <w:r/>
    </w:p>
    <w:tbl>
      <w:tblPr>
        <w:tblW w:w="5000" w:type="pct"/>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511"/>
        <w:gridCol w:w="277"/>
        <w:gridCol w:w="266"/>
        <w:gridCol w:w="350"/>
        <w:gridCol w:w="339"/>
        <w:gridCol w:w="2746"/>
        <w:gridCol w:w="1452"/>
        <w:gridCol w:w="1361"/>
        <w:gridCol w:w="759"/>
      </w:tblGrid>
      <w:tr>
        <w:trPr>
          <w:trHeight w:val="341"/>
          <w:tblHeader/>
        </w:trPr>
        <w:tc>
          <w:tcPr>
            <w:gridSpan w:val="6"/>
            <w:shd w:val="clear" w:color="auto" w:fill="CCCCCC"/>
            <w:tcW w:w="3015" w:type="pct"/>
            <w:vAlign w:val="center"/>
            <w:textDirection w:val="lrTb"/>
            <w:noWrap w:val="false"/>
          </w:tcPr>
          <w:p>
            <w:pPr>
              <w:jc w:val="left"/>
              <w:spacing w:lineRule="auto" w:line="360"/>
              <w:rPr>
                <w:rFonts w:ascii="Arial" w:hAnsi="Arial" w:cs="Arial"/>
                <w:sz w:val="32"/>
              </w:rPr>
            </w:pPr>
            <w:r>
              <w:rPr>
                <w:rFonts w:ascii="Arial" w:hAnsi="Arial" w:cs="Arial"/>
                <w:b/>
                <w:color w:val="000000" w:themeColor="text1"/>
                <w:sz w:val="20"/>
                <w:szCs w:val="16"/>
              </w:rPr>
              <w:t xml:space="preserve">Identificador</w:t>
            </w:r>
            <w:r/>
          </w:p>
        </w:tc>
        <w:tc>
          <w:tcPr>
            <w:gridSpan w:val="3"/>
            <w:shd w:val="clear" w:color="auto" w:fill="CCCCCC"/>
            <w:tcW w:w="1985" w:type="pct"/>
            <w:vAlign w:val="center"/>
            <w:textDirection w:val="lrTb"/>
            <w:noWrap w:val="false"/>
          </w:tcPr>
          <w:p>
            <w:pPr>
              <w:spacing w:lineRule="auto" w:line="360"/>
              <w:rPr>
                <w:rFonts w:ascii="Arial" w:hAnsi="Arial" w:cs="Arial"/>
                <w:sz w:val="32"/>
              </w:rPr>
            </w:pPr>
            <w:r>
              <w:rPr>
                <w:rFonts w:ascii="Arial" w:hAnsi="Arial" w:cs="Arial"/>
                <w:b/>
                <w:color w:val="000000" w:themeColor="text1"/>
                <w:sz w:val="20"/>
                <w:szCs w:val="16"/>
              </w:rPr>
              <w:t xml:space="preserve">Requisito Funcional</w:t>
            </w:r>
            <w:r/>
          </w:p>
        </w:tc>
      </w:tr>
      <w:tr>
        <w:trPr>
          <w:trHeight w:val="341"/>
          <w:tblHeader/>
        </w:trPr>
        <w:tc>
          <w:tcPr>
            <w:gridSpan w:val="6"/>
            <w:shd w:val="clear" w:color="auto" w:fill="FFFFFF"/>
            <w:tcW w:w="3015" w:type="pct"/>
            <w:vAlign w:val="center"/>
            <w:textDirection w:val="lrTb"/>
            <w:noWrap w:val="false"/>
          </w:tcPr>
          <w:p>
            <w:pPr>
              <w:jc w:val="left"/>
              <w:spacing w:lineRule="auto" w:line="360"/>
              <w:rPr>
                <w:rFonts w:ascii="Arial" w:hAnsi="Arial" w:cs="Arial"/>
                <w:sz w:val="32"/>
              </w:rPr>
            </w:pPr>
            <w:r>
              <w:rPr>
                <w:rFonts w:ascii="Arial" w:hAnsi="Arial" w:cs="Arial"/>
                <w:b/>
                <w:color w:val="000000" w:themeColor="text1"/>
                <w:sz w:val="20"/>
                <w:szCs w:val="16"/>
              </w:rPr>
              <w:t xml:space="preserve">[RD 10] </w:t>
            </w:r>
            <w:r>
              <w:rPr>
                <w:rFonts w:ascii="Arial" w:hAnsi="Arial" w:cs="Arial"/>
                <w:b/>
                <w:color w:val="000000" w:themeColor="text1"/>
                <w:sz w:val="20"/>
                <w:szCs w:val="16"/>
              </w:rPr>
              <w:noBreakHyphen/>
              <w:t xml:space="preserve"> Dados da documentação</w:t>
            </w:r>
            <w:r/>
          </w:p>
        </w:tc>
        <w:tc>
          <w:tcPr>
            <w:gridSpan w:val="3"/>
            <w:shd w:val="clear" w:color="auto" w:fill="FFFFFF"/>
            <w:tcW w:w="1985" w:type="pct"/>
            <w:vAlign w:val="center"/>
            <w:textDirection w:val="lrTb"/>
            <w:noWrap w:val="false"/>
          </w:tcPr>
          <w:p>
            <w:pPr>
              <w:spacing w:lineRule="auto" w:line="360"/>
              <w:rPr>
                <w:rFonts w:ascii="Arial" w:hAnsi="Arial" w:cs="Arial"/>
                <w:sz w:val="32"/>
              </w:rPr>
            </w:pPr>
            <w:r>
              <w:rPr>
                <w:rFonts w:ascii="Arial" w:hAnsi="Arial" w:cs="Arial"/>
                <w:b/>
                <w:color w:val="000000" w:themeColor="text1"/>
                <w:sz w:val="20"/>
                <w:szCs w:val="16"/>
              </w:rPr>
              <w:t xml:space="preserve">[RF 13 </w:t>
            </w:r>
            <w:r>
              <w:rPr>
                <w:rFonts w:ascii="Arial" w:hAnsi="Arial" w:cs="Arial"/>
                <w:b/>
                <w:color w:val="000000" w:themeColor="text1"/>
                <w:sz w:val="20"/>
                <w:szCs w:val="16"/>
              </w:rPr>
              <w:noBreakHyphen/>
              <w:t xml:space="preserve"> </w:t>
            </w:r>
            <w:r>
              <w:rPr>
                <w:rFonts w:ascii="Arial" w:hAnsi="Arial" w:cs="Arial"/>
                <w:b/>
                <w:sz w:val="20"/>
                <w:szCs w:val="16"/>
              </w:rPr>
              <w:t xml:space="preserve">O sistema deve permitir o envio de documentos em anexos</w:t>
            </w:r>
            <w:r>
              <w:rPr>
                <w:rFonts w:ascii="Arial" w:hAnsi="Arial" w:cs="Arial"/>
                <w:b/>
                <w:color w:val="000000" w:themeColor="text1"/>
                <w:sz w:val="20"/>
                <w:szCs w:val="16"/>
              </w:rPr>
              <w:t xml:space="preserve">]</w:t>
            </w:r>
            <w:r/>
          </w:p>
        </w:tc>
      </w:tr>
      <w:tr>
        <w:trPr>
          <w:trHeight w:val="341"/>
          <w:tblHeader/>
        </w:trPr>
        <w:tc>
          <w:tcPr>
            <w:shd w:val="clear" w:color="auto" w:fill="CCCCCC"/>
            <w:tcW w:w="839" w:type="pct"/>
            <w:vAlign w:val="center"/>
            <w:textDirection w:val="lrTb"/>
            <w:noWrap w:val="false"/>
          </w:tcPr>
          <w:p>
            <w:pPr>
              <w:jc w:val="center"/>
              <w:spacing w:lineRule="auto" w:line="360"/>
              <w:rPr>
                <w:rFonts w:ascii="Arial" w:hAnsi="Arial" w:cs="Arial"/>
                <w:sz w:val="32"/>
              </w:rPr>
            </w:pPr>
            <w:r>
              <w:rPr>
                <w:rFonts w:ascii="Arial" w:hAnsi="Arial" w:cs="Arial"/>
                <w:b/>
                <w:color w:val="000000" w:themeColor="text1"/>
                <w:sz w:val="20"/>
                <w:szCs w:val="16"/>
              </w:rPr>
              <w:t xml:space="preserve">Nome</w:t>
            </w:r>
            <w:r/>
          </w:p>
        </w:tc>
        <w:tc>
          <w:tcPr>
            <w:shd w:val="clear" w:color="auto" w:fill="CCCCCC"/>
            <w:tcW w:w="158" w:type="pct"/>
            <w:vAlign w:val="center"/>
            <w:textDirection w:val="lrTb"/>
            <w:noWrap w:val="false"/>
          </w:tcPr>
          <w:p>
            <w:pPr>
              <w:ind w:left="-133" w:right="-102"/>
              <w:jc w:val="center"/>
              <w:spacing w:lineRule="auto" w:line="360"/>
              <w:rPr>
                <w:rFonts w:ascii="Arial" w:hAnsi="Arial" w:cs="Arial"/>
                <w:sz w:val="32"/>
              </w:rPr>
            </w:pPr>
            <w:r>
              <w:rPr>
                <w:rFonts w:ascii="Arial" w:hAnsi="Arial" w:cs="Arial"/>
                <w:b/>
                <w:color w:val="000000" w:themeColor="text1"/>
                <w:sz w:val="20"/>
                <w:szCs w:val="16"/>
              </w:rPr>
              <w:t xml:space="preserve">O</w:t>
            </w:r>
            <w:r/>
          </w:p>
        </w:tc>
        <w:tc>
          <w:tcPr>
            <w:shd w:val="clear" w:color="auto" w:fill="CCCCCC"/>
            <w:tcW w:w="152" w:type="pct"/>
            <w:vAlign w:val="center"/>
            <w:textDirection w:val="lrTb"/>
            <w:noWrap w:val="false"/>
          </w:tcPr>
          <w:p>
            <w:pPr>
              <w:ind w:left="-184" w:right="-96"/>
              <w:jc w:val="center"/>
              <w:spacing w:lineRule="auto" w:line="360"/>
              <w:rPr>
                <w:rFonts w:ascii="Arial" w:hAnsi="Arial" w:cs="Arial"/>
                <w:sz w:val="32"/>
              </w:rPr>
            </w:pPr>
            <w:r>
              <w:rPr>
                <w:rFonts w:ascii="Arial" w:hAnsi="Arial" w:cs="Arial"/>
                <w:b/>
                <w:color w:val="000000" w:themeColor="text1"/>
                <w:sz w:val="20"/>
                <w:szCs w:val="16"/>
              </w:rPr>
              <w:t xml:space="preserve">E</w:t>
            </w:r>
            <w:r/>
          </w:p>
        </w:tc>
        <w:tc>
          <w:tcPr>
            <w:shd w:val="clear" w:color="auto" w:fill="CCCCCC"/>
            <w:tcW w:w="161" w:type="pct"/>
            <w:vAlign w:val="center"/>
            <w:textDirection w:val="lrTb"/>
            <w:noWrap w:val="false"/>
          </w:tcPr>
          <w:p>
            <w:pPr>
              <w:ind w:left="-171" w:right="-96"/>
              <w:jc w:val="center"/>
              <w:spacing w:lineRule="auto" w:line="360"/>
              <w:rPr>
                <w:rFonts w:ascii="Arial" w:hAnsi="Arial" w:cs="Arial"/>
                <w:sz w:val="32"/>
              </w:rPr>
            </w:pPr>
            <w:r>
              <w:rPr>
                <w:rFonts w:ascii="Arial" w:hAnsi="Arial" w:cs="Arial"/>
                <w:b/>
                <w:color w:val="000000" w:themeColor="text1"/>
                <w:sz w:val="20"/>
                <w:szCs w:val="16"/>
              </w:rPr>
              <w:t xml:space="preserve">S</w:t>
            </w:r>
            <w:r/>
          </w:p>
        </w:tc>
        <w:tc>
          <w:tcPr>
            <w:shd w:val="clear" w:color="auto" w:fill="CCCCCC"/>
            <w:tcW w:w="185" w:type="pct"/>
            <w:vAlign w:val="center"/>
            <w:textDirection w:val="lrTb"/>
            <w:noWrap w:val="false"/>
          </w:tcPr>
          <w:p>
            <w:pPr>
              <w:ind w:right="-96"/>
              <w:spacing w:lineRule="auto" w:line="360"/>
              <w:rPr>
                <w:rFonts w:ascii="Arial" w:hAnsi="Arial" w:cs="Arial"/>
                <w:sz w:val="32"/>
              </w:rPr>
            </w:pPr>
            <w:r>
              <w:rPr>
                <w:rFonts w:ascii="Arial" w:hAnsi="Arial" w:cs="Arial"/>
                <w:b/>
                <w:color w:val="000000" w:themeColor="text1"/>
                <w:sz w:val="20"/>
                <w:szCs w:val="16"/>
              </w:rPr>
              <w:t xml:space="preserve">L</w:t>
            </w:r>
            <w:r/>
          </w:p>
        </w:tc>
        <w:tc>
          <w:tcPr>
            <w:gridSpan w:val="2"/>
            <w:shd w:val="clear" w:color="auto" w:fill="CCCCCC"/>
            <w:tcW w:w="2326" w:type="pct"/>
            <w:vAlign w:val="center"/>
            <w:textDirection w:val="lrTb"/>
            <w:noWrap w:val="false"/>
          </w:tcPr>
          <w:p>
            <w:pPr>
              <w:jc w:val="center"/>
              <w:spacing w:lineRule="auto" w:line="360"/>
              <w:rPr>
                <w:rFonts w:ascii="Arial" w:hAnsi="Arial" w:cs="Arial"/>
                <w:sz w:val="32"/>
              </w:rPr>
            </w:pPr>
            <w:r>
              <w:rPr>
                <w:rFonts w:ascii="Arial" w:hAnsi="Arial" w:cs="Arial"/>
                <w:b/>
                <w:color w:val="000000" w:themeColor="text1"/>
                <w:sz w:val="20"/>
                <w:szCs w:val="16"/>
              </w:rPr>
              <w:t xml:space="preserve">Descrição</w:t>
            </w:r>
            <w:r/>
          </w:p>
        </w:tc>
        <w:tc>
          <w:tcPr>
            <w:shd w:val="clear" w:color="auto" w:fill="CCCCCC"/>
            <w:tcW w:w="756" w:type="pct"/>
            <w:vAlign w:val="center"/>
            <w:textDirection w:val="lrTb"/>
            <w:noWrap w:val="false"/>
          </w:tcPr>
          <w:p>
            <w:pPr>
              <w:jc w:val="center"/>
              <w:spacing w:lineRule="auto" w:line="360"/>
              <w:rPr>
                <w:rFonts w:ascii="Arial" w:hAnsi="Arial" w:cs="Arial"/>
                <w:sz w:val="32"/>
              </w:rPr>
            </w:pPr>
            <w:r>
              <w:rPr>
                <w:rFonts w:ascii="Arial" w:hAnsi="Arial" w:cs="Arial"/>
                <w:b/>
                <w:color w:val="000000" w:themeColor="text1"/>
                <w:sz w:val="20"/>
                <w:szCs w:val="16"/>
              </w:rPr>
              <w:t xml:space="preserve">Exemplo</w:t>
            </w:r>
            <w:r/>
          </w:p>
        </w:tc>
        <w:tc>
          <w:tcPr>
            <w:shd w:val="clear" w:color="auto" w:fill="CCCCCC"/>
            <w:tcW w:w="423" w:type="pct"/>
            <w:textDirection w:val="lrTb"/>
            <w:noWrap w:val="false"/>
          </w:tcPr>
          <w:p>
            <w:pPr>
              <w:jc w:val="center"/>
              <w:spacing w:lineRule="auto" w:line="360"/>
              <w:rPr>
                <w:rFonts w:ascii="Arial" w:hAnsi="Arial" w:cs="Arial"/>
                <w:sz w:val="32"/>
              </w:rPr>
            </w:pPr>
            <w:r>
              <w:rPr>
                <w:rFonts w:ascii="Arial" w:hAnsi="Arial" w:cs="Arial"/>
                <w:b/>
                <w:color w:val="000000" w:themeColor="text1"/>
                <w:sz w:val="20"/>
                <w:szCs w:val="16"/>
              </w:rPr>
              <w:t xml:space="preserve">Tipo</w:t>
            </w:r>
            <w:r/>
          </w:p>
        </w:tc>
      </w:tr>
      <w:tr>
        <w:trPr/>
        <w:tc>
          <w:tcPr>
            <w:tcW w:w="839" w:type="pct"/>
            <w:textDirection w:val="lrTb"/>
            <w:noWrap w:val="false"/>
          </w:tcPr>
          <w:p>
            <w:pPr>
              <w:spacing w:lineRule="auto" w:line="360"/>
              <w:rPr>
                <w:rFonts w:ascii="Arial" w:hAnsi="Arial" w:cs="Arial"/>
                <w:sz w:val="32"/>
              </w:rPr>
            </w:pPr>
            <w:r>
              <w:rPr>
                <w:rFonts w:ascii="Arial" w:hAnsi="Arial" w:cs="Arial"/>
                <w:color w:val="000000" w:themeColor="text1"/>
                <w:sz w:val="20"/>
                <w:szCs w:val="16"/>
              </w:rPr>
              <w:t xml:space="preserve">Tipo de documento</w:t>
            </w:r>
            <w:r/>
          </w:p>
        </w:tc>
        <w:tc>
          <w:tcPr>
            <w:tcW w:w="158" w:type="pct"/>
            <w:textDirection w:val="lrTb"/>
            <w:noWrap w:val="false"/>
          </w:tcPr>
          <w:p>
            <w:pPr>
              <w:ind w:left="-133" w:right="-220" w:hanging="133"/>
              <w:jc w:val="center"/>
              <w:spacing w:lineRule="auto" w:line="360"/>
              <w:rPr>
                <w:rFonts w:ascii="Arial" w:hAnsi="Arial" w:cs="Arial"/>
                <w:sz w:val="32"/>
              </w:rPr>
            </w:pPr>
            <w:r>
              <w:rPr>
                <w:rFonts w:ascii="Arial" w:hAnsi="Arial" w:cs="Arial"/>
                <w:color w:val="000000" w:themeColor="text1"/>
                <w:sz w:val="20"/>
                <w:szCs w:val="16"/>
              </w:rPr>
              <w:t xml:space="preserve">X</w:t>
            </w:r>
            <w:r/>
          </w:p>
        </w:tc>
        <w:tc>
          <w:tcPr>
            <w:tcW w:w="152" w:type="pct"/>
            <w:textDirection w:val="lrTb"/>
            <w:noWrap w:val="false"/>
          </w:tcPr>
          <w:p>
            <w:pPr>
              <w:spacing w:lineRule="auto" w:line="360"/>
              <w:rPr>
                <w:rFonts w:ascii="Arial" w:hAnsi="Arial" w:cs="Arial"/>
                <w:sz w:val="32"/>
              </w:rPr>
            </w:pPr>
            <w:r>
              <w:rPr>
                <w:rFonts w:ascii="Arial" w:hAnsi="Arial" w:cs="Arial"/>
                <w:sz w:val="32"/>
              </w:rPr>
            </w:r>
            <w:r/>
          </w:p>
        </w:tc>
        <w:tc>
          <w:tcPr>
            <w:tcW w:w="161" w:type="pct"/>
            <w:textDirection w:val="lrTb"/>
            <w:noWrap w:val="false"/>
          </w:tcPr>
          <w:p>
            <w:pPr>
              <w:spacing w:lineRule="auto" w:line="360"/>
              <w:rPr>
                <w:rFonts w:ascii="Arial" w:hAnsi="Arial" w:cs="Arial"/>
                <w:sz w:val="32"/>
              </w:rPr>
            </w:pPr>
            <w:r>
              <w:rPr>
                <w:rFonts w:ascii="Arial" w:hAnsi="Arial" w:cs="Arial"/>
                <w:color w:val="000000" w:themeColor="text1"/>
                <w:sz w:val="20"/>
                <w:szCs w:val="16"/>
              </w:rPr>
              <w:t xml:space="preserve">X</w:t>
            </w:r>
            <w:r/>
          </w:p>
        </w:tc>
        <w:tc>
          <w:tcPr>
            <w:tcW w:w="185" w:type="pct"/>
            <w:textDirection w:val="lrTb"/>
            <w:noWrap w:val="false"/>
          </w:tcPr>
          <w:p>
            <w:pPr>
              <w:spacing w:lineRule="auto" w:line="360"/>
              <w:rPr>
                <w:rFonts w:ascii="Arial" w:hAnsi="Arial" w:cs="Arial"/>
                <w:sz w:val="32"/>
              </w:rPr>
            </w:pPr>
            <w:r>
              <w:rPr>
                <w:rFonts w:ascii="Arial" w:hAnsi="Arial" w:cs="Arial"/>
                <w:sz w:val="32"/>
              </w:rPr>
            </w:r>
            <w:r/>
          </w:p>
        </w:tc>
        <w:tc>
          <w:tcPr>
            <w:gridSpan w:val="2"/>
            <w:tcW w:w="2326" w:type="pct"/>
            <w:textDirection w:val="lrTb"/>
            <w:noWrap w:val="false"/>
          </w:tcPr>
          <w:p>
            <w:pPr>
              <w:rPr>
                <w:rFonts w:ascii="Arial" w:hAnsi="Arial" w:cs="Arial"/>
                <w:sz w:val="32"/>
              </w:rPr>
            </w:pPr>
            <w:r>
              <w:rPr>
                <w:rFonts w:ascii="Arial" w:hAnsi="Arial" w:cs="Arial"/>
                <w:sz w:val="20"/>
                <w:szCs w:val="16"/>
              </w:rPr>
              <w:t xml:space="preserve">Tipo do documento a ser enviado</w:t>
            </w:r>
            <w:r/>
          </w:p>
        </w:tc>
        <w:tc>
          <w:tcPr>
            <w:tcW w:w="756" w:type="pct"/>
            <w:textDirection w:val="lrTb"/>
            <w:noWrap w:val="false"/>
          </w:tcPr>
          <w:p>
            <w:pPr>
              <w:spacing w:lineRule="auto" w:line="360"/>
              <w:rPr>
                <w:rFonts w:ascii="Arial" w:hAnsi="Arial" w:cs="Arial"/>
                <w:sz w:val="32"/>
              </w:rPr>
            </w:pPr>
            <w:r>
              <w:rPr>
                <w:rFonts w:ascii="Arial" w:hAnsi="Arial" w:cs="Arial"/>
                <w:sz w:val="20"/>
                <w:szCs w:val="16"/>
              </w:rPr>
              <w:t xml:space="preserve">PDF, </w:t>
            </w:r>
            <w:r>
              <w:rPr>
                <w:rFonts w:ascii="Arial" w:hAnsi="Arial" w:cs="Arial"/>
                <w:sz w:val="20"/>
                <w:szCs w:val="16"/>
              </w:rPr>
              <w:t xml:space="preserve">doc</w:t>
            </w:r>
            <w:r>
              <w:rPr>
                <w:rFonts w:ascii="Arial" w:hAnsi="Arial" w:cs="Arial"/>
                <w:sz w:val="20"/>
                <w:szCs w:val="16"/>
              </w:rPr>
              <w:t xml:space="preserve">, </w:t>
            </w:r>
            <w:r>
              <w:rPr>
                <w:rFonts w:ascii="Arial" w:hAnsi="Arial" w:cs="Arial"/>
                <w:sz w:val="20"/>
                <w:szCs w:val="16"/>
              </w:rPr>
              <w:t xml:space="preserve">docx</w:t>
            </w:r>
            <w:r>
              <w:rPr>
                <w:rFonts w:ascii="Arial" w:hAnsi="Arial" w:cs="Arial"/>
                <w:sz w:val="20"/>
                <w:szCs w:val="16"/>
              </w:rPr>
              <w:t xml:space="preserve">, </w:t>
            </w:r>
            <w:r>
              <w:rPr>
                <w:rFonts w:ascii="Arial" w:hAnsi="Arial" w:cs="Arial"/>
                <w:sz w:val="20"/>
                <w:szCs w:val="16"/>
              </w:rPr>
              <w:t xml:space="preserve">odt</w:t>
            </w:r>
            <w:r>
              <w:rPr>
                <w:rFonts w:ascii="Arial" w:hAnsi="Arial" w:cs="Arial"/>
                <w:sz w:val="20"/>
                <w:szCs w:val="16"/>
              </w:rPr>
              <w:t xml:space="preserve"> e etc.</w:t>
            </w:r>
            <w:r/>
          </w:p>
        </w:tc>
        <w:tc>
          <w:tcPr>
            <w:tcW w:w="423" w:type="pct"/>
            <w:textDirection w:val="lrTb"/>
            <w:noWrap w:val="false"/>
          </w:tcPr>
          <w:p>
            <w:pPr>
              <w:keepNext/>
              <w:spacing w:lineRule="auto" w:line="360"/>
              <w:rPr>
                <w:rFonts w:ascii="Arial" w:hAnsi="Arial" w:cs="Arial"/>
                <w:sz w:val="32"/>
              </w:rPr>
            </w:pPr>
            <w:r>
              <w:rPr>
                <w:rFonts w:ascii="Arial" w:hAnsi="Arial" w:cs="Arial"/>
                <w:sz w:val="20"/>
                <w:szCs w:val="16"/>
              </w:rPr>
              <w:t xml:space="preserve">C</w:t>
            </w:r>
            <w:r/>
          </w:p>
        </w:tc>
      </w:tr>
    </w:tbl>
    <w:p>
      <w:pPr>
        <w:pStyle w:val="236"/>
      </w:pPr>
      <w:r/>
      <w:bookmarkStart w:id="285" w:name="_Toc515021225"/>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40</w:t>
      </w:r>
      <w:r>
        <w:rPr>
          <w:rFonts w:ascii="Arial" w:hAnsi="Arial" w:cs="Arial"/>
          <w:color w:val="auto"/>
          <w:sz w:val="20"/>
        </w:rPr>
        <w:fldChar w:fldCharType="end"/>
      </w:r>
      <w:r>
        <w:rPr>
          <w:rFonts w:ascii="Arial" w:hAnsi="Arial" w:cs="Arial"/>
          <w:color w:val="auto"/>
          <w:sz w:val="20"/>
        </w:rPr>
        <w:t xml:space="preserve">-Requisito de dados 10</w:t>
      </w:r>
      <w:bookmarkEnd w:id="285"/>
      <w:r/>
      <w:r/>
    </w:p>
    <w:tbl>
      <w:tblPr>
        <w:tblW w:w="5000" w:type="pct"/>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509"/>
        <w:gridCol w:w="275"/>
        <w:gridCol w:w="264"/>
        <w:gridCol w:w="350"/>
        <w:gridCol w:w="350"/>
        <w:gridCol w:w="2745"/>
        <w:gridCol w:w="1451"/>
        <w:gridCol w:w="1360"/>
        <w:gridCol w:w="757"/>
      </w:tblGrid>
      <w:tr>
        <w:trPr>
          <w:trHeight w:val="341"/>
          <w:tblHeader/>
        </w:trPr>
        <w:tc>
          <w:tcPr>
            <w:gridSpan w:val="6"/>
            <w:shd w:val="clear" w:color="auto" w:fill="CCCCCC"/>
            <w:tcW w:w="3015" w:type="pct"/>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Identificador</w:t>
            </w:r>
            <w:r/>
          </w:p>
        </w:tc>
        <w:tc>
          <w:tcPr>
            <w:gridSpan w:val="3"/>
            <w:shd w:val="clear" w:color="auto" w:fill="CCCCCC"/>
            <w:tcW w:w="1985" w:type="pct"/>
            <w:vAlign w:val="center"/>
            <w:textDirection w:val="lrTb"/>
            <w:noWrap w:val="false"/>
          </w:tcPr>
          <w:p>
            <w:pPr>
              <w:spacing w:lineRule="auto" w:line="360"/>
              <w:rPr>
                <w:rFonts w:ascii="Arial" w:hAnsi="Arial" w:cs="Arial"/>
                <w:sz w:val="32"/>
              </w:rPr>
            </w:pPr>
            <w:r>
              <w:rPr>
                <w:rFonts w:ascii="Arial" w:hAnsi="Arial" w:cs="Arial"/>
                <w:b/>
                <w:sz w:val="20"/>
                <w:szCs w:val="16"/>
              </w:rPr>
              <w:t xml:space="preserve">Requisito Funcional</w:t>
            </w:r>
            <w:r/>
          </w:p>
        </w:tc>
      </w:tr>
      <w:tr>
        <w:trPr>
          <w:trHeight w:val="341"/>
          <w:tblHeader/>
        </w:trPr>
        <w:tc>
          <w:tcPr>
            <w:gridSpan w:val="6"/>
            <w:shd w:val="clear" w:color="auto" w:fill="FFFFFF"/>
            <w:tcW w:w="3015" w:type="pct"/>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[RD 11] </w:t>
            </w:r>
            <w:r>
              <w:rPr>
                <w:rFonts w:ascii="Arial" w:hAnsi="Arial" w:cs="Arial"/>
                <w:b/>
                <w:sz w:val="20"/>
                <w:szCs w:val="16"/>
              </w:rPr>
              <w:noBreakHyphen/>
              <w:t xml:space="preserve"> Dados do simulado</w:t>
            </w:r>
            <w:r/>
          </w:p>
        </w:tc>
        <w:tc>
          <w:tcPr>
            <w:gridSpan w:val="3"/>
            <w:shd w:val="clear" w:color="auto" w:fill="FFFFFF"/>
            <w:tcW w:w="1985" w:type="pct"/>
            <w:vAlign w:val="center"/>
            <w:textDirection w:val="lrTb"/>
            <w:noWrap w:val="false"/>
          </w:tcPr>
          <w:p>
            <w:pPr>
              <w:spacing w:lineRule="auto" w:line="360"/>
              <w:rPr>
                <w:rFonts w:ascii="Arial" w:hAnsi="Arial" w:cs="Arial"/>
                <w:sz w:val="32"/>
              </w:rPr>
            </w:pPr>
            <w:r>
              <w:rPr>
                <w:rFonts w:ascii="Arial" w:hAnsi="Arial" w:cs="Arial"/>
                <w:b/>
                <w:sz w:val="20"/>
                <w:szCs w:val="16"/>
              </w:rPr>
              <w:t xml:space="preserve">[RF10 </w:t>
            </w:r>
            <w:r>
              <w:rPr>
                <w:rFonts w:ascii="Arial" w:hAnsi="Arial" w:cs="Arial"/>
                <w:b/>
                <w:sz w:val="20"/>
                <w:szCs w:val="16"/>
              </w:rPr>
              <w:noBreakHyphen/>
              <w:t xml:space="preserve"> O sistema deve permitir </w:t>
            </w:r>
            <w:r>
              <w:rPr>
                <w:rFonts w:ascii="Arial" w:hAnsi="Arial" w:cs="Arial"/>
                <w:b/>
                <w:sz w:val="20"/>
                <w:szCs w:val="16"/>
              </w:rPr>
              <w:t xml:space="preserve">a  realização</w:t>
            </w:r>
            <w:r>
              <w:rPr>
                <w:rFonts w:ascii="Arial" w:hAnsi="Arial" w:cs="Arial"/>
                <w:b/>
                <w:sz w:val="20"/>
                <w:szCs w:val="16"/>
              </w:rPr>
              <w:t xml:space="preserve"> de simulado</w:t>
            </w:r>
            <w:r>
              <w:rPr>
                <w:rFonts w:ascii="Arial" w:hAnsi="Arial" w:cs="Arial"/>
                <w:b/>
                <w:sz w:val="20"/>
                <w:szCs w:val="16"/>
              </w:rPr>
              <w:t xml:space="preserve">, RF27-</w:t>
            </w:r>
            <w:r>
              <w:rPr>
                <w:rFonts w:ascii="Arial" w:hAnsi="Arial" w:cs="Arial" w:eastAsia="Arial"/>
                <w:b/>
                <w:sz w:val="20"/>
              </w:rPr>
              <w:t xml:space="preserve">O sistema deve armazenar as respostas dos clientes após cada simulado feito</w:t>
            </w:r>
            <w:r>
              <w:rPr>
                <w:rFonts w:ascii="Arial" w:hAnsi="Arial" w:cs="Arial" w:eastAsia="Arial"/>
                <w:b/>
                <w:sz w:val="20"/>
              </w:rPr>
              <w:t xml:space="preserve">, RF28-</w:t>
            </w:r>
            <w:r>
              <w:rPr>
                <w:rFonts w:ascii="Arial" w:hAnsi="Arial" w:cs="Arial" w:eastAsia="Arial"/>
                <w:b/>
                <w:sz w:val="20"/>
              </w:rPr>
              <w:t xml:space="preserve">O sistema deve gerar um gráfico de desempenho geral dos alunos no simulado.</w:t>
            </w:r>
            <w:r>
              <w:rPr>
                <w:rFonts w:ascii="Arial" w:hAnsi="Arial" w:cs="Arial" w:eastAsia="Arial"/>
                <w:b/>
                <w:sz w:val="20"/>
              </w:rPr>
              <w:t xml:space="preserve"> </w:t>
            </w:r>
            <w:r>
              <w:rPr>
                <w:rFonts w:ascii="Arial" w:hAnsi="Arial" w:cs="Arial"/>
                <w:b/>
                <w:sz w:val="20"/>
                <w:szCs w:val="16"/>
              </w:rPr>
              <w:t xml:space="preserve">]</w:t>
            </w:r>
            <w:r/>
          </w:p>
        </w:tc>
      </w:tr>
      <w:tr>
        <w:trPr>
          <w:trHeight w:val="341"/>
          <w:tblHeader/>
        </w:trPr>
        <w:tc>
          <w:tcPr>
            <w:shd w:val="clear" w:color="auto" w:fill="CCCCCC"/>
            <w:tcW w:w="839" w:type="pct"/>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Nome</w:t>
            </w:r>
            <w:r/>
          </w:p>
        </w:tc>
        <w:tc>
          <w:tcPr>
            <w:shd w:val="clear" w:color="auto" w:fill="CCCCCC"/>
            <w:tcW w:w="158" w:type="pct"/>
            <w:vAlign w:val="center"/>
            <w:textDirection w:val="lrTb"/>
            <w:noWrap w:val="false"/>
          </w:tcPr>
          <w:p>
            <w:pPr>
              <w:ind w:left="-133" w:right="-102"/>
              <w:jc w:val="center"/>
              <w:spacing w:lineRule="auto" w:line="360"/>
              <w:rPr>
                <w:rFonts w:ascii="Arial" w:hAnsi="Arial" w:cs="Arial"/>
                <w:sz w:val="32"/>
              </w:rPr>
            </w:pPr>
            <w:r>
              <w:rPr>
                <w:rFonts w:ascii="Arial" w:hAnsi="Arial" w:cs="Arial"/>
                <w:b/>
                <w:sz w:val="20"/>
                <w:szCs w:val="16"/>
              </w:rPr>
              <w:t xml:space="preserve">O</w:t>
            </w:r>
            <w:r/>
          </w:p>
        </w:tc>
        <w:tc>
          <w:tcPr>
            <w:shd w:val="clear" w:color="auto" w:fill="CCCCCC"/>
            <w:tcW w:w="152" w:type="pct"/>
            <w:vAlign w:val="center"/>
            <w:textDirection w:val="lrTb"/>
            <w:noWrap w:val="false"/>
          </w:tcPr>
          <w:p>
            <w:pPr>
              <w:ind w:left="-184" w:right="-96"/>
              <w:jc w:val="center"/>
              <w:spacing w:lineRule="auto" w:line="360"/>
              <w:rPr>
                <w:rFonts w:ascii="Arial" w:hAnsi="Arial" w:cs="Arial"/>
                <w:sz w:val="32"/>
              </w:rPr>
            </w:pPr>
            <w:r>
              <w:rPr>
                <w:rFonts w:ascii="Arial" w:hAnsi="Arial" w:cs="Arial"/>
                <w:b/>
                <w:sz w:val="20"/>
                <w:szCs w:val="16"/>
              </w:rPr>
              <w:t xml:space="preserve">E</w:t>
            </w:r>
            <w:r/>
          </w:p>
        </w:tc>
        <w:tc>
          <w:tcPr>
            <w:shd w:val="clear" w:color="auto" w:fill="CCCCCC"/>
            <w:tcW w:w="161" w:type="pct"/>
            <w:vAlign w:val="center"/>
            <w:textDirection w:val="lrTb"/>
            <w:noWrap w:val="false"/>
          </w:tcPr>
          <w:p>
            <w:pPr>
              <w:ind w:left="-171" w:right="-96"/>
              <w:jc w:val="center"/>
              <w:spacing w:lineRule="auto" w:line="360"/>
              <w:rPr>
                <w:rFonts w:ascii="Arial" w:hAnsi="Arial" w:cs="Arial"/>
                <w:sz w:val="32"/>
              </w:rPr>
            </w:pPr>
            <w:r>
              <w:rPr>
                <w:rFonts w:ascii="Arial" w:hAnsi="Arial" w:cs="Arial"/>
                <w:b/>
                <w:sz w:val="20"/>
                <w:szCs w:val="16"/>
              </w:rPr>
              <w:t xml:space="preserve">S</w:t>
            </w:r>
            <w:r/>
          </w:p>
        </w:tc>
        <w:tc>
          <w:tcPr>
            <w:shd w:val="clear" w:color="auto" w:fill="CCCCCC"/>
            <w:tcW w:w="185" w:type="pct"/>
            <w:vAlign w:val="center"/>
            <w:textDirection w:val="lrTb"/>
            <w:noWrap w:val="false"/>
          </w:tcPr>
          <w:p>
            <w:pPr>
              <w:ind w:right="-96"/>
              <w:spacing w:lineRule="auto" w:line="360"/>
              <w:rPr>
                <w:rFonts w:ascii="Arial" w:hAnsi="Arial" w:cs="Arial"/>
                <w:sz w:val="32"/>
              </w:rPr>
            </w:pPr>
            <w:r>
              <w:rPr>
                <w:rFonts w:ascii="Arial" w:hAnsi="Arial" w:cs="Arial"/>
                <w:b/>
                <w:sz w:val="20"/>
                <w:szCs w:val="16"/>
              </w:rPr>
              <w:t xml:space="preserve">L</w:t>
            </w:r>
            <w:r/>
          </w:p>
        </w:tc>
        <w:tc>
          <w:tcPr>
            <w:gridSpan w:val="2"/>
            <w:shd w:val="clear" w:color="auto" w:fill="CCCCCC"/>
            <w:tcW w:w="2326" w:type="pct"/>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Descrição</w:t>
            </w:r>
            <w:r/>
          </w:p>
        </w:tc>
        <w:tc>
          <w:tcPr>
            <w:shd w:val="clear" w:color="auto" w:fill="CCCCCC"/>
            <w:tcW w:w="756" w:type="pct"/>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Exemplo</w:t>
            </w:r>
            <w:r/>
          </w:p>
        </w:tc>
        <w:tc>
          <w:tcPr>
            <w:shd w:val="clear" w:color="auto" w:fill="CCCCCC"/>
            <w:tcW w:w="423" w:type="pct"/>
            <w:textDirection w:val="lrTb"/>
            <w:noWrap w:val="false"/>
          </w:tcPr>
          <w:p>
            <w:pPr>
              <w:jc w:val="center"/>
              <w:spacing w:lineRule="auto" w:line="360"/>
              <w:rPr>
                <w:rFonts w:ascii="Arial" w:hAnsi="Arial" w:cs="Arial"/>
                <w:sz w:val="32"/>
              </w:rPr>
            </w:pPr>
            <w:r>
              <w:rPr>
                <w:rFonts w:ascii="Arial" w:hAnsi="Arial" w:cs="Arial"/>
                <w:b/>
                <w:sz w:val="20"/>
                <w:szCs w:val="16"/>
              </w:rPr>
              <w:t xml:space="preserve">Tipo</w:t>
            </w:r>
            <w:r/>
          </w:p>
        </w:tc>
      </w:tr>
      <w:tr>
        <w:trPr/>
        <w:tc>
          <w:tcPr>
            <w:tcW w:w="839" w:type="pct"/>
            <w:textDirection w:val="lrTb"/>
            <w:noWrap w:val="false"/>
          </w:tcPr>
          <w:p>
            <w:pPr>
              <w:spacing w:lineRule="auto" w:line="360"/>
              <w:rPr>
                <w:rFonts w:ascii="Arial" w:hAnsi="Arial" w:cs="Arial"/>
                <w:sz w:val="32"/>
              </w:rPr>
            </w:pPr>
            <w:r>
              <w:rPr>
                <w:rFonts w:ascii="Arial" w:hAnsi="Arial" w:cs="Arial"/>
                <w:sz w:val="20"/>
                <w:szCs w:val="16"/>
              </w:rPr>
              <w:t xml:space="preserve">Questão</w:t>
            </w:r>
            <w:r/>
          </w:p>
        </w:tc>
        <w:tc>
          <w:tcPr>
            <w:tcW w:w="158" w:type="pct"/>
            <w:textDirection w:val="lrTb"/>
            <w:noWrap w:val="false"/>
          </w:tcPr>
          <w:p>
            <w:pPr>
              <w:ind w:left="-133" w:right="-220" w:hanging="133"/>
              <w:jc w:val="center"/>
              <w:spacing w:lineRule="auto" w:line="360"/>
              <w:rPr>
                <w:rFonts w:ascii="Arial" w:hAnsi="Arial" w:cs="Arial"/>
                <w:sz w:val="32"/>
              </w:rPr>
            </w:pPr>
            <w:r>
              <w:rPr>
                <w:rFonts w:ascii="Arial" w:hAnsi="Arial" w:cs="Arial"/>
                <w:sz w:val="20"/>
                <w:szCs w:val="16"/>
              </w:rPr>
              <w:t xml:space="preserve">X</w:t>
            </w:r>
            <w:r/>
          </w:p>
        </w:tc>
        <w:tc>
          <w:tcPr>
            <w:tcW w:w="152" w:type="pct"/>
            <w:textDirection w:val="lrTb"/>
            <w:noWrap w:val="false"/>
          </w:tcPr>
          <w:p>
            <w:pPr>
              <w:spacing w:lineRule="auto" w:line="360"/>
              <w:rPr>
                <w:rFonts w:ascii="Arial" w:hAnsi="Arial" w:cs="Arial"/>
                <w:sz w:val="32"/>
              </w:rPr>
            </w:pPr>
            <w:r>
              <w:rPr>
                <w:rFonts w:ascii="Arial" w:hAnsi="Arial" w:cs="Arial"/>
                <w:sz w:val="32"/>
              </w:rPr>
            </w:r>
            <w:r/>
          </w:p>
        </w:tc>
        <w:tc>
          <w:tcPr>
            <w:tcW w:w="161" w:type="pct"/>
            <w:textDirection w:val="lrTb"/>
            <w:noWrap w:val="false"/>
          </w:tcPr>
          <w:p>
            <w:pPr>
              <w:spacing w:lineRule="auto" w:line="360"/>
              <w:rPr>
                <w:rFonts w:ascii="Arial" w:hAnsi="Arial" w:cs="Arial"/>
                <w:sz w:val="32"/>
              </w:rPr>
            </w:pPr>
            <w:r>
              <w:rPr>
                <w:rFonts w:ascii="Arial" w:hAnsi="Arial" w:cs="Arial"/>
                <w:sz w:val="20"/>
                <w:szCs w:val="16"/>
              </w:rPr>
              <w:t xml:space="preserve">X</w:t>
            </w:r>
            <w:r/>
          </w:p>
        </w:tc>
        <w:tc>
          <w:tcPr>
            <w:tcW w:w="185" w:type="pct"/>
            <w:textDirection w:val="lrTb"/>
            <w:noWrap w:val="false"/>
          </w:tcPr>
          <w:p>
            <w:pPr>
              <w:spacing w:lineRule="auto" w:line="360"/>
              <w:rPr>
                <w:rFonts w:ascii="Arial" w:hAnsi="Arial" w:cs="Arial"/>
                <w:sz w:val="32"/>
              </w:rPr>
            </w:pPr>
            <w:r>
              <w:rPr>
                <w:rFonts w:ascii="Arial" w:hAnsi="Arial" w:cs="Arial"/>
                <w:sz w:val="32"/>
              </w:rPr>
            </w:r>
            <w:r/>
          </w:p>
        </w:tc>
        <w:tc>
          <w:tcPr>
            <w:gridSpan w:val="2"/>
            <w:tcW w:w="2326" w:type="pct"/>
            <w:textDirection w:val="lrTb"/>
            <w:noWrap w:val="false"/>
          </w:tcPr>
          <w:p>
            <w:pPr>
              <w:rPr>
                <w:rFonts w:ascii="Arial" w:hAnsi="Arial" w:cs="Arial"/>
                <w:sz w:val="32"/>
              </w:rPr>
            </w:pPr>
            <w:r>
              <w:rPr>
                <w:rFonts w:ascii="Arial" w:hAnsi="Arial" w:cs="Arial"/>
                <w:sz w:val="20"/>
                <w:szCs w:val="16"/>
              </w:rPr>
              <w:t xml:space="preserve">A questão referente ao simulado</w:t>
            </w:r>
            <w:r/>
          </w:p>
        </w:tc>
        <w:tc>
          <w:tcPr>
            <w:tcW w:w="756" w:type="pct"/>
            <w:textDirection w:val="lrTb"/>
            <w:noWrap w:val="false"/>
          </w:tcPr>
          <w:p>
            <w:pPr>
              <w:spacing w:lineRule="auto" w:line="360"/>
              <w:rPr>
                <w:rFonts w:ascii="Arial" w:hAnsi="Arial" w:cs="Arial"/>
                <w:sz w:val="32"/>
              </w:rPr>
            </w:pPr>
            <w:r>
              <w:rPr>
                <w:rFonts w:ascii="Arial" w:hAnsi="Arial" w:cs="Arial"/>
                <w:sz w:val="20"/>
                <w:szCs w:val="16"/>
              </w:rPr>
              <w:t xml:space="preserve">Questão 1... </w:t>
            </w:r>
            <w:r/>
          </w:p>
        </w:tc>
        <w:tc>
          <w:tcPr>
            <w:tcW w:w="423" w:type="pct"/>
            <w:textDirection w:val="lrTb"/>
            <w:noWrap w:val="false"/>
          </w:tcPr>
          <w:p>
            <w:pPr>
              <w:spacing w:lineRule="auto" w:line="360"/>
              <w:rPr>
                <w:rFonts w:ascii="Arial" w:hAnsi="Arial" w:cs="Arial"/>
                <w:sz w:val="32"/>
              </w:rPr>
            </w:pPr>
            <w:r>
              <w:rPr>
                <w:rFonts w:ascii="Arial" w:hAnsi="Arial" w:cs="Arial"/>
                <w:sz w:val="20"/>
                <w:szCs w:val="16"/>
              </w:rPr>
              <w:t xml:space="preserve">A</w:t>
            </w:r>
            <w:r/>
          </w:p>
        </w:tc>
      </w:tr>
      <w:tr>
        <w:trPr/>
        <w:tc>
          <w:tcPr>
            <w:tcW w:w="839" w:type="pct"/>
            <w:textDirection w:val="lrTb"/>
            <w:noWrap w:val="false"/>
          </w:tcPr>
          <w:p>
            <w:pPr>
              <w:spacing w:lineRule="auto" w:line="360"/>
              <w:rPr>
                <w:rFonts w:ascii="Arial" w:hAnsi="Arial" w:cs="Arial"/>
                <w:sz w:val="32"/>
              </w:rPr>
            </w:pPr>
            <w:r>
              <w:rPr>
                <w:rFonts w:ascii="Arial" w:hAnsi="Arial" w:cs="Arial"/>
                <w:sz w:val="20"/>
                <w:szCs w:val="16"/>
              </w:rPr>
              <w:t xml:space="preserve">Número da questão</w:t>
            </w:r>
            <w:r/>
          </w:p>
        </w:tc>
        <w:tc>
          <w:tcPr>
            <w:tcW w:w="158" w:type="pct"/>
            <w:textDirection w:val="lrTb"/>
            <w:noWrap w:val="false"/>
          </w:tcPr>
          <w:p>
            <w:pPr>
              <w:ind w:left="-133" w:right="-220" w:hanging="133"/>
              <w:jc w:val="center"/>
              <w:spacing w:lineRule="auto" w:line="360"/>
              <w:rPr>
                <w:rFonts w:ascii="Arial" w:hAnsi="Arial" w:cs="Arial"/>
                <w:sz w:val="32"/>
              </w:rPr>
            </w:pPr>
            <w:r>
              <w:rPr>
                <w:rFonts w:ascii="Arial" w:hAnsi="Arial" w:cs="Arial"/>
                <w:sz w:val="32"/>
              </w:rPr>
            </w:r>
            <w:r/>
          </w:p>
        </w:tc>
        <w:tc>
          <w:tcPr>
            <w:tcW w:w="152" w:type="pct"/>
            <w:textDirection w:val="lrTb"/>
            <w:noWrap w:val="false"/>
          </w:tcPr>
          <w:p>
            <w:pPr>
              <w:spacing w:lineRule="auto" w:line="360"/>
              <w:rPr>
                <w:rFonts w:ascii="Arial" w:hAnsi="Arial" w:cs="Arial"/>
                <w:sz w:val="32"/>
              </w:rPr>
            </w:pPr>
            <w:r>
              <w:rPr>
                <w:rFonts w:ascii="Arial" w:hAnsi="Arial" w:cs="Arial"/>
                <w:sz w:val="32"/>
              </w:rPr>
            </w:r>
            <w:r/>
          </w:p>
        </w:tc>
        <w:tc>
          <w:tcPr>
            <w:tcW w:w="161" w:type="pct"/>
            <w:textDirection w:val="lrTb"/>
            <w:noWrap w:val="false"/>
          </w:tcPr>
          <w:p>
            <w:pPr>
              <w:spacing w:lineRule="auto" w:line="360"/>
              <w:rPr>
                <w:rFonts w:ascii="Arial" w:hAnsi="Arial" w:cs="Arial"/>
                <w:sz w:val="32"/>
              </w:rPr>
            </w:pPr>
            <w:r>
              <w:rPr>
                <w:rFonts w:ascii="Arial" w:hAnsi="Arial" w:cs="Arial"/>
                <w:sz w:val="32"/>
              </w:rPr>
            </w:r>
            <w:r/>
          </w:p>
        </w:tc>
        <w:tc>
          <w:tcPr>
            <w:tcW w:w="185" w:type="pct"/>
            <w:textDirection w:val="lrTb"/>
            <w:noWrap w:val="false"/>
          </w:tcPr>
          <w:p>
            <w:pPr>
              <w:spacing w:lineRule="auto" w:line="360"/>
              <w:rPr>
                <w:rFonts w:ascii="Arial" w:hAnsi="Arial" w:cs="Arial"/>
                <w:sz w:val="32"/>
              </w:rPr>
            </w:pPr>
            <w:r>
              <w:rPr>
                <w:rFonts w:ascii="Arial" w:hAnsi="Arial" w:cs="Arial"/>
                <w:sz w:val="20"/>
                <w:szCs w:val="16"/>
              </w:rPr>
              <w:t xml:space="preserve">X</w:t>
            </w:r>
            <w:r/>
          </w:p>
        </w:tc>
        <w:tc>
          <w:tcPr>
            <w:gridSpan w:val="2"/>
            <w:tcW w:w="2326" w:type="pct"/>
            <w:textDirection w:val="lrTb"/>
            <w:noWrap w:val="false"/>
          </w:tcPr>
          <w:p>
            <w:pPr>
              <w:rPr>
                <w:rFonts w:ascii="Arial" w:hAnsi="Arial" w:cs="Arial"/>
                <w:sz w:val="32"/>
              </w:rPr>
            </w:pPr>
            <w:r>
              <w:rPr>
                <w:rFonts w:ascii="Arial" w:hAnsi="Arial" w:cs="Arial"/>
                <w:sz w:val="20"/>
                <w:szCs w:val="16"/>
              </w:rPr>
              <w:t xml:space="preserve">O número da questão</w:t>
            </w:r>
            <w:r/>
          </w:p>
        </w:tc>
        <w:tc>
          <w:tcPr>
            <w:tcW w:w="756" w:type="pct"/>
            <w:textDirection w:val="lrTb"/>
            <w:noWrap w:val="false"/>
          </w:tcPr>
          <w:p>
            <w:pPr>
              <w:spacing w:lineRule="auto" w:line="360"/>
              <w:rPr>
                <w:rFonts w:ascii="Arial" w:hAnsi="Arial" w:cs="Arial"/>
                <w:sz w:val="32"/>
              </w:rPr>
            </w:pPr>
            <w:r>
              <w:rPr>
                <w:rFonts w:ascii="Arial" w:hAnsi="Arial" w:cs="Arial"/>
                <w:sz w:val="20"/>
                <w:szCs w:val="16"/>
              </w:rPr>
              <w:t xml:space="preserve">1</w:t>
            </w:r>
            <w:r/>
          </w:p>
        </w:tc>
        <w:tc>
          <w:tcPr>
            <w:tcW w:w="423" w:type="pct"/>
            <w:textDirection w:val="lrTb"/>
            <w:noWrap w:val="false"/>
          </w:tcPr>
          <w:p>
            <w:pPr>
              <w:spacing w:lineRule="auto" w:line="360"/>
              <w:rPr>
                <w:rFonts w:ascii="Arial" w:hAnsi="Arial" w:cs="Arial"/>
                <w:sz w:val="32"/>
              </w:rPr>
            </w:pPr>
            <w:r>
              <w:rPr>
                <w:rFonts w:ascii="Arial" w:hAnsi="Arial" w:cs="Arial"/>
                <w:sz w:val="20"/>
                <w:szCs w:val="16"/>
              </w:rPr>
              <w:t xml:space="preserve">N</w:t>
            </w:r>
            <w:r/>
          </w:p>
        </w:tc>
      </w:tr>
      <w:tr>
        <w:trPr/>
        <w:tc>
          <w:tcPr>
            <w:tcW w:w="839" w:type="pct"/>
            <w:textDirection w:val="lrTb"/>
            <w:noWrap w:val="false"/>
          </w:tcPr>
          <w:p>
            <w:pPr>
              <w:spacing w:lineRule="auto" w:line="360"/>
              <w:rPr>
                <w:rFonts w:ascii="Arial" w:hAnsi="Arial" w:cs="Arial"/>
                <w:sz w:val="32"/>
              </w:rPr>
            </w:pPr>
            <w:r>
              <w:rPr>
                <w:rFonts w:ascii="Arial" w:hAnsi="Arial" w:cs="Arial"/>
                <w:sz w:val="20"/>
                <w:szCs w:val="16"/>
              </w:rPr>
              <w:t xml:space="preserve">Resposta correta</w:t>
            </w:r>
            <w:r/>
          </w:p>
        </w:tc>
        <w:tc>
          <w:tcPr>
            <w:tcW w:w="158" w:type="pct"/>
            <w:textDirection w:val="lrTb"/>
            <w:noWrap w:val="false"/>
          </w:tcPr>
          <w:p>
            <w:pPr>
              <w:ind w:left="-133" w:right="-220" w:hanging="133"/>
              <w:jc w:val="center"/>
              <w:spacing w:lineRule="auto" w:line="360"/>
              <w:rPr>
                <w:rFonts w:ascii="Arial" w:hAnsi="Arial" w:cs="Arial"/>
                <w:sz w:val="32"/>
              </w:rPr>
            </w:pPr>
            <w:r>
              <w:rPr>
                <w:rFonts w:ascii="Arial" w:hAnsi="Arial" w:cs="Arial"/>
                <w:sz w:val="32"/>
              </w:rPr>
            </w:r>
            <w:r/>
          </w:p>
        </w:tc>
        <w:tc>
          <w:tcPr>
            <w:tcW w:w="152" w:type="pct"/>
            <w:textDirection w:val="lrTb"/>
            <w:noWrap w:val="false"/>
          </w:tcPr>
          <w:p>
            <w:pPr>
              <w:spacing w:lineRule="auto" w:line="360"/>
              <w:rPr>
                <w:rFonts w:ascii="Arial" w:hAnsi="Arial" w:cs="Arial"/>
                <w:sz w:val="32"/>
              </w:rPr>
            </w:pPr>
            <w:r>
              <w:rPr>
                <w:rFonts w:ascii="Arial" w:hAnsi="Arial" w:cs="Arial"/>
                <w:sz w:val="32"/>
              </w:rPr>
            </w:r>
            <w:r/>
          </w:p>
        </w:tc>
        <w:tc>
          <w:tcPr>
            <w:tcW w:w="161" w:type="pct"/>
            <w:textDirection w:val="lrTb"/>
            <w:noWrap w:val="false"/>
          </w:tcPr>
          <w:p>
            <w:pPr>
              <w:spacing w:lineRule="auto" w:line="360"/>
              <w:rPr>
                <w:rFonts w:ascii="Arial" w:hAnsi="Arial" w:cs="Arial"/>
                <w:sz w:val="32"/>
              </w:rPr>
            </w:pPr>
            <w:r>
              <w:rPr>
                <w:rFonts w:ascii="Arial" w:hAnsi="Arial" w:cs="Arial"/>
                <w:sz w:val="32"/>
              </w:rPr>
            </w:r>
            <w:r/>
          </w:p>
        </w:tc>
        <w:tc>
          <w:tcPr>
            <w:tcW w:w="185" w:type="pct"/>
            <w:textDirection w:val="lrTb"/>
            <w:noWrap w:val="false"/>
          </w:tcPr>
          <w:p>
            <w:pPr>
              <w:spacing w:lineRule="auto" w:line="360"/>
              <w:rPr>
                <w:rFonts w:ascii="Arial" w:hAnsi="Arial" w:cs="Arial"/>
                <w:sz w:val="32"/>
              </w:rPr>
            </w:pPr>
            <w:r>
              <w:rPr>
                <w:rFonts w:ascii="Arial" w:hAnsi="Arial" w:cs="Arial"/>
                <w:sz w:val="20"/>
                <w:szCs w:val="16"/>
              </w:rPr>
              <w:t xml:space="preserve">X</w:t>
            </w:r>
            <w:r/>
          </w:p>
        </w:tc>
        <w:tc>
          <w:tcPr>
            <w:gridSpan w:val="2"/>
            <w:tcW w:w="2326" w:type="pct"/>
            <w:textDirection w:val="lrTb"/>
            <w:noWrap w:val="false"/>
          </w:tcPr>
          <w:p>
            <w:pPr>
              <w:rPr>
                <w:rFonts w:ascii="Arial" w:hAnsi="Arial" w:cs="Arial"/>
                <w:sz w:val="32"/>
              </w:rPr>
            </w:pPr>
            <w:r>
              <w:rPr>
                <w:rFonts w:ascii="Arial" w:hAnsi="Arial" w:cs="Arial"/>
                <w:sz w:val="20"/>
                <w:szCs w:val="16"/>
              </w:rPr>
              <w:t xml:space="preserve">A resposta correta da questão</w:t>
            </w:r>
            <w:r/>
          </w:p>
        </w:tc>
        <w:tc>
          <w:tcPr>
            <w:tcW w:w="756" w:type="pct"/>
            <w:textDirection w:val="lrTb"/>
            <w:noWrap w:val="false"/>
          </w:tcPr>
          <w:p>
            <w:pPr>
              <w:spacing w:lineRule="auto" w:line="360"/>
              <w:rPr>
                <w:rFonts w:ascii="Arial" w:hAnsi="Arial" w:cs="Arial"/>
                <w:sz w:val="32"/>
              </w:rPr>
            </w:pPr>
            <w:r>
              <w:rPr>
                <w:rFonts w:ascii="Arial" w:hAnsi="Arial" w:cs="Arial"/>
                <w:sz w:val="20"/>
                <w:szCs w:val="16"/>
              </w:rPr>
              <w:t xml:space="preserve">1</w:t>
            </w:r>
            <w:r/>
          </w:p>
        </w:tc>
        <w:tc>
          <w:tcPr>
            <w:tcW w:w="423" w:type="pct"/>
            <w:textDirection w:val="lrTb"/>
            <w:noWrap w:val="false"/>
          </w:tcPr>
          <w:p>
            <w:pPr>
              <w:keepNext/>
              <w:spacing w:lineRule="auto" w:line="360"/>
              <w:rPr>
                <w:rFonts w:ascii="Arial" w:hAnsi="Arial" w:cs="Arial"/>
                <w:sz w:val="32"/>
              </w:rPr>
            </w:pPr>
            <w:r>
              <w:rPr>
                <w:rFonts w:ascii="Arial" w:hAnsi="Arial" w:cs="Arial"/>
                <w:sz w:val="20"/>
                <w:szCs w:val="16"/>
              </w:rPr>
              <w:t xml:space="preserve">N</w:t>
            </w:r>
            <w:r/>
          </w:p>
        </w:tc>
      </w:tr>
    </w:tbl>
    <w:p>
      <w:pPr>
        <w:pStyle w:val="236"/>
        <w:rPr>
          <w:bCs w:val="false"/>
          <w:color w:val="000000"/>
          <w:sz w:val="24"/>
          <w:szCs w:val="24"/>
        </w:rPr>
      </w:pPr>
      <w:r/>
      <w:bookmarkStart w:id="286" w:name="_Toc515021226"/>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41</w:t>
      </w:r>
      <w:r>
        <w:rPr>
          <w:rFonts w:ascii="Arial" w:hAnsi="Arial" w:cs="Arial"/>
          <w:color w:val="auto"/>
          <w:sz w:val="20"/>
        </w:rPr>
        <w:fldChar w:fldCharType="end"/>
      </w:r>
      <w:r>
        <w:rPr>
          <w:rFonts w:ascii="Arial" w:hAnsi="Arial" w:cs="Arial"/>
          <w:color w:val="auto"/>
          <w:sz w:val="20"/>
        </w:rPr>
        <w:t xml:space="preserve">-Requisito de dados 11</w:t>
      </w:r>
      <w:bookmarkEnd w:id="286"/>
      <w:r/>
      <w:r/>
    </w:p>
    <w:p>
      <w:r/>
      <w:r/>
    </w:p>
    <w:p>
      <w:pPr>
        <w:tabs>
          <w:tab w:val="center" w:pos="4252" w:leader="none"/>
        </w:tabs>
        <w:rPr>
          <w:rFonts w:ascii="Arial" w:hAnsi="Arial" w:cs="Arial"/>
        </w:rPr>
      </w:pPr>
      <w:r>
        <w:rPr>
          <w:rFonts w:ascii="Arial" w:hAnsi="Arial" w:cs="Arial"/>
        </w:rPr>
      </w:r>
      <w:r/>
    </w:p>
    <w:tbl>
      <w:tblPr>
        <w:tblW w:w="5000" w:type="pct"/>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383"/>
        <w:gridCol w:w="238"/>
        <w:gridCol w:w="350"/>
        <w:gridCol w:w="350"/>
        <w:gridCol w:w="350"/>
        <w:gridCol w:w="2531"/>
        <w:gridCol w:w="1324"/>
        <w:gridCol w:w="1896"/>
        <w:gridCol w:w="639"/>
      </w:tblGrid>
      <w:tr>
        <w:trPr>
          <w:trHeight w:val="341"/>
          <w:tblHeader/>
        </w:trPr>
        <w:tc>
          <w:tcPr>
            <w:gridSpan w:val="6"/>
            <w:shd w:val="clear" w:color="auto" w:fill="CCCCCC"/>
            <w:tcW w:w="3015" w:type="pct"/>
            <w:vAlign w:val="center"/>
            <w:textDirection w:val="lrTb"/>
            <w:noWrap w:val="false"/>
          </w:tcPr>
          <w:p>
            <w:pPr>
              <w:jc w:val="left"/>
              <w:spacing w:lineRule="auto" w:line="360"/>
              <w:rPr>
                <w:rFonts w:ascii="Arial" w:hAnsi="Arial" w:cs="Arial" w:eastAsia="Arial"/>
                <w:sz w:val="20"/>
              </w:rPr>
            </w:pPr>
            <w:r>
              <w:rPr>
                <w:rFonts w:ascii="Arial" w:hAnsi="Arial" w:cs="Arial" w:eastAsia="Arial"/>
                <w:b/>
                <w:sz w:val="20"/>
                <w:szCs w:val="16"/>
              </w:rPr>
              <w:t xml:space="preserve">Identificador</w:t>
            </w:r>
            <w:r/>
          </w:p>
        </w:tc>
        <w:tc>
          <w:tcPr>
            <w:gridSpan w:val="3"/>
            <w:shd w:val="clear" w:color="auto" w:fill="CCCCCC"/>
            <w:tcW w:w="1985" w:type="pct"/>
            <w:vAlign w:val="center"/>
            <w:textDirection w:val="lrTb"/>
            <w:noWrap w:val="false"/>
          </w:tcPr>
          <w:p>
            <w:pPr>
              <w:spacing w:lineRule="auto" w:line="360"/>
              <w:rPr>
                <w:rFonts w:ascii="Arial" w:hAnsi="Arial" w:cs="Arial" w:eastAsia="Arial"/>
                <w:sz w:val="20"/>
              </w:rPr>
            </w:pPr>
            <w:r>
              <w:rPr>
                <w:rFonts w:ascii="Arial" w:hAnsi="Arial" w:cs="Arial" w:eastAsia="Arial"/>
                <w:b/>
                <w:sz w:val="20"/>
                <w:szCs w:val="16"/>
              </w:rPr>
              <w:t xml:space="preserve">Requisito Funcional</w:t>
            </w:r>
            <w:r/>
          </w:p>
        </w:tc>
      </w:tr>
      <w:tr>
        <w:trPr>
          <w:trHeight w:val="341"/>
          <w:tblHeader/>
        </w:trPr>
        <w:tc>
          <w:tcPr>
            <w:gridSpan w:val="6"/>
            <w:shd w:val="clear" w:color="auto" w:fill="FFFFFF"/>
            <w:tcW w:w="3015" w:type="pct"/>
            <w:vAlign w:val="center"/>
            <w:textDirection w:val="lrTb"/>
            <w:noWrap w:val="false"/>
          </w:tcPr>
          <w:p>
            <w:pPr>
              <w:jc w:val="left"/>
              <w:spacing w:lineRule="auto" w:line="360"/>
              <w:rPr>
                <w:rFonts w:ascii="Arial" w:hAnsi="Arial" w:cs="Arial" w:eastAsia="Arial"/>
                <w:sz w:val="20"/>
              </w:rPr>
            </w:pPr>
            <w:r>
              <w:rPr>
                <w:rFonts w:ascii="Arial" w:hAnsi="Arial" w:cs="Arial" w:eastAsia="Arial"/>
                <w:b/>
                <w:sz w:val="20"/>
                <w:szCs w:val="16"/>
              </w:rPr>
              <w:t xml:space="preserve">[RD 12] </w:t>
            </w:r>
            <w:r>
              <w:rPr>
                <w:rFonts w:ascii="Arial" w:hAnsi="Arial" w:cs="Arial" w:eastAsia="Arial"/>
                <w:b/>
                <w:sz w:val="20"/>
                <w:szCs w:val="16"/>
              </w:rPr>
              <w:noBreakHyphen/>
              <w:t xml:space="preserve"> Dados do Agendamento</w:t>
            </w:r>
            <w:r/>
          </w:p>
        </w:tc>
        <w:tc>
          <w:tcPr>
            <w:gridSpan w:val="3"/>
            <w:shd w:val="clear" w:color="auto" w:fill="FFFFFF"/>
            <w:tcW w:w="1985" w:type="pct"/>
            <w:vAlign w:val="center"/>
            <w:textDirection w:val="lrTb"/>
            <w:noWrap w:val="false"/>
          </w:tcPr>
          <w:p>
            <w:pPr>
              <w:spacing w:lineRule="auto" w:line="360"/>
              <w:rPr>
                <w:rFonts w:ascii="Arial" w:hAnsi="Arial" w:cs="Arial" w:eastAsia="Arial"/>
                <w:sz w:val="20"/>
              </w:rPr>
            </w:pPr>
            <w:r>
              <w:rPr>
                <w:rFonts w:ascii="Arial" w:hAnsi="Arial" w:cs="Arial" w:eastAsia="Arial"/>
                <w:b/>
                <w:sz w:val="20"/>
                <w:szCs w:val="16"/>
              </w:rPr>
              <w:t xml:space="preserve">[RF 16 </w:t>
            </w:r>
            <w:r>
              <w:rPr>
                <w:rFonts w:ascii="Arial" w:hAnsi="Arial" w:cs="Arial" w:eastAsia="Arial"/>
                <w:b/>
                <w:sz w:val="20"/>
                <w:szCs w:val="16"/>
              </w:rPr>
              <w:noBreakHyphen/>
              <w:t xml:space="preserve"> O sistema deve permitir marcação de prova</w:t>
            </w:r>
            <w:r>
              <w:rPr>
                <w:rFonts w:ascii="Arial" w:hAnsi="Arial" w:cs="Arial" w:eastAsia="Arial"/>
                <w:sz w:val="20"/>
              </w:rPr>
              <w:t xml:space="preserve">]</w:t>
            </w:r>
            <w:r/>
          </w:p>
        </w:tc>
      </w:tr>
      <w:tr>
        <w:trPr>
          <w:trHeight w:val="341"/>
          <w:tblHeader/>
        </w:trPr>
        <w:tc>
          <w:tcPr>
            <w:shd w:val="clear" w:color="auto" w:fill="CCCCCC"/>
            <w:tcW w:w="839" w:type="pct"/>
            <w:vAlign w:val="center"/>
            <w:textDirection w:val="lrTb"/>
            <w:noWrap w:val="false"/>
          </w:tcPr>
          <w:p>
            <w:pPr>
              <w:jc w:val="center"/>
              <w:spacing w:lineRule="auto" w:line="360"/>
              <w:rPr>
                <w:rFonts w:ascii="Arial" w:hAnsi="Arial" w:cs="Arial" w:eastAsia="Arial"/>
                <w:sz w:val="20"/>
              </w:rPr>
            </w:pPr>
            <w:r>
              <w:rPr>
                <w:rFonts w:ascii="Arial" w:hAnsi="Arial" w:cs="Arial" w:eastAsia="Arial"/>
                <w:b/>
                <w:sz w:val="20"/>
                <w:szCs w:val="16"/>
              </w:rPr>
              <w:t xml:space="preserve">Nome</w:t>
            </w:r>
            <w:r/>
          </w:p>
        </w:tc>
        <w:tc>
          <w:tcPr>
            <w:shd w:val="clear" w:color="auto" w:fill="CCCCCC"/>
            <w:tcW w:w="158" w:type="pct"/>
            <w:vAlign w:val="center"/>
            <w:textDirection w:val="lrTb"/>
            <w:noWrap w:val="false"/>
          </w:tcPr>
          <w:p>
            <w:pPr>
              <w:ind w:left="-133" w:right="-102"/>
              <w:jc w:val="center"/>
              <w:spacing w:lineRule="auto" w:line="360"/>
              <w:rPr>
                <w:rFonts w:ascii="Arial" w:hAnsi="Arial" w:cs="Arial" w:eastAsia="Arial"/>
                <w:sz w:val="20"/>
              </w:rPr>
            </w:pPr>
            <w:r>
              <w:rPr>
                <w:rFonts w:ascii="Arial" w:hAnsi="Arial" w:cs="Arial" w:eastAsia="Arial"/>
                <w:b/>
                <w:sz w:val="20"/>
                <w:szCs w:val="16"/>
              </w:rPr>
              <w:t xml:space="preserve">O</w:t>
            </w:r>
            <w:r/>
          </w:p>
        </w:tc>
        <w:tc>
          <w:tcPr>
            <w:shd w:val="clear" w:color="auto" w:fill="CCCCCC"/>
            <w:tcW w:w="152" w:type="pct"/>
            <w:vAlign w:val="center"/>
            <w:textDirection w:val="lrTb"/>
            <w:noWrap w:val="false"/>
          </w:tcPr>
          <w:p>
            <w:pPr>
              <w:ind w:left="-184" w:right="-96"/>
              <w:jc w:val="center"/>
              <w:spacing w:lineRule="auto" w:line="360"/>
              <w:rPr>
                <w:rFonts w:ascii="Arial" w:hAnsi="Arial" w:cs="Arial" w:eastAsia="Arial"/>
                <w:sz w:val="20"/>
              </w:rPr>
            </w:pPr>
            <w:r>
              <w:rPr>
                <w:rFonts w:ascii="Arial" w:hAnsi="Arial" w:cs="Arial" w:eastAsia="Arial"/>
                <w:b/>
                <w:sz w:val="20"/>
                <w:szCs w:val="16"/>
              </w:rPr>
              <w:t xml:space="preserve">E</w:t>
            </w:r>
            <w:r/>
          </w:p>
        </w:tc>
        <w:tc>
          <w:tcPr>
            <w:shd w:val="clear" w:color="auto" w:fill="CCCCCC"/>
            <w:tcW w:w="161" w:type="pct"/>
            <w:vAlign w:val="center"/>
            <w:textDirection w:val="lrTb"/>
            <w:noWrap w:val="false"/>
          </w:tcPr>
          <w:p>
            <w:pPr>
              <w:ind w:left="-171" w:right="-96"/>
              <w:jc w:val="center"/>
              <w:spacing w:lineRule="auto" w:line="360"/>
              <w:rPr>
                <w:rFonts w:ascii="Arial" w:hAnsi="Arial" w:cs="Arial" w:eastAsia="Arial"/>
                <w:sz w:val="20"/>
              </w:rPr>
            </w:pPr>
            <w:r>
              <w:rPr>
                <w:rFonts w:ascii="Arial" w:hAnsi="Arial" w:cs="Arial" w:eastAsia="Arial"/>
                <w:b/>
                <w:sz w:val="20"/>
                <w:szCs w:val="16"/>
              </w:rPr>
              <w:t xml:space="preserve">S</w:t>
            </w:r>
            <w:r/>
          </w:p>
        </w:tc>
        <w:tc>
          <w:tcPr>
            <w:shd w:val="clear" w:color="auto" w:fill="CCCCCC"/>
            <w:tcW w:w="185" w:type="pct"/>
            <w:vAlign w:val="center"/>
            <w:textDirection w:val="lrTb"/>
            <w:noWrap w:val="false"/>
          </w:tcPr>
          <w:p>
            <w:pPr>
              <w:ind w:right="-96"/>
              <w:spacing w:lineRule="auto" w:line="360"/>
              <w:rPr>
                <w:rFonts w:ascii="Arial" w:hAnsi="Arial" w:cs="Arial" w:eastAsia="Arial"/>
                <w:sz w:val="20"/>
              </w:rPr>
            </w:pPr>
            <w:r>
              <w:rPr>
                <w:rFonts w:ascii="Arial" w:hAnsi="Arial" w:cs="Arial" w:eastAsia="Arial"/>
                <w:b/>
                <w:sz w:val="20"/>
                <w:szCs w:val="16"/>
              </w:rPr>
              <w:t xml:space="preserve">L</w:t>
            </w:r>
            <w:r/>
          </w:p>
        </w:tc>
        <w:tc>
          <w:tcPr>
            <w:gridSpan w:val="2"/>
            <w:shd w:val="clear" w:color="auto" w:fill="CCCCCC"/>
            <w:tcW w:w="2326" w:type="pct"/>
            <w:vAlign w:val="center"/>
            <w:textDirection w:val="lrTb"/>
            <w:noWrap w:val="false"/>
          </w:tcPr>
          <w:p>
            <w:pPr>
              <w:jc w:val="center"/>
              <w:spacing w:lineRule="auto" w:line="360"/>
              <w:rPr>
                <w:rFonts w:ascii="Arial" w:hAnsi="Arial" w:cs="Arial" w:eastAsia="Arial"/>
                <w:sz w:val="20"/>
              </w:rPr>
            </w:pPr>
            <w:r>
              <w:rPr>
                <w:rFonts w:ascii="Arial" w:hAnsi="Arial" w:cs="Arial" w:eastAsia="Arial"/>
                <w:b/>
                <w:sz w:val="20"/>
                <w:szCs w:val="16"/>
              </w:rPr>
              <w:t xml:space="preserve">Descrição</w:t>
            </w:r>
            <w:r/>
          </w:p>
        </w:tc>
        <w:tc>
          <w:tcPr>
            <w:shd w:val="clear" w:color="auto" w:fill="CCCCCC"/>
            <w:tcW w:w="756" w:type="pct"/>
            <w:vAlign w:val="center"/>
            <w:textDirection w:val="lrTb"/>
            <w:noWrap w:val="false"/>
          </w:tcPr>
          <w:p>
            <w:pPr>
              <w:jc w:val="center"/>
              <w:spacing w:lineRule="auto" w:line="360"/>
              <w:rPr>
                <w:rFonts w:ascii="Arial" w:hAnsi="Arial" w:cs="Arial" w:eastAsia="Arial"/>
                <w:sz w:val="20"/>
              </w:rPr>
            </w:pPr>
            <w:r>
              <w:rPr>
                <w:rFonts w:ascii="Arial" w:hAnsi="Arial" w:cs="Arial" w:eastAsia="Arial"/>
                <w:b/>
                <w:sz w:val="20"/>
                <w:szCs w:val="16"/>
              </w:rPr>
              <w:t xml:space="preserve">Exemplo</w:t>
            </w:r>
            <w:r/>
          </w:p>
        </w:tc>
        <w:tc>
          <w:tcPr>
            <w:shd w:val="clear" w:color="auto" w:fill="CCCCCC"/>
            <w:tcW w:w="423" w:type="pct"/>
            <w:textDirection w:val="lrTb"/>
            <w:noWrap w:val="false"/>
          </w:tcPr>
          <w:p>
            <w:pPr>
              <w:jc w:val="center"/>
              <w:spacing w:lineRule="auto" w:line="360"/>
              <w:rPr>
                <w:rFonts w:ascii="Arial" w:hAnsi="Arial" w:cs="Arial" w:eastAsia="Arial"/>
                <w:sz w:val="20"/>
              </w:rPr>
            </w:pPr>
            <w:r>
              <w:rPr>
                <w:rFonts w:ascii="Arial" w:hAnsi="Arial" w:cs="Arial" w:eastAsia="Arial"/>
                <w:b/>
                <w:sz w:val="20"/>
                <w:szCs w:val="16"/>
              </w:rPr>
              <w:t xml:space="preserve">Tipo</w:t>
            </w:r>
            <w:r/>
          </w:p>
        </w:tc>
      </w:tr>
      <w:tr>
        <w:trPr/>
        <w:tc>
          <w:tcPr>
            <w:tcW w:w="839"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CPF</w:t>
            </w:r>
            <w:r/>
          </w:p>
        </w:tc>
        <w:tc>
          <w:tcPr>
            <w:tcW w:w="158" w:type="pct"/>
            <w:textDirection w:val="lrTb"/>
            <w:noWrap w:val="false"/>
          </w:tcPr>
          <w:p>
            <w:pPr>
              <w:ind w:left="-133" w:right="-220" w:hanging="133"/>
              <w:jc w:val="center"/>
              <w:spacing w:lineRule="auto" w:line="360"/>
              <w:rPr>
                <w:rFonts w:ascii="Arial" w:hAnsi="Arial" w:cs="Arial" w:eastAsia="Arial"/>
                <w:sz w:val="20"/>
              </w:rPr>
            </w:pPr>
            <w:r>
              <w:rPr>
                <w:rFonts w:ascii="Arial" w:hAnsi="Arial" w:cs="Arial" w:eastAsia="Arial"/>
                <w:sz w:val="20"/>
                <w:szCs w:val="16"/>
              </w:rPr>
              <w:t xml:space="preserve">X</w:t>
            </w:r>
            <w:r/>
          </w:p>
        </w:tc>
        <w:tc>
          <w:tcPr>
            <w:tcW w:w="152"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X</w:t>
            </w:r>
            <w:r/>
          </w:p>
        </w:tc>
        <w:tc>
          <w:tcPr>
            <w:tcW w:w="161" w:type="pct"/>
            <w:textDirection w:val="lrTb"/>
            <w:noWrap w:val="false"/>
          </w:tcPr>
          <w:p>
            <w:pPr>
              <w:spacing w:lineRule="auto" w:line="360"/>
              <w:rPr>
                <w:rFonts w:ascii="Arial" w:hAnsi="Arial" w:cs="Arial" w:eastAsia="Arial"/>
                <w:sz w:val="20"/>
              </w:rPr>
            </w:pPr>
            <w:r>
              <w:rPr>
                <w:rFonts w:ascii="Arial" w:hAnsi="Arial" w:cs="Arial" w:eastAsia="Arial"/>
                <w:sz w:val="20"/>
              </w:rPr>
            </w:r>
            <w:r/>
          </w:p>
        </w:tc>
        <w:tc>
          <w:tcPr>
            <w:tcW w:w="185" w:type="pct"/>
            <w:textDirection w:val="lrTb"/>
            <w:noWrap w:val="false"/>
          </w:tcPr>
          <w:p>
            <w:pPr>
              <w:spacing w:lineRule="auto" w:line="360"/>
              <w:rPr>
                <w:rFonts w:ascii="Arial" w:hAnsi="Arial" w:cs="Arial" w:eastAsia="Arial"/>
                <w:sz w:val="20"/>
              </w:rPr>
            </w:pPr>
            <w:r>
              <w:rPr>
                <w:rFonts w:ascii="Arial" w:hAnsi="Arial" w:cs="Arial" w:eastAsia="Arial"/>
                <w:sz w:val="20"/>
              </w:rPr>
            </w:r>
            <w:r/>
          </w:p>
        </w:tc>
        <w:tc>
          <w:tcPr>
            <w:gridSpan w:val="2"/>
            <w:tcW w:w="2326" w:type="pct"/>
            <w:textDirection w:val="lrTb"/>
            <w:noWrap w:val="false"/>
          </w:tcPr>
          <w:p>
            <w:pPr>
              <w:rPr>
                <w:rFonts w:ascii="Arial" w:hAnsi="Arial" w:cs="Arial" w:eastAsia="Arial"/>
                <w:sz w:val="20"/>
              </w:rPr>
            </w:pPr>
            <w:r>
              <w:rPr>
                <w:rFonts w:ascii="Arial" w:hAnsi="Arial" w:cs="Arial" w:eastAsia="Arial"/>
                <w:sz w:val="20"/>
                <w:szCs w:val="16"/>
              </w:rPr>
              <w:t xml:space="preserve">O CPF do cliente</w:t>
            </w:r>
            <w:r/>
          </w:p>
        </w:tc>
        <w:tc>
          <w:tcPr>
            <w:tcW w:w="756" w:type="pct"/>
            <w:textDirection w:val="lrTb"/>
            <w:noWrap w:val="false"/>
          </w:tcPr>
          <w:p>
            <w:pPr>
              <w:rPr>
                <w:rFonts w:ascii="Arial" w:hAnsi="Arial" w:cs="Arial" w:eastAsia="Arial"/>
                <w:sz w:val="20"/>
              </w:rPr>
            </w:pPr>
            <w:r>
              <w:rPr>
                <w:rFonts w:ascii="Arial" w:hAnsi="Arial" w:cs="Arial" w:eastAsia="Arial"/>
                <w:sz w:val="20"/>
                <w:szCs w:val="16"/>
              </w:rPr>
              <w:t xml:space="preserve">070.741.758-78</w:t>
            </w:r>
            <w:r/>
          </w:p>
        </w:tc>
        <w:tc>
          <w:tcPr>
            <w:tcW w:w="423"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C</w:t>
            </w:r>
            <w:r/>
          </w:p>
        </w:tc>
      </w:tr>
      <w:tr>
        <w:trPr/>
        <w:tc>
          <w:tcPr>
            <w:tcW w:w="839" w:type="pct"/>
            <w:textDirection w:val="lrTb"/>
            <w:noWrap w:val="false"/>
          </w:tcPr>
          <w:p>
            <w:pPr>
              <w:spacing w:lineRule="auto" w:line="360"/>
              <w:tabs>
                <w:tab w:val="left" w:pos="1050" w:leader="none"/>
              </w:tabs>
              <w:rPr>
                <w:rFonts w:ascii="Arial" w:hAnsi="Arial" w:cs="Arial" w:eastAsia="Arial"/>
                <w:sz w:val="20"/>
              </w:rPr>
            </w:pPr>
            <w:r>
              <w:rPr>
                <w:rFonts w:ascii="Arial" w:hAnsi="Arial" w:cs="Arial" w:eastAsia="Arial"/>
                <w:sz w:val="20"/>
                <w:szCs w:val="16"/>
              </w:rPr>
              <w:t xml:space="preserve">Nome</w:t>
            </w:r>
            <w:r/>
          </w:p>
        </w:tc>
        <w:tc>
          <w:tcPr>
            <w:tcW w:w="158" w:type="pct"/>
            <w:textDirection w:val="lrTb"/>
            <w:noWrap w:val="false"/>
          </w:tcPr>
          <w:p>
            <w:pPr>
              <w:ind w:left="-133" w:right="-220" w:hanging="133"/>
              <w:jc w:val="center"/>
              <w:spacing w:lineRule="auto" w:line="360"/>
              <w:rPr>
                <w:rFonts w:ascii="Arial" w:hAnsi="Arial" w:cs="Arial" w:eastAsia="Arial"/>
                <w:sz w:val="20"/>
              </w:rPr>
            </w:pPr>
            <w:r>
              <w:rPr>
                <w:rFonts w:ascii="Arial" w:hAnsi="Arial" w:cs="Arial" w:eastAsia="Arial"/>
                <w:sz w:val="20"/>
                <w:szCs w:val="16"/>
              </w:rPr>
              <w:t xml:space="preserve">X</w:t>
            </w:r>
            <w:r/>
          </w:p>
        </w:tc>
        <w:tc>
          <w:tcPr>
            <w:tcW w:w="152"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X</w:t>
            </w:r>
            <w:r/>
          </w:p>
        </w:tc>
        <w:tc>
          <w:tcPr>
            <w:tcW w:w="161" w:type="pct"/>
            <w:textDirection w:val="lrTb"/>
            <w:noWrap w:val="false"/>
          </w:tcPr>
          <w:p>
            <w:pPr>
              <w:spacing w:lineRule="auto" w:line="360"/>
              <w:rPr>
                <w:rFonts w:ascii="Arial" w:hAnsi="Arial" w:cs="Arial" w:eastAsia="Arial"/>
                <w:sz w:val="20"/>
              </w:rPr>
            </w:pPr>
            <w:r>
              <w:rPr>
                <w:rFonts w:ascii="Arial" w:hAnsi="Arial" w:cs="Arial" w:eastAsia="Arial"/>
                <w:sz w:val="20"/>
              </w:rPr>
            </w:r>
            <w:r/>
          </w:p>
        </w:tc>
        <w:tc>
          <w:tcPr>
            <w:tcW w:w="185" w:type="pct"/>
            <w:textDirection w:val="lrTb"/>
            <w:noWrap w:val="false"/>
          </w:tcPr>
          <w:p>
            <w:pPr>
              <w:spacing w:lineRule="auto" w:line="360"/>
              <w:rPr>
                <w:rFonts w:ascii="Arial" w:hAnsi="Arial" w:cs="Arial" w:eastAsia="Arial"/>
                <w:sz w:val="20"/>
              </w:rPr>
            </w:pPr>
            <w:r>
              <w:rPr>
                <w:rFonts w:ascii="Arial" w:hAnsi="Arial" w:cs="Arial" w:eastAsia="Arial"/>
                <w:sz w:val="20"/>
              </w:rPr>
            </w:r>
            <w:r/>
          </w:p>
        </w:tc>
        <w:tc>
          <w:tcPr>
            <w:gridSpan w:val="2"/>
            <w:tcW w:w="2326" w:type="pct"/>
            <w:textDirection w:val="lrTb"/>
            <w:noWrap w:val="false"/>
          </w:tcPr>
          <w:p>
            <w:pPr>
              <w:rPr>
                <w:rFonts w:ascii="Arial" w:hAnsi="Arial" w:cs="Arial" w:eastAsia="Arial"/>
                <w:sz w:val="20"/>
              </w:rPr>
            </w:pPr>
            <w:r>
              <w:rPr>
                <w:rFonts w:ascii="Arial" w:hAnsi="Arial" w:cs="Arial" w:eastAsia="Arial"/>
                <w:sz w:val="20"/>
                <w:szCs w:val="16"/>
              </w:rPr>
              <w:t xml:space="preserve">O nome completo do cliente</w:t>
            </w:r>
            <w:r/>
          </w:p>
        </w:tc>
        <w:tc>
          <w:tcPr>
            <w:tcW w:w="756" w:type="pct"/>
            <w:textDirection w:val="lrTb"/>
            <w:noWrap w:val="false"/>
          </w:tcPr>
          <w:p>
            <w:pPr>
              <w:rPr>
                <w:rFonts w:ascii="Arial" w:hAnsi="Arial" w:cs="Arial" w:eastAsia="Arial"/>
                <w:sz w:val="20"/>
              </w:rPr>
            </w:pPr>
            <w:r>
              <w:rPr>
                <w:rFonts w:ascii="Arial" w:hAnsi="Arial" w:cs="Arial" w:eastAsia="Arial"/>
                <w:sz w:val="20"/>
                <w:szCs w:val="16"/>
              </w:rPr>
              <w:t xml:space="preserve">José Oliveira da Silva</w:t>
            </w:r>
            <w:r/>
          </w:p>
        </w:tc>
        <w:tc>
          <w:tcPr>
            <w:tcW w:w="423"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C</w:t>
            </w:r>
            <w:r/>
          </w:p>
        </w:tc>
      </w:tr>
      <w:tr>
        <w:trPr/>
        <w:tc>
          <w:tcPr>
            <w:tcW w:w="839"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Data/Horário</w:t>
            </w:r>
            <w:r/>
          </w:p>
        </w:tc>
        <w:tc>
          <w:tcPr>
            <w:tcW w:w="158" w:type="pct"/>
            <w:textDirection w:val="lrTb"/>
            <w:noWrap w:val="false"/>
          </w:tcPr>
          <w:p>
            <w:pPr>
              <w:ind w:left="-133" w:right="-220" w:hanging="133"/>
              <w:jc w:val="center"/>
              <w:spacing w:lineRule="auto" w:line="360"/>
              <w:rPr>
                <w:rFonts w:ascii="Arial" w:hAnsi="Arial" w:cs="Arial" w:eastAsia="Arial"/>
                <w:sz w:val="20"/>
              </w:rPr>
            </w:pPr>
            <w:r>
              <w:rPr>
                <w:rFonts w:ascii="Arial" w:hAnsi="Arial" w:cs="Arial" w:eastAsia="Arial"/>
                <w:sz w:val="20"/>
                <w:szCs w:val="16"/>
              </w:rPr>
              <w:t xml:space="preserve">X</w:t>
            </w:r>
            <w:r/>
          </w:p>
        </w:tc>
        <w:tc>
          <w:tcPr>
            <w:tcW w:w="152" w:type="pct"/>
            <w:textDirection w:val="lrTb"/>
            <w:noWrap w:val="false"/>
          </w:tcPr>
          <w:p>
            <w:pPr>
              <w:spacing w:lineRule="auto" w:line="360"/>
              <w:rPr>
                <w:rFonts w:ascii="Arial" w:hAnsi="Arial" w:cs="Arial" w:eastAsia="Arial"/>
                <w:sz w:val="20"/>
              </w:rPr>
            </w:pPr>
            <w:r>
              <w:rPr>
                <w:rFonts w:ascii="Arial" w:hAnsi="Arial" w:cs="Arial" w:eastAsia="Arial"/>
                <w:sz w:val="20"/>
              </w:rPr>
            </w:r>
            <w:r/>
          </w:p>
        </w:tc>
        <w:tc>
          <w:tcPr>
            <w:tcW w:w="161"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X</w:t>
            </w:r>
            <w:r/>
          </w:p>
        </w:tc>
        <w:tc>
          <w:tcPr>
            <w:tcW w:w="185" w:type="pct"/>
            <w:textDirection w:val="lrTb"/>
            <w:noWrap w:val="false"/>
          </w:tcPr>
          <w:p>
            <w:pPr>
              <w:spacing w:lineRule="auto" w:line="360"/>
              <w:rPr>
                <w:rFonts w:ascii="Arial" w:hAnsi="Arial" w:cs="Arial" w:eastAsia="Arial"/>
                <w:sz w:val="20"/>
              </w:rPr>
            </w:pPr>
            <w:r>
              <w:rPr>
                <w:rFonts w:ascii="Arial" w:hAnsi="Arial" w:cs="Arial" w:eastAsia="Arial"/>
                <w:sz w:val="20"/>
              </w:rPr>
            </w:r>
            <w:r/>
          </w:p>
        </w:tc>
        <w:tc>
          <w:tcPr>
            <w:gridSpan w:val="2"/>
            <w:tcW w:w="2326"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A data e horário que o cliente deseja realizar a prova</w:t>
            </w:r>
            <w:r/>
          </w:p>
        </w:tc>
        <w:tc>
          <w:tcPr>
            <w:tcW w:w="756"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23/04/2018 </w:t>
            </w:r>
            <w:r>
              <w:rPr>
                <w:rFonts w:ascii="Arial" w:hAnsi="Arial" w:cs="Arial" w:eastAsia="Arial"/>
                <w:sz w:val="20"/>
                <w:szCs w:val="16"/>
              </w:rPr>
              <w:noBreakHyphen/>
              <w:t xml:space="preserve"> 10:38 AM</w:t>
            </w:r>
            <w:r/>
          </w:p>
        </w:tc>
        <w:tc>
          <w:tcPr>
            <w:tcW w:w="423"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D</w:t>
            </w:r>
            <w:r/>
          </w:p>
        </w:tc>
      </w:tr>
      <w:tr>
        <w:trPr/>
        <w:tc>
          <w:tcPr>
            <w:tcW w:w="839"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Local</w:t>
            </w:r>
            <w:r/>
          </w:p>
        </w:tc>
        <w:tc>
          <w:tcPr>
            <w:tcW w:w="158" w:type="pct"/>
            <w:textDirection w:val="lrTb"/>
            <w:noWrap w:val="false"/>
          </w:tcPr>
          <w:p>
            <w:pPr>
              <w:ind w:left="-133" w:right="-220" w:hanging="133"/>
              <w:jc w:val="center"/>
              <w:spacing w:lineRule="auto" w:line="360"/>
              <w:rPr>
                <w:rFonts w:ascii="Arial" w:hAnsi="Arial" w:cs="Arial" w:eastAsia="Arial"/>
                <w:sz w:val="20"/>
              </w:rPr>
            </w:pPr>
            <w:r>
              <w:rPr>
                <w:rFonts w:ascii="Arial" w:hAnsi="Arial" w:cs="Arial" w:eastAsia="Arial"/>
                <w:sz w:val="20"/>
              </w:rPr>
            </w:r>
            <w:r/>
          </w:p>
        </w:tc>
        <w:tc>
          <w:tcPr>
            <w:tcW w:w="152" w:type="pct"/>
            <w:textDirection w:val="lrTb"/>
            <w:noWrap w:val="false"/>
          </w:tcPr>
          <w:p>
            <w:pPr>
              <w:spacing w:lineRule="auto" w:line="360"/>
              <w:rPr>
                <w:rFonts w:ascii="Arial" w:hAnsi="Arial" w:cs="Arial" w:eastAsia="Arial"/>
                <w:sz w:val="20"/>
              </w:rPr>
            </w:pPr>
            <w:r>
              <w:rPr>
                <w:rFonts w:ascii="Arial" w:hAnsi="Arial" w:cs="Arial" w:eastAsia="Arial"/>
                <w:sz w:val="20"/>
              </w:rPr>
            </w:r>
            <w:r/>
          </w:p>
        </w:tc>
        <w:tc>
          <w:tcPr>
            <w:tcW w:w="161" w:type="pct"/>
            <w:textDirection w:val="lrTb"/>
            <w:noWrap w:val="false"/>
          </w:tcPr>
          <w:p>
            <w:pPr>
              <w:spacing w:lineRule="auto" w:line="360"/>
              <w:rPr>
                <w:rFonts w:ascii="Arial" w:hAnsi="Arial" w:cs="Arial" w:eastAsia="Arial"/>
                <w:sz w:val="20"/>
              </w:rPr>
            </w:pPr>
            <w:r>
              <w:rPr>
                <w:rFonts w:ascii="Arial" w:hAnsi="Arial" w:cs="Arial" w:eastAsia="Arial"/>
                <w:sz w:val="20"/>
              </w:rPr>
            </w:r>
            <w:r/>
          </w:p>
        </w:tc>
        <w:tc>
          <w:tcPr>
            <w:tcW w:w="185"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X</w:t>
            </w:r>
            <w:r/>
          </w:p>
        </w:tc>
        <w:tc>
          <w:tcPr>
            <w:gridSpan w:val="2"/>
            <w:tcW w:w="2326" w:type="pct"/>
            <w:textDirection w:val="lrTb"/>
            <w:noWrap w:val="false"/>
          </w:tcPr>
          <w:p>
            <w:pPr>
              <w:spacing w:lineRule="auto" w:line="360"/>
              <w:tabs>
                <w:tab w:val="right" w:pos="3735" w:leader="none"/>
              </w:tabs>
              <w:rPr>
                <w:rFonts w:ascii="Arial" w:hAnsi="Arial" w:cs="Arial" w:eastAsia="Arial"/>
                <w:sz w:val="20"/>
              </w:rPr>
            </w:pPr>
            <w:r>
              <w:rPr>
                <w:rFonts w:ascii="Arial" w:hAnsi="Arial" w:cs="Arial" w:eastAsia="Arial"/>
                <w:sz w:val="20"/>
                <w:szCs w:val="16"/>
              </w:rPr>
              <w:t xml:space="preserve">O local onde ocorrerá a prova</w:t>
            </w:r>
            <w:r/>
          </w:p>
        </w:tc>
        <w:tc>
          <w:tcPr>
            <w:tcW w:w="756" w:type="pct"/>
            <w:textDirection w:val="lrTb"/>
            <w:noWrap w:val="false"/>
          </w:tcPr>
          <w:p>
            <w:pPr>
              <w:spacing w:lineRule="auto" w:line="360"/>
              <w:tabs>
                <w:tab w:val="right" w:pos="3735" w:leader="none"/>
              </w:tabs>
              <w:rPr>
                <w:rFonts w:ascii="Arial" w:hAnsi="Arial" w:cs="Arial" w:eastAsia="Arial"/>
                <w:sz w:val="20"/>
              </w:rPr>
            </w:pPr>
            <w:r>
              <w:rPr>
                <w:rFonts w:ascii="Arial" w:hAnsi="Arial" w:cs="Arial" w:eastAsia="Arial"/>
                <w:sz w:val="20"/>
                <w:szCs w:val="16"/>
              </w:rPr>
              <w:t xml:space="preserve">Marinha</w:t>
            </w:r>
            <w:r/>
          </w:p>
        </w:tc>
        <w:tc>
          <w:tcPr>
            <w:tcW w:w="423" w:type="pct"/>
            <w:textDirection w:val="lrTb"/>
            <w:noWrap w:val="false"/>
          </w:tcPr>
          <w:p>
            <w:pPr>
              <w:keepNext/>
              <w:spacing w:lineRule="auto" w:line="360"/>
              <w:rPr>
                <w:rFonts w:ascii="Arial" w:hAnsi="Arial" w:cs="Arial" w:eastAsia="Arial"/>
                <w:sz w:val="20"/>
              </w:rPr>
            </w:pPr>
            <w:r>
              <w:rPr>
                <w:rFonts w:ascii="Arial" w:hAnsi="Arial" w:cs="Arial" w:eastAsia="Arial"/>
                <w:sz w:val="20"/>
                <w:szCs w:val="16"/>
              </w:rPr>
              <w:t xml:space="preserve">A</w:t>
            </w:r>
            <w:r/>
          </w:p>
        </w:tc>
      </w:tr>
    </w:tbl>
    <w:p>
      <w:pPr>
        <w:pStyle w:val="236"/>
        <w:rPr>
          <w:rFonts w:ascii="Arial" w:hAnsi="Arial" w:cs="Arial"/>
          <w:color w:val="auto"/>
          <w:sz w:val="20"/>
        </w:rPr>
      </w:pPr>
      <w:r/>
      <w:bookmarkStart w:id="287" w:name="_Toc515021227"/>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42</w:t>
      </w:r>
      <w:r>
        <w:rPr>
          <w:rFonts w:ascii="Arial" w:hAnsi="Arial" w:cs="Arial"/>
          <w:color w:val="auto"/>
          <w:sz w:val="20"/>
        </w:rPr>
        <w:fldChar w:fldCharType="end"/>
      </w:r>
      <w:r>
        <w:rPr>
          <w:rFonts w:ascii="Arial" w:hAnsi="Arial" w:cs="Arial"/>
          <w:color w:val="auto"/>
          <w:sz w:val="20"/>
        </w:rPr>
        <w:t xml:space="preserve">-Requisito de dados 12</w:t>
      </w:r>
      <w:bookmarkEnd w:id="287"/>
      <w:r/>
      <w:r/>
    </w:p>
    <w:tbl>
      <w:tblPr>
        <w:tblW w:w="5000" w:type="pct"/>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19"/>
        <w:gridCol w:w="240"/>
        <w:gridCol w:w="350"/>
        <w:gridCol w:w="224"/>
        <w:gridCol w:w="339"/>
        <w:gridCol w:w="2566"/>
        <w:gridCol w:w="1360"/>
        <w:gridCol w:w="1896"/>
        <w:gridCol w:w="667"/>
      </w:tblGrid>
      <w:tr>
        <w:trPr>
          <w:trHeight w:val="341"/>
          <w:tblHeader/>
        </w:trPr>
        <w:tc>
          <w:tcPr>
            <w:gridSpan w:val="6"/>
            <w:shd w:val="clear" w:color="auto" w:fill="CCCCCC"/>
            <w:tcW w:w="3015" w:type="pct"/>
            <w:vAlign w:val="center"/>
            <w:textDirection w:val="lrTb"/>
            <w:noWrap w:val="false"/>
          </w:tcPr>
          <w:p>
            <w:pPr>
              <w:jc w:val="left"/>
              <w:spacing w:lineRule="auto" w:line="360"/>
              <w:rPr>
                <w:rFonts w:ascii="Arial" w:hAnsi="Arial" w:cs="Arial" w:eastAsia="Arial"/>
                <w:sz w:val="32"/>
              </w:rPr>
            </w:pPr>
            <w:r>
              <w:rPr>
                <w:rFonts w:ascii="Arial" w:hAnsi="Arial" w:cs="Arial" w:eastAsia="Arial"/>
                <w:b/>
                <w:sz w:val="20"/>
                <w:szCs w:val="16"/>
              </w:rPr>
              <w:t xml:space="preserve">Identificador</w:t>
            </w:r>
            <w:r/>
          </w:p>
        </w:tc>
        <w:tc>
          <w:tcPr>
            <w:gridSpan w:val="3"/>
            <w:shd w:val="clear" w:color="auto" w:fill="CCCCCC"/>
            <w:tcW w:w="1985" w:type="pct"/>
            <w:vAlign w:val="center"/>
            <w:textDirection w:val="lrTb"/>
            <w:noWrap w:val="false"/>
          </w:tcPr>
          <w:p>
            <w:pPr>
              <w:spacing w:lineRule="auto" w:line="360"/>
              <w:rPr>
                <w:rFonts w:ascii="Arial" w:hAnsi="Arial" w:cs="Arial" w:eastAsia="Arial"/>
                <w:sz w:val="32"/>
              </w:rPr>
            </w:pPr>
            <w:r>
              <w:rPr>
                <w:rFonts w:ascii="Arial" w:hAnsi="Arial" w:cs="Arial" w:eastAsia="Arial"/>
                <w:b/>
                <w:sz w:val="20"/>
                <w:szCs w:val="16"/>
              </w:rPr>
              <w:t xml:space="preserve">Requisito Funcional</w:t>
            </w:r>
            <w:r/>
          </w:p>
        </w:tc>
      </w:tr>
      <w:tr>
        <w:trPr>
          <w:trHeight w:val="341"/>
          <w:tblHeader/>
        </w:trPr>
        <w:tc>
          <w:tcPr>
            <w:gridSpan w:val="6"/>
            <w:shd w:val="clear" w:color="auto" w:fill="FFFFFF"/>
            <w:tcW w:w="3015" w:type="pct"/>
            <w:vAlign w:val="center"/>
            <w:textDirection w:val="lrTb"/>
            <w:noWrap w:val="false"/>
          </w:tcPr>
          <w:p>
            <w:pPr>
              <w:jc w:val="left"/>
              <w:spacing w:lineRule="auto" w:line="360"/>
              <w:rPr>
                <w:rFonts w:ascii="Arial" w:hAnsi="Arial" w:cs="Arial" w:eastAsia="Arial"/>
                <w:sz w:val="32"/>
              </w:rPr>
            </w:pPr>
            <w:r>
              <w:rPr>
                <w:rFonts w:ascii="Arial" w:hAnsi="Arial" w:cs="Arial" w:eastAsia="Arial"/>
                <w:b/>
                <w:sz w:val="20"/>
                <w:szCs w:val="16"/>
              </w:rPr>
              <w:t xml:space="preserve">[RD 13] </w:t>
            </w:r>
            <w:r>
              <w:rPr>
                <w:rFonts w:ascii="Arial" w:hAnsi="Arial" w:cs="Arial" w:eastAsia="Arial"/>
                <w:b/>
                <w:sz w:val="20"/>
                <w:szCs w:val="16"/>
              </w:rPr>
              <w:noBreakHyphen/>
              <w:t xml:space="preserve"> Dados da confirmação/cancelamento</w:t>
            </w:r>
            <w:r/>
          </w:p>
        </w:tc>
        <w:tc>
          <w:tcPr>
            <w:gridSpan w:val="3"/>
            <w:shd w:val="clear" w:color="auto" w:fill="FFFFFF"/>
            <w:tcW w:w="1985" w:type="pct"/>
            <w:vAlign w:val="center"/>
            <w:textDirection w:val="lrTb"/>
            <w:noWrap w:val="false"/>
          </w:tcPr>
          <w:p>
            <w:pPr>
              <w:spacing w:lineRule="auto" w:line="360"/>
              <w:rPr>
                <w:rFonts w:ascii="Arial" w:hAnsi="Arial" w:cs="Arial" w:eastAsia="Arial"/>
                <w:sz w:val="32"/>
              </w:rPr>
            </w:pPr>
            <w:r>
              <w:rPr>
                <w:rFonts w:ascii="Arial" w:hAnsi="Arial" w:cs="Arial" w:eastAsia="Arial"/>
                <w:b/>
                <w:sz w:val="20"/>
                <w:szCs w:val="16"/>
              </w:rPr>
              <w:t xml:space="preserve">[RF 17 - O sistema deve confirmar a marcação de prova, RF 18 - O sistema deve cancelar a marcação de prova]</w:t>
            </w:r>
            <w:r/>
          </w:p>
        </w:tc>
      </w:tr>
      <w:tr>
        <w:trPr>
          <w:trHeight w:val="341"/>
          <w:tblHeader/>
        </w:trPr>
        <w:tc>
          <w:tcPr>
            <w:shd w:val="clear" w:color="auto" w:fill="CCCCCC"/>
            <w:tcW w:w="839" w:type="pct"/>
            <w:vAlign w:val="center"/>
            <w:textDirection w:val="lrTb"/>
            <w:noWrap w:val="false"/>
          </w:tcPr>
          <w:p>
            <w:pPr>
              <w:jc w:val="center"/>
              <w:spacing w:lineRule="auto" w:line="360"/>
              <w:rPr>
                <w:rFonts w:ascii="Arial" w:hAnsi="Arial" w:cs="Arial" w:eastAsia="Arial"/>
                <w:sz w:val="32"/>
              </w:rPr>
            </w:pPr>
            <w:r>
              <w:rPr>
                <w:rFonts w:ascii="Arial" w:hAnsi="Arial" w:cs="Arial" w:eastAsia="Arial"/>
                <w:b/>
                <w:sz w:val="20"/>
                <w:szCs w:val="16"/>
              </w:rPr>
              <w:t xml:space="preserve">Nome</w:t>
            </w:r>
            <w:r/>
          </w:p>
        </w:tc>
        <w:tc>
          <w:tcPr>
            <w:shd w:val="clear" w:color="auto" w:fill="CCCCCC"/>
            <w:tcW w:w="158" w:type="pct"/>
            <w:vAlign w:val="center"/>
            <w:textDirection w:val="lrTb"/>
            <w:noWrap w:val="false"/>
          </w:tcPr>
          <w:p>
            <w:pPr>
              <w:ind w:left="-133" w:right="-102"/>
              <w:jc w:val="center"/>
              <w:spacing w:lineRule="auto" w:line="360"/>
              <w:rPr>
                <w:rFonts w:ascii="Arial" w:hAnsi="Arial" w:cs="Arial" w:eastAsia="Arial"/>
                <w:sz w:val="32"/>
              </w:rPr>
            </w:pPr>
            <w:r>
              <w:rPr>
                <w:rFonts w:ascii="Arial" w:hAnsi="Arial" w:cs="Arial" w:eastAsia="Arial"/>
                <w:b/>
                <w:sz w:val="20"/>
                <w:szCs w:val="16"/>
              </w:rPr>
              <w:t xml:space="preserve">O</w:t>
            </w:r>
            <w:r/>
          </w:p>
        </w:tc>
        <w:tc>
          <w:tcPr>
            <w:shd w:val="clear" w:color="auto" w:fill="CCCCCC"/>
            <w:tcW w:w="152" w:type="pct"/>
            <w:vAlign w:val="center"/>
            <w:textDirection w:val="lrTb"/>
            <w:noWrap w:val="false"/>
          </w:tcPr>
          <w:p>
            <w:pPr>
              <w:ind w:left="-184" w:right="-96"/>
              <w:jc w:val="center"/>
              <w:spacing w:lineRule="auto" w:line="360"/>
              <w:rPr>
                <w:rFonts w:ascii="Arial" w:hAnsi="Arial" w:cs="Arial" w:eastAsia="Arial"/>
                <w:sz w:val="32"/>
              </w:rPr>
            </w:pPr>
            <w:r>
              <w:rPr>
                <w:rFonts w:ascii="Arial" w:hAnsi="Arial" w:cs="Arial" w:eastAsia="Arial"/>
                <w:b/>
                <w:sz w:val="20"/>
                <w:szCs w:val="16"/>
              </w:rPr>
              <w:t xml:space="preserve">E</w:t>
            </w:r>
            <w:r/>
          </w:p>
        </w:tc>
        <w:tc>
          <w:tcPr>
            <w:shd w:val="clear" w:color="auto" w:fill="CCCCCC"/>
            <w:tcW w:w="161" w:type="pct"/>
            <w:vAlign w:val="center"/>
            <w:textDirection w:val="lrTb"/>
            <w:noWrap w:val="false"/>
          </w:tcPr>
          <w:p>
            <w:pPr>
              <w:ind w:left="-171" w:right="-96"/>
              <w:jc w:val="center"/>
              <w:spacing w:lineRule="auto" w:line="360"/>
              <w:rPr>
                <w:rFonts w:ascii="Arial" w:hAnsi="Arial" w:cs="Arial" w:eastAsia="Arial"/>
                <w:sz w:val="32"/>
              </w:rPr>
            </w:pPr>
            <w:r>
              <w:rPr>
                <w:rFonts w:ascii="Arial" w:hAnsi="Arial" w:cs="Arial" w:eastAsia="Arial"/>
                <w:b/>
                <w:sz w:val="20"/>
                <w:szCs w:val="16"/>
              </w:rPr>
              <w:t xml:space="preserve">S</w:t>
            </w:r>
            <w:r/>
          </w:p>
        </w:tc>
        <w:tc>
          <w:tcPr>
            <w:shd w:val="clear" w:color="auto" w:fill="CCCCCC"/>
            <w:tcW w:w="185" w:type="pct"/>
            <w:vAlign w:val="center"/>
            <w:textDirection w:val="lrTb"/>
            <w:noWrap w:val="false"/>
          </w:tcPr>
          <w:p>
            <w:pPr>
              <w:ind w:right="-96"/>
              <w:spacing w:lineRule="auto" w:line="360"/>
              <w:rPr>
                <w:rFonts w:ascii="Arial" w:hAnsi="Arial" w:cs="Arial" w:eastAsia="Arial"/>
                <w:sz w:val="32"/>
              </w:rPr>
            </w:pPr>
            <w:r>
              <w:rPr>
                <w:rFonts w:ascii="Arial" w:hAnsi="Arial" w:cs="Arial" w:eastAsia="Arial"/>
                <w:b/>
                <w:sz w:val="20"/>
                <w:szCs w:val="16"/>
              </w:rPr>
              <w:t xml:space="preserve">L</w:t>
            </w:r>
            <w:r/>
          </w:p>
        </w:tc>
        <w:tc>
          <w:tcPr>
            <w:gridSpan w:val="2"/>
            <w:shd w:val="clear" w:color="auto" w:fill="CCCCCC"/>
            <w:tcW w:w="2326" w:type="pct"/>
            <w:vAlign w:val="center"/>
            <w:textDirection w:val="lrTb"/>
            <w:noWrap w:val="false"/>
          </w:tcPr>
          <w:p>
            <w:pPr>
              <w:jc w:val="center"/>
              <w:spacing w:lineRule="auto" w:line="360"/>
              <w:rPr>
                <w:rFonts w:ascii="Arial" w:hAnsi="Arial" w:cs="Arial" w:eastAsia="Arial"/>
                <w:sz w:val="32"/>
              </w:rPr>
            </w:pPr>
            <w:r>
              <w:rPr>
                <w:rFonts w:ascii="Arial" w:hAnsi="Arial" w:cs="Arial" w:eastAsia="Arial"/>
                <w:b/>
                <w:sz w:val="20"/>
                <w:szCs w:val="16"/>
              </w:rPr>
              <w:t xml:space="preserve">Descrição</w:t>
            </w:r>
            <w:r/>
          </w:p>
        </w:tc>
        <w:tc>
          <w:tcPr>
            <w:shd w:val="clear" w:color="auto" w:fill="CCCCCC"/>
            <w:tcW w:w="756" w:type="pct"/>
            <w:vAlign w:val="center"/>
            <w:textDirection w:val="lrTb"/>
            <w:noWrap w:val="false"/>
          </w:tcPr>
          <w:p>
            <w:pPr>
              <w:jc w:val="center"/>
              <w:spacing w:lineRule="auto" w:line="360"/>
              <w:rPr>
                <w:rFonts w:ascii="Arial" w:hAnsi="Arial" w:cs="Arial" w:eastAsia="Arial"/>
                <w:sz w:val="32"/>
              </w:rPr>
            </w:pPr>
            <w:r>
              <w:rPr>
                <w:rFonts w:ascii="Arial" w:hAnsi="Arial" w:cs="Arial" w:eastAsia="Arial"/>
                <w:b/>
                <w:sz w:val="20"/>
                <w:szCs w:val="16"/>
              </w:rPr>
              <w:t xml:space="preserve">Exemplo</w:t>
            </w:r>
            <w:r/>
          </w:p>
        </w:tc>
        <w:tc>
          <w:tcPr>
            <w:shd w:val="clear" w:color="auto" w:fill="CCCCCC"/>
            <w:tcW w:w="423" w:type="pct"/>
            <w:textDirection w:val="lrTb"/>
            <w:noWrap w:val="false"/>
          </w:tcPr>
          <w:p>
            <w:pPr>
              <w:jc w:val="center"/>
              <w:spacing w:lineRule="auto" w:line="360"/>
              <w:rPr>
                <w:rFonts w:ascii="Arial" w:hAnsi="Arial" w:cs="Arial" w:eastAsia="Arial"/>
                <w:sz w:val="32"/>
              </w:rPr>
            </w:pPr>
            <w:r>
              <w:rPr>
                <w:rFonts w:ascii="Arial" w:hAnsi="Arial" w:cs="Arial" w:eastAsia="Arial"/>
                <w:b/>
                <w:sz w:val="20"/>
                <w:szCs w:val="16"/>
              </w:rPr>
              <w:t xml:space="preserve">Tipo</w:t>
            </w:r>
            <w:r/>
          </w:p>
        </w:tc>
      </w:tr>
      <w:tr>
        <w:trPr/>
        <w:tc>
          <w:tcPr>
            <w:tcW w:w="839" w:type="pct"/>
            <w:textDirection w:val="lrTb"/>
            <w:noWrap w:val="false"/>
          </w:tcPr>
          <w:p>
            <w:pPr>
              <w:spacing w:lineRule="auto" w:line="360"/>
              <w:tabs>
                <w:tab w:val="left" w:pos="1050" w:leader="none"/>
              </w:tabs>
              <w:rPr>
                <w:rFonts w:ascii="Arial" w:hAnsi="Arial" w:cs="Arial" w:eastAsia="Arial"/>
                <w:sz w:val="32"/>
              </w:rPr>
            </w:pPr>
            <w:r>
              <w:rPr>
                <w:rFonts w:ascii="Arial" w:hAnsi="Arial" w:cs="Arial" w:eastAsia="Arial"/>
                <w:sz w:val="20"/>
                <w:szCs w:val="16"/>
              </w:rPr>
              <w:t xml:space="preserve">CPF</w:t>
            </w:r>
            <w:r/>
          </w:p>
        </w:tc>
        <w:tc>
          <w:tcPr>
            <w:tcW w:w="158" w:type="pct"/>
            <w:textDirection w:val="lrTb"/>
            <w:noWrap w:val="false"/>
          </w:tcPr>
          <w:p>
            <w:pPr>
              <w:ind w:left="-133" w:right="-220" w:hanging="133"/>
              <w:jc w:val="center"/>
              <w:spacing w:lineRule="auto" w:line="360"/>
              <w:rPr>
                <w:rFonts w:ascii="Arial" w:hAnsi="Arial" w:cs="Arial" w:eastAsia="Arial"/>
                <w:sz w:val="32"/>
              </w:rPr>
            </w:pPr>
            <w:r>
              <w:rPr>
                <w:rFonts w:ascii="Arial" w:hAnsi="Arial" w:cs="Arial" w:eastAsia="Arial"/>
                <w:sz w:val="20"/>
                <w:szCs w:val="16"/>
              </w:rPr>
              <w:t xml:space="preserve">X</w:t>
            </w:r>
            <w:r/>
          </w:p>
        </w:tc>
        <w:tc>
          <w:tcPr>
            <w:tcW w:w="152" w:type="pct"/>
            <w:textDirection w:val="lrTb"/>
            <w:noWrap w:val="false"/>
          </w:tcPr>
          <w:p>
            <w:pPr>
              <w:spacing w:lineRule="auto" w:line="360"/>
              <w:rPr>
                <w:rFonts w:ascii="Arial" w:hAnsi="Arial" w:cs="Arial" w:eastAsia="Arial"/>
                <w:sz w:val="32"/>
              </w:rPr>
            </w:pPr>
            <w:r>
              <w:rPr>
                <w:rFonts w:ascii="Arial" w:hAnsi="Arial" w:cs="Arial" w:eastAsia="Arial"/>
                <w:sz w:val="20"/>
                <w:szCs w:val="16"/>
              </w:rPr>
              <w:t xml:space="preserve">X</w:t>
            </w:r>
            <w:r/>
          </w:p>
        </w:tc>
        <w:tc>
          <w:tcPr>
            <w:tcW w:w="161" w:type="pct"/>
            <w:textDirection w:val="lrTb"/>
            <w:noWrap w:val="false"/>
          </w:tcPr>
          <w:p>
            <w:pPr>
              <w:spacing w:lineRule="auto" w:line="360"/>
              <w:rPr>
                <w:rFonts w:ascii="Arial" w:hAnsi="Arial" w:cs="Arial" w:eastAsia="Arial"/>
                <w:sz w:val="32"/>
              </w:rPr>
            </w:pPr>
            <w:r>
              <w:rPr>
                <w:rFonts w:ascii="Arial" w:hAnsi="Arial" w:cs="Arial" w:eastAsia="Arial"/>
                <w:sz w:val="32"/>
              </w:rPr>
            </w:r>
            <w:r/>
          </w:p>
        </w:tc>
        <w:tc>
          <w:tcPr>
            <w:tcW w:w="185" w:type="pct"/>
            <w:textDirection w:val="lrTb"/>
            <w:noWrap w:val="false"/>
          </w:tcPr>
          <w:p>
            <w:pPr>
              <w:spacing w:lineRule="auto" w:line="360"/>
              <w:rPr>
                <w:rFonts w:ascii="Arial" w:hAnsi="Arial" w:cs="Arial" w:eastAsia="Arial"/>
                <w:sz w:val="32"/>
              </w:rPr>
            </w:pPr>
            <w:r>
              <w:rPr>
                <w:rFonts w:ascii="Arial" w:hAnsi="Arial" w:cs="Arial" w:eastAsia="Arial"/>
                <w:sz w:val="32"/>
              </w:rPr>
            </w:r>
            <w:r/>
          </w:p>
        </w:tc>
        <w:tc>
          <w:tcPr>
            <w:gridSpan w:val="2"/>
            <w:tcW w:w="2326" w:type="pct"/>
            <w:textDirection w:val="lrTb"/>
            <w:noWrap w:val="false"/>
          </w:tcPr>
          <w:p>
            <w:pPr>
              <w:rPr>
                <w:rFonts w:ascii="Arial" w:hAnsi="Arial" w:cs="Arial" w:eastAsia="Arial"/>
                <w:sz w:val="32"/>
              </w:rPr>
            </w:pPr>
            <w:r>
              <w:rPr>
                <w:rFonts w:ascii="Arial" w:hAnsi="Arial" w:cs="Arial" w:eastAsia="Arial"/>
                <w:sz w:val="20"/>
                <w:szCs w:val="16"/>
              </w:rPr>
              <w:t xml:space="preserve"> O primeiro nome do cliente</w:t>
            </w:r>
            <w:r/>
          </w:p>
        </w:tc>
        <w:tc>
          <w:tcPr>
            <w:tcW w:w="756" w:type="pct"/>
            <w:textDirection w:val="lrTb"/>
            <w:noWrap w:val="false"/>
          </w:tcPr>
          <w:p>
            <w:pPr>
              <w:rPr>
                <w:rFonts w:ascii="Arial" w:hAnsi="Arial" w:cs="Arial" w:eastAsia="Arial"/>
                <w:sz w:val="32"/>
              </w:rPr>
            </w:pPr>
            <w:r>
              <w:rPr>
                <w:rFonts w:ascii="Arial" w:hAnsi="Arial" w:cs="Arial" w:eastAsia="Arial"/>
                <w:sz w:val="20"/>
                <w:szCs w:val="16"/>
              </w:rPr>
              <w:t xml:space="preserve">José Oliveira da Silva</w:t>
            </w:r>
            <w:r/>
          </w:p>
        </w:tc>
        <w:tc>
          <w:tcPr>
            <w:tcW w:w="423" w:type="pct"/>
            <w:textDirection w:val="lrTb"/>
            <w:noWrap w:val="false"/>
          </w:tcPr>
          <w:p>
            <w:pPr>
              <w:spacing w:lineRule="auto" w:line="360"/>
              <w:rPr>
                <w:rFonts w:ascii="Arial" w:hAnsi="Arial" w:cs="Arial" w:eastAsia="Arial"/>
                <w:sz w:val="32"/>
              </w:rPr>
            </w:pPr>
            <w:r>
              <w:rPr>
                <w:rFonts w:ascii="Arial" w:hAnsi="Arial" w:cs="Arial" w:eastAsia="Arial"/>
                <w:sz w:val="20"/>
                <w:szCs w:val="16"/>
              </w:rPr>
              <w:t xml:space="preserve">C</w:t>
            </w:r>
            <w:r/>
          </w:p>
        </w:tc>
      </w:tr>
      <w:tr>
        <w:trPr/>
        <w:tc>
          <w:tcPr>
            <w:tcW w:w="839" w:type="pct"/>
            <w:textDirection w:val="lrTb"/>
            <w:noWrap w:val="false"/>
          </w:tcPr>
          <w:p>
            <w:pPr>
              <w:spacing w:lineRule="auto" w:line="360"/>
              <w:rPr>
                <w:rFonts w:ascii="Arial" w:hAnsi="Arial" w:cs="Arial" w:eastAsia="Arial"/>
                <w:sz w:val="32"/>
              </w:rPr>
            </w:pPr>
            <w:r>
              <w:rPr>
                <w:rFonts w:ascii="Arial" w:hAnsi="Arial" w:cs="Arial" w:eastAsia="Arial"/>
                <w:sz w:val="20"/>
                <w:szCs w:val="16"/>
              </w:rPr>
              <w:t xml:space="preserve">Data/Horário</w:t>
            </w:r>
            <w:r/>
          </w:p>
        </w:tc>
        <w:tc>
          <w:tcPr>
            <w:tcW w:w="158" w:type="pct"/>
            <w:textDirection w:val="lrTb"/>
            <w:noWrap w:val="false"/>
          </w:tcPr>
          <w:p>
            <w:pPr>
              <w:ind w:left="-133" w:right="-220" w:hanging="133"/>
              <w:jc w:val="center"/>
              <w:spacing w:lineRule="auto" w:line="360"/>
              <w:rPr>
                <w:rFonts w:ascii="Arial" w:hAnsi="Arial" w:cs="Arial" w:eastAsia="Arial"/>
                <w:sz w:val="32"/>
              </w:rPr>
            </w:pPr>
            <w:r>
              <w:rPr>
                <w:rFonts w:ascii="Arial" w:hAnsi="Arial" w:cs="Arial" w:eastAsia="Arial"/>
                <w:sz w:val="20"/>
                <w:szCs w:val="16"/>
              </w:rPr>
              <w:t xml:space="preserve">X</w:t>
            </w:r>
            <w:r/>
          </w:p>
        </w:tc>
        <w:tc>
          <w:tcPr>
            <w:tcW w:w="152" w:type="pct"/>
            <w:textDirection w:val="lrTb"/>
            <w:noWrap w:val="false"/>
          </w:tcPr>
          <w:p>
            <w:pPr>
              <w:spacing w:lineRule="auto" w:line="360"/>
              <w:rPr>
                <w:rFonts w:ascii="Arial" w:hAnsi="Arial" w:cs="Arial" w:eastAsia="Arial"/>
                <w:sz w:val="32"/>
              </w:rPr>
            </w:pPr>
            <w:r>
              <w:rPr>
                <w:rFonts w:ascii="Arial" w:hAnsi="Arial" w:cs="Arial" w:eastAsia="Arial"/>
                <w:sz w:val="20"/>
                <w:szCs w:val="16"/>
              </w:rPr>
              <w:t xml:space="preserve">X</w:t>
            </w:r>
            <w:r/>
          </w:p>
        </w:tc>
        <w:tc>
          <w:tcPr>
            <w:tcW w:w="161" w:type="pct"/>
            <w:textDirection w:val="lrTb"/>
            <w:noWrap w:val="false"/>
          </w:tcPr>
          <w:p>
            <w:pPr>
              <w:spacing w:lineRule="auto" w:line="360"/>
              <w:rPr>
                <w:rFonts w:ascii="Arial" w:hAnsi="Arial" w:cs="Arial" w:eastAsia="Arial"/>
                <w:sz w:val="32"/>
              </w:rPr>
            </w:pPr>
            <w:r>
              <w:rPr>
                <w:rFonts w:ascii="Arial" w:hAnsi="Arial" w:cs="Arial" w:eastAsia="Arial"/>
                <w:sz w:val="32"/>
              </w:rPr>
            </w:r>
            <w:r/>
          </w:p>
        </w:tc>
        <w:tc>
          <w:tcPr>
            <w:tcW w:w="185" w:type="pct"/>
            <w:textDirection w:val="lrTb"/>
            <w:noWrap w:val="false"/>
          </w:tcPr>
          <w:p>
            <w:pPr>
              <w:spacing w:lineRule="auto" w:line="360"/>
              <w:rPr>
                <w:rFonts w:ascii="Arial" w:hAnsi="Arial" w:cs="Arial" w:eastAsia="Arial"/>
                <w:sz w:val="32"/>
              </w:rPr>
            </w:pPr>
            <w:r>
              <w:rPr>
                <w:rFonts w:ascii="Arial" w:hAnsi="Arial" w:cs="Arial" w:eastAsia="Arial"/>
                <w:sz w:val="32"/>
              </w:rPr>
            </w:r>
            <w:r/>
          </w:p>
        </w:tc>
        <w:tc>
          <w:tcPr>
            <w:gridSpan w:val="2"/>
            <w:tcW w:w="2326" w:type="pct"/>
            <w:textDirection w:val="lrTb"/>
            <w:noWrap w:val="false"/>
          </w:tcPr>
          <w:p>
            <w:pPr>
              <w:spacing w:lineRule="auto" w:line="360"/>
              <w:rPr>
                <w:rFonts w:ascii="Arial" w:hAnsi="Arial" w:cs="Arial" w:eastAsia="Arial"/>
                <w:sz w:val="32"/>
              </w:rPr>
            </w:pPr>
            <w:r>
              <w:rPr>
                <w:rFonts w:ascii="Arial" w:hAnsi="Arial" w:cs="Arial" w:eastAsia="Arial"/>
                <w:sz w:val="20"/>
                <w:szCs w:val="16"/>
              </w:rPr>
              <w:t xml:space="preserve">A data e horário que o cliente deseja realizar a prova</w:t>
            </w:r>
            <w:r/>
          </w:p>
        </w:tc>
        <w:tc>
          <w:tcPr>
            <w:tcW w:w="756" w:type="pct"/>
            <w:textDirection w:val="lrTb"/>
            <w:noWrap w:val="false"/>
          </w:tcPr>
          <w:p>
            <w:pPr>
              <w:spacing w:lineRule="auto" w:line="360"/>
              <w:rPr>
                <w:rFonts w:ascii="Arial" w:hAnsi="Arial" w:cs="Arial" w:eastAsia="Arial"/>
                <w:sz w:val="32"/>
              </w:rPr>
            </w:pPr>
            <w:r>
              <w:rPr>
                <w:rFonts w:ascii="Arial" w:hAnsi="Arial" w:cs="Arial" w:eastAsia="Arial"/>
                <w:sz w:val="20"/>
                <w:szCs w:val="16"/>
              </w:rPr>
              <w:t xml:space="preserve">23/04/2018 </w:t>
            </w:r>
            <w:r>
              <w:rPr>
                <w:rFonts w:ascii="Arial" w:hAnsi="Arial" w:cs="Arial" w:eastAsia="Arial"/>
                <w:sz w:val="20"/>
                <w:szCs w:val="16"/>
              </w:rPr>
              <w:noBreakHyphen/>
              <w:t xml:space="preserve"> 10:38 AM</w:t>
            </w:r>
            <w:r/>
          </w:p>
        </w:tc>
        <w:tc>
          <w:tcPr>
            <w:tcW w:w="423" w:type="pct"/>
            <w:textDirection w:val="lrTb"/>
            <w:noWrap w:val="false"/>
          </w:tcPr>
          <w:p>
            <w:pPr>
              <w:keepNext/>
              <w:spacing w:lineRule="auto" w:line="360"/>
              <w:rPr>
                <w:rFonts w:ascii="Arial" w:hAnsi="Arial" w:cs="Arial" w:eastAsia="Arial"/>
                <w:sz w:val="32"/>
              </w:rPr>
            </w:pPr>
            <w:r>
              <w:rPr>
                <w:rFonts w:ascii="Arial" w:hAnsi="Arial" w:cs="Arial" w:eastAsia="Arial"/>
                <w:sz w:val="20"/>
                <w:szCs w:val="16"/>
              </w:rPr>
              <w:t xml:space="preserve">D</w:t>
            </w:r>
            <w:r/>
          </w:p>
        </w:tc>
      </w:tr>
    </w:tbl>
    <w:p>
      <w:pPr>
        <w:pStyle w:val="236"/>
        <w:rPr>
          <w:rFonts w:ascii="Arial" w:hAnsi="Arial" w:cs="Arial"/>
          <w:color w:val="auto"/>
          <w:sz w:val="20"/>
        </w:rPr>
      </w:pPr>
      <w:r/>
      <w:bookmarkStart w:id="288" w:name="_Toc515021228"/>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43</w:t>
      </w:r>
      <w:r>
        <w:rPr>
          <w:rFonts w:ascii="Arial" w:hAnsi="Arial" w:cs="Arial"/>
          <w:color w:val="auto"/>
          <w:sz w:val="20"/>
        </w:rPr>
        <w:fldChar w:fldCharType="end"/>
      </w:r>
      <w:r>
        <w:rPr>
          <w:rFonts w:ascii="Arial" w:hAnsi="Arial" w:cs="Arial"/>
          <w:color w:val="auto"/>
          <w:sz w:val="20"/>
        </w:rPr>
        <w:t xml:space="preserve">-Requisito de dados 13</w:t>
      </w:r>
      <w:bookmarkEnd w:id="288"/>
      <w:r/>
      <w:r/>
    </w:p>
    <w:p>
      <w:r/>
      <w:r/>
    </w:p>
    <w:tbl>
      <w:tblPr>
        <w:tblW w:w="5000" w:type="pct"/>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42"/>
        <w:gridCol w:w="238"/>
        <w:gridCol w:w="222"/>
        <w:gridCol w:w="222"/>
        <w:gridCol w:w="350"/>
        <w:gridCol w:w="2617"/>
        <w:gridCol w:w="1384"/>
        <w:gridCol w:w="1896"/>
        <w:gridCol w:w="690"/>
      </w:tblGrid>
      <w:tr>
        <w:trPr>
          <w:trHeight w:val="341"/>
          <w:tblHeader/>
        </w:trPr>
        <w:tc>
          <w:tcPr>
            <w:gridSpan w:val="6"/>
            <w:shd w:val="clear" w:color="auto" w:fill="CCCCCC"/>
            <w:tcW w:w="3015" w:type="pct"/>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Identificador</w:t>
            </w:r>
            <w:r/>
          </w:p>
        </w:tc>
        <w:tc>
          <w:tcPr>
            <w:gridSpan w:val="3"/>
            <w:shd w:val="clear" w:color="auto" w:fill="CCCCCC"/>
            <w:tcW w:w="1985" w:type="pct"/>
            <w:vAlign w:val="center"/>
            <w:textDirection w:val="lrTb"/>
            <w:noWrap w:val="false"/>
          </w:tcPr>
          <w:p>
            <w:pPr>
              <w:spacing w:lineRule="auto" w:line="360"/>
              <w:rPr>
                <w:rFonts w:ascii="Arial" w:hAnsi="Arial" w:cs="Arial"/>
                <w:sz w:val="32"/>
              </w:rPr>
            </w:pPr>
            <w:r>
              <w:rPr>
                <w:rFonts w:ascii="Arial" w:hAnsi="Arial" w:cs="Arial"/>
                <w:b/>
                <w:sz w:val="20"/>
                <w:szCs w:val="16"/>
              </w:rPr>
              <w:t xml:space="preserve">Requisito Funcional</w:t>
            </w:r>
            <w:r/>
          </w:p>
        </w:tc>
      </w:tr>
      <w:tr>
        <w:trPr>
          <w:trHeight w:val="341"/>
          <w:tblHeader/>
        </w:trPr>
        <w:tc>
          <w:tcPr>
            <w:gridSpan w:val="6"/>
            <w:shd w:val="clear" w:color="auto" w:fill="FFFFFF"/>
            <w:tcW w:w="3015" w:type="pct"/>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[RD 14] </w:t>
            </w:r>
            <w:r>
              <w:rPr>
                <w:rFonts w:ascii="Arial" w:hAnsi="Arial" w:cs="Arial"/>
                <w:b/>
                <w:sz w:val="20"/>
                <w:szCs w:val="16"/>
              </w:rPr>
              <w:noBreakHyphen/>
              <w:t xml:space="preserve"> Dados da notificação</w:t>
            </w:r>
            <w:r/>
          </w:p>
        </w:tc>
        <w:tc>
          <w:tcPr>
            <w:gridSpan w:val="3"/>
            <w:shd w:val="clear" w:color="auto" w:fill="FFFFFF"/>
            <w:tcW w:w="1985" w:type="pct"/>
            <w:vAlign w:val="center"/>
            <w:textDirection w:val="lrTb"/>
            <w:noWrap w:val="false"/>
          </w:tcPr>
          <w:p>
            <w:pPr>
              <w:spacing w:lineRule="auto" w:line="360"/>
              <w:rPr>
                <w:rFonts w:ascii="Arial" w:hAnsi="Arial" w:cs="Arial"/>
                <w:sz w:val="32"/>
              </w:rPr>
            </w:pPr>
            <w:r>
              <w:rPr>
                <w:rFonts w:ascii="Arial" w:hAnsi="Arial" w:cs="Arial"/>
                <w:b/>
                <w:sz w:val="20"/>
                <w:szCs w:val="16"/>
              </w:rPr>
              <w:t xml:space="preserve">[RF 19 - O sistema deve notificar a marcação de prova]</w:t>
            </w:r>
            <w:r/>
          </w:p>
        </w:tc>
      </w:tr>
      <w:tr>
        <w:trPr>
          <w:trHeight w:val="341"/>
          <w:tblHeader/>
        </w:trPr>
        <w:tc>
          <w:tcPr>
            <w:shd w:val="clear" w:color="auto" w:fill="CCCCCC"/>
            <w:tcW w:w="839" w:type="pct"/>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Nome</w:t>
            </w:r>
            <w:r/>
          </w:p>
        </w:tc>
        <w:tc>
          <w:tcPr>
            <w:shd w:val="clear" w:color="auto" w:fill="CCCCCC"/>
            <w:tcW w:w="158" w:type="pct"/>
            <w:vAlign w:val="center"/>
            <w:textDirection w:val="lrTb"/>
            <w:noWrap w:val="false"/>
          </w:tcPr>
          <w:p>
            <w:pPr>
              <w:ind w:left="-133" w:right="-102"/>
              <w:jc w:val="center"/>
              <w:spacing w:lineRule="auto" w:line="360"/>
              <w:rPr>
                <w:rFonts w:ascii="Arial" w:hAnsi="Arial" w:cs="Arial"/>
                <w:sz w:val="32"/>
              </w:rPr>
            </w:pPr>
            <w:r>
              <w:rPr>
                <w:rFonts w:ascii="Arial" w:hAnsi="Arial" w:cs="Arial"/>
                <w:b/>
                <w:sz w:val="20"/>
                <w:szCs w:val="16"/>
              </w:rPr>
              <w:t xml:space="preserve">O</w:t>
            </w:r>
            <w:r/>
          </w:p>
        </w:tc>
        <w:tc>
          <w:tcPr>
            <w:shd w:val="clear" w:color="auto" w:fill="CCCCCC"/>
            <w:tcW w:w="152" w:type="pct"/>
            <w:vAlign w:val="center"/>
            <w:textDirection w:val="lrTb"/>
            <w:noWrap w:val="false"/>
          </w:tcPr>
          <w:p>
            <w:pPr>
              <w:ind w:left="-184" w:right="-96"/>
              <w:jc w:val="center"/>
              <w:spacing w:lineRule="auto" w:line="360"/>
              <w:rPr>
                <w:rFonts w:ascii="Arial" w:hAnsi="Arial" w:cs="Arial"/>
                <w:sz w:val="32"/>
              </w:rPr>
            </w:pPr>
            <w:r>
              <w:rPr>
                <w:rFonts w:ascii="Arial" w:hAnsi="Arial" w:cs="Arial"/>
                <w:b/>
                <w:sz w:val="20"/>
                <w:szCs w:val="16"/>
              </w:rPr>
              <w:t xml:space="preserve">E</w:t>
            </w:r>
            <w:r/>
          </w:p>
        </w:tc>
        <w:tc>
          <w:tcPr>
            <w:shd w:val="clear" w:color="auto" w:fill="CCCCCC"/>
            <w:tcW w:w="161" w:type="pct"/>
            <w:vAlign w:val="center"/>
            <w:textDirection w:val="lrTb"/>
            <w:noWrap w:val="false"/>
          </w:tcPr>
          <w:p>
            <w:pPr>
              <w:ind w:left="-171" w:right="-96"/>
              <w:jc w:val="center"/>
              <w:spacing w:lineRule="auto" w:line="360"/>
              <w:rPr>
                <w:rFonts w:ascii="Arial" w:hAnsi="Arial" w:cs="Arial"/>
                <w:sz w:val="32"/>
              </w:rPr>
            </w:pPr>
            <w:r>
              <w:rPr>
                <w:rFonts w:ascii="Arial" w:hAnsi="Arial" w:cs="Arial"/>
                <w:b/>
                <w:sz w:val="20"/>
                <w:szCs w:val="16"/>
              </w:rPr>
              <w:t xml:space="preserve">S</w:t>
            </w:r>
            <w:r/>
          </w:p>
        </w:tc>
        <w:tc>
          <w:tcPr>
            <w:shd w:val="clear" w:color="auto" w:fill="CCCCCC"/>
            <w:tcW w:w="185" w:type="pct"/>
            <w:vAlign w:val="center"/>
            <w:textDirection w:val="lrTb"/>
            <w:noWrap w:val="false"/>
          </w:tcPr>
          <w:p>
            <w:pPr>
              <w:ind w:right="-96"/>
              <w:spacing w:lineRule="auto" w:line="360"/>
              <w:rPr>
                <w:rFonts w:ascii="Arial" w:hAnsi="Arial" w:cs="Arial"/>
                <w:sz w:val="32"/>
              </w:rPr>
            </w:pPr>
            <w:r>
              <w:rPr>
                <w:rFonts w:ascii="Arial" w:hAnsi="Arial" w:cs="Arial"/>
                <w:b/>
                <w:sz w:val="20"/>
                <w:szCs w:val="16"/>
              </w:rPr>
              <w:t xml:space="preserve">L</w:t>
            </w:r>
            <w:r/>
          </w:p>
        </w:tc>
        <w:tc>
          <w:tcPr>
            <w:gridSpan w:val="2"/>
            <w:shd w:val="clear" w:color="auto" w:fill="CCCCCC"/>
            <w:tcW w:w="2326" w:type="pct"/>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Descrição</w:t>
            </w:r>
            <w:r/>
          </w:p>
        </w:tc>
        <w:tc>
          <w:tcPr>
            <w:shd w:val="clear" w:color="auto" w:fill="CCCCCC"/>
            <w:tcW w:w="756" w:type="pct"/>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Exemplo</w:t>
            </w:r>
            <w:r/>
          </w:p>
        </w:tc>
        <w:tc>
          <w:tcPr>
            <w:shd w:val="clear" w:color="auto" w:fill="CCCCCC"/>
            <w:tcW w:w="423" w:type="pct"/>
            <w:textDirection w:val="lrTb"/>
            <w:noWrap w:val="false"/>
          </w:tcPr>
          <w:p>
            <w:pPr>
              <w:jc w:val="center"/>
              <w:spacing w:lineRule="auto" w:line="360"/>
              <w:rPr>
                <w:rFonts w:ascii="Arial" w:hAnsi="Arial" w:cs="Arial"/>
                <w:sz w:val="32"/>
              </w:rPr>
            </w:pPr>
            <w:r>
              <w:rPr>
                <w:rFonts w:ascii="Arial" w:hAnsi="Arial" w:cs="Arial"/>
                <w:b/>
                <w:sz w:val="20"/>
                <w:szCs w:val="16"/>
              </w:rPr>
              <w:t xml:space="preserve">Tipo</w:t>
            </w:r>
            <w:r/>
          </w:p>
        </w:tc>
      </w:tr>
      <w:tr>
        <w:trPr/>
        <w:tc>
          <w:tcPr>
            <w:tcW w:w="839" w:type="pct"/>
            <w:textDirection w:val="lrTb"/>
            <w:noWrap w:val="false"/>
          </w:tcPr>
          <w:p>
            <w:pPr>
              <w:spacing w:lineRule="auto" w:line="360"/>
              <w:tabs>
                <w:tab w:val="left" w:pos="1050" w:leader="none"/>
              </w:tabs>
              <w:rPr>
                <w:rFonts w:ascii="Arial" w:hAnsi="Arial" w:cs="Arial"/>
                <w:sz w:val="32"/>
              </w:rPr>
            </w:pPr>
            <w:r>
              <w:rPr>
                <w:rFonts w:ascii="Arial" w:hAnsi="Arial" w:cs="Arial"/>
                <w:sz w:val="20"/>
                <w:szCs w:val="16"/>
              </w:rPr>
              <w:t xml:space="preserve">Nome</w:t>
            </w:r>
            <w:r/>
          </w:p>
        </w:tc>
        <w:tc>
          <w:tcPr>
            <w:tcW w:w="158" w:type="pct"/>
            <w:textDirection w:val="lrTb"/>
            <w:noWrap w:val="false"/>
          </w:tcPr>
          <w:p>
            <w:pPr>
              <w:ind w:left="-133" w:right="-220" w:hanging="133"/>
              <w:jc w:val="center"/>
              <w:spacing w:lineRule="auto" w:line="360"/>
              <w:rPr>
                <w:rFonts w:ascii="Arial" w:hAnsi="Arial" w:cs="Arial"/>
                <w:sz w:val="32"/>
              </w:rPr>
            </w:pPr>
            <w:r>
              <w:rPr>
                <w:rFonts w:ascii="Arial" w:hAnsi="Arial" w:cs="Arial"/>
                <w:sz w:val="32"/>
              </w:rPr>
            </w:r>
            <w:r/>
          </w:p>
        </w:tc>
        <w:tc>
          <w:tcPr>
            <w:tcW w:w="152" w:type="pct"/>
            <w:textDirection w:val="lrTb"/>
            <w:noWrap w:val="false"/>
          </w:tcPr>
          <w:p>
            <w:pPr>
              <w:spacing w:lineRule="auto" w:line="360"/>
              <w:rPr>
                <w:rFonts w:ascii="Arial" w:hAnsi="Arial" w:cs="Arial"/>
                <w:sz w:val="32"/>
              </w:rPr>
            </w:pPr>
            <w:r>
              <w:rPr>
                <w:rFonts w:ascii="Arial" w:hAnsi="Arial" w:cs="Arial"/>
                <w:sz w:val="32"/>
              </w:rPr>
            </w:r>
            <w:r/>
          </w:p>
        </w:tc>
        <w:tc>
          <w:tcPr>
            <w:tcW w:w="161" w:type="pct"/>
            <w:textDirection w:val="lrTb"/>
            <w:noWrap w:val="false"/>
          </w:tcPr>
          <w:p>
            <w:pPr>
              <w:spacing w:lineRule="auto" w:line="360"/>
              <w:rPr>
                <w:rFonts w:ascii="Arial" w:hAnsi="Arial" w:cs="Arial"/>
                <w:sz w:val="32"/>
              </w:rPr>
            </w:pPr>
            <w:r>
              <w:rPr>
                <w:rFonts w:ascii="Arial" w:hAnsi="Arial" w:cs="Arial"/>
                <w:sz w:val="32"/>
              </w:rPr>
            </w:r>
            <w:r/>
          </w:p>
        </w:tc>
        <w:tc>
          <w:tcPr>
            <w:tcW w:w="185" w:type="pct"/>
            <w:textDirection w:val="lrTb"/>
            <w:noWrap w:val="false"/>
          </w:tcPr>
          <w:p>
            <w:pPr>
              <w:spacing w:lineRule="auto" w:line="360"/>
              <w:rPr>
                <w:rFonts w:ascii="Arial" w:hAnsi="Arial" w:cs="Arial"/>
                <w:sz w:val="32"/>
              </w:rPr>
            </w:pPr>
            <w:r>
              <w:rPr>
                <w:rFonts w:ascii="Arial" w:hAnsi="Arial" w:cs="Arial"/>
                <w:sz w:val="20"/>
                <w:szCs w:val="16"/>
              </w:rPr>
              <w:t xml:space="preserve">X</w:t>
            </w:r>
            <w:r/>
          </w:p>
        </w:tc>
        <w:tc>
          <w:tcPr>
            <w:gridSpan w:val="2"/>
            <w:tcW w:w="2326" w:type="pct"/>
            <w:textDirection w:val="lrTb"/>
            <w:noWrap w:val="false"/>
          </w:tcPr>
          <w:p>
            <w:pPr>
              <w:rPr>
                <w:rFonts w:ascii="Arial" w:hAnsi="Arial" w:cs="Arial"/>
                <w:sz w:val="32"/>
              </w:rPr>
            </w:pPr>
            <w:r>
              <w:rPr>
                <w:rFonts w:ascii="Arial" w:hAnsi="Arial" w:cs="Arial"/>
                <w:sz w:val="20"/>
                <w:szCs w:val="16"/>
              </w:rPr>
              <w:t xml:space="preserve"> O primeiro nome do cliente</w:t>
            </w:r>
            <w:r/>
          </w:p>
        </w:tc>
        <w:tc>
          <w:tcPr>
            <w:tcW w:w="756" w:type="pct"/>
            <w:textDirection w:val="lrTb"/>
            <w:noWrap w:val="false"/>
          </w:tcPr>
          <w:p>
            <w:pPr>
              <w:rPr>
                <w:rFonts w:ascii="Arial" w:hAnsi="Arial" w:cs="Arial"/>
                <w:sz w:val="32"/>
              </w:rPr>
            </w:pPr>
            <w:r>
              <w:rPr>
                <w:rFonts w:ascii="Arial" w:hAnsi="Arial" w:cs="Arial"/>
                <w:sz w:val="20"/>
                <w:szCs w:val="16"/>
              </w:rPr>
              <w:t xml:space="preserve">José Oliveira da Silva</w:t>
            </w:r>
            <w:r/>
          </w:p>
        </w:tc>
        <w:tc>
          <w:tcPr>
            <w:tcW w:w="423" w:type="pct"/>
            <w:textDirection w:val="lrTb"/>
            <w:noWrap w:val="false"/>
          </w:tcPr>
          <w:p>
            <w:pPr>
              <w:spacing w:lineRule="auto" w:line="360"/>
              <w:rPr>
                <w:rFonts w:ascii="Arial" w:hAnsi="Arial" w:cs="Arial"/>
                <w:sz w:val="32"/>
              </w:rPr>
            </w:pPr>
            <w:r>
              <w:rPr>
                <w:rFonts w:ascii="Arial" w:hAnsi="Arial" w:cs="Arial"/>
                <w:sz w:val="20"/>
                <w:szCs w:val="16"/>
              </w:rPr>
              <w:t xml:space="preserve">C</w:t>
            </w:r>
            <w:r/>
          </w:p>
        </w:tc>
      </w:tr>
      <w:tr>
        <w:trPr/>
        <w:tc>
          <w:tcPr>
            <w:tcW w:w="839" w:type="pct"/>
            <w:textDirection w:val="lrTb"/>
            <w:noWrap w:val="false"/>
          </w:tcPr>
          <w:p>
            <w:pPr>
              <w:spacing w:lineRule="auto" w:line="360"/>
              <w:rPr>
                <w:rFonts w:ascii="Arial" w:hAnsi="Arial" w:cs="Arial"/>
                <w:sz w:val="32"/>
              </w:rPr>
            </w:pPr>
            <w:r>
              <w:rPr>
                <w:rFonts w:ascii="Arial" w:hAnsi="Arial" w:cs="Arial"/>
                <w:sz w:val="20"/>
                <w:szCs w:val="16"/>
              </w:rPr>
              <w:t xml:space="preserve">Data/Horário</w:t>
            </w:r>
            <w:r/>
          </w:p>
        </w:tc>
        <w:tc>
          <w:tcPr>
            <w:tcW w:w="158" w:type="pct"/>
            <w:textDirection w:val="lrTb"/>
            <w:noWrap w:val="false"/>
          </w:tcPr>
          <w:p>
            <w:pPr>
              <w:ind w:left="-133" w:right="-220" w:hanging="133"/>
              <w:jc w:val="center"/>
              <w:spacing w:lineRule="auto" w:line="360"/>
              <w:rPr>
                <w:rFonts w:ascii="Arial" w:hAnsi="Arial" w:cs="Arial"/>
                <w:sz w:val="32"/>
              </w:rPr>
            </w:pPr>
            <w:r>
              <w:rPr>
                <w:rFonts w:ascii="Arial" w:hAnsi="Arial" w:cs="Arial"/>
                <w:sz w:val="32"/>
              </w:rPr>
            </w:r>
            <w:r/>
          </w:p>
        </w:tc>
        <w:tc>
          <w:tcPr>
            <w:tcW w:w="152" w:type="pct"/>
            <w:textDirection w:val="lrTb"/>
            <w:noWrap w:val="false"/>
          </w:tcPr>
          <w:p>
            <w:pPr>
              <w:spacing w:lineRule="auto" w:line="360"/>
              <w:rPr>
                <w:rFonts w:ascii="Arial" w:hAnsi="Arial" w:cs="Arial"/>
                <w:sz w:val="32"/>
              </w:rPr>
            </w:pPr>
            <w:r>
              <w:rPr>
                <w:rFonts w:ascii="Arial" w:hAnsi="Arial" w:cs="Arial"/>
                <w:sz w:val="32"/>
              </w:rPr>
            </w:r>
            <w:r/>
          </w:p>
        </w:tc>
        <w:tc>
          <w:tcPr>
            <w:tcW w:w="161" w:type="pct"/>
            <w:textDirection w:val="lrTb"/>
            <w:noWrap w:val="false"/>
          </w:tcPr>
          <w:p>
            <w:pPr>
              <w:spacing w:lineRule="auto" w:line="360"/>
              <w:rPr>
                <w:rFonts w:ascii="Arial" w:hAnsi="Arial" w:cs="Arial"/>
                <w:sz w:val="32"/>
              </w:rPr>
            </w:pPr>
            <w:r>
              <w:rPr>
                <w:rFonts w:ascii="Arial" w:hAnsi="Arial" w:cs="Arial"/>
                <w:sz w:val="32"/>
              </w:rPr>
            </w:r>
            <w:r/>
          </w:p>
        </w:tc>
        <w:tc>
          <w:tcPr>
            <w:tcW w:w="185" w:type="pct"/>
            <w:textDirection w:val="lrTb"/>
            <w:noWrap w:val="false"/>
          </w:tcPr>
          <w:p>
            <w:pPr>
              <w:spacing w:lineRule="auto" w:line="360"/>
              <w:rPr>
                <w:rFonts w:ascii="Arial" w:hAnsi="Arial" w:cs="Arial"/>
                <w:sz w:val="32"/>
              </w:rPr>
            </w:pPr>
            <w:r>
              <w:rPr>
                <w:rFonts w:ascii="Arial" w:hAnsi="Arial" w:cs="Arial"/>
                <w:sz w:val="20"/>
                <w:szCs w:val="16"/>
              </w:rPr>
              <w:t xml:space="preserve">X</w:t>
            </w:r>
            <w:r/>
          </w:p>
        </w:tc>
        <w:tc>
          <w:tcPr>
            <w:gridSpan w:val="2"/>
            <w:tcW w:w="2326" w:type="pct"/>
            <w:textDirection w:val="lrTb"/>
            <w:noWrap w:val="false"/>
          </w:tcPr>
          <w:p>
            <w:pPr>
              <w:spacing w:lineRule="auto" w:line="360"/>
              <w:rPr>
                <w:rFonts w:ascii="Arial" w:hAnsi="Arial" w:cs="Arial"/>
                <w:sz w:val="32"/>
              </w:rPr>
            </w:pPr>
            <w:r>
              <w:rPr>
                <w:rFonts w:ascii="Arial" w:hAnsi="Arial" w:cs="Arial"/>
                <w:sz w:val="20"/>
                <w:szCs w:val="16"/>
              </w:rPr>
              <w:t xml:space="preserve">A data e horário que o cliente deseja realizar a prova</w:t>
            </w:r>
            <w:r/>
          </w:p>
        </w:tc>
        <w:tc>
          <w:tcPr>
            <w:tcW w:w="756" w:type="pct"/>
            <w:textDirection w:val="lrTb"/>
            <w:noWrap w:val="false"/>
          </w:tcPr>
          <w:p>
            <w:pPr>
              <w:spacing w:lineRule="auto" w:line="360"/>
              <w:rPr>
                <w:rFonts w:ascii="Arial" w:hAnsi="Arial" w:cs="Arial"/>
                <w:sz w:val="32"/>
              </w:rPr>
            </w:pPr>
            <w:r>
              <w:rPr>
                <w:rFonts w:ascii="Arial" w:hAnsi="Arial" w:cs="Arial"/>
                <w:sz w:val="20"/>
                <w:szCs w:val="16"/>
              </w:rPr>
              <w:t xml:space="preserve">23/04/2018 </w:t>
            </w:r>
            <w:r>
              <w:rPr>
                <w:rFonts w:ascii="Arial" w:hAnsi="Arial" w:cs="Arial"/>
                <w:sz w:val="20"/>
                <w:szCs w:val="16"/>
              </w:rPr>
              <w:noBreakHyphen/>
              <w:t xml:space="preserve"> 10:38 AM</w:t>
            </w:r>
            <w:r/>
          </w:p>
        </w:tc>
        <w:tc>
          <w:tcPr>
            <w:tcW w:w="423" w:type="pct"/>
            <w:textDirection w:val="lrTb"/>
            <w:noWrap w:val="false"/>
          </w:tcPr>
          <w:p>
            <w:pPr>
              <w:spacing w:lineRule="auto" w:line="360"/>
              <w:rPr>
                <w:rFonts w:ascii="Arial" w:hAnsi="Arial" w:cs="Arial"/>
                <w:sz w:val="32"/>
              </w:rPr>
            </w:pPr>
            <w:r>
              <w:rPr>
                <w:rFonts w:ascii="Arial" w:hAnsi="Arial" w:cs="Arial"/>
                <w:sz w:val="20"/>
                <w:szCs w:val="16"/>
              </w:rPr>
              <w:t xml:space="preserve">D</w:t>
            </w:r>
            <w:r/>
          </w:p>
        </w:tc>
      </w:tr>
      <w:tr>
        <w:trPr/>
        <w:tc>
          <w:tcPr>
            <w:tcW w:w="839" w:type="pct"/>
            <w:textDirection w:val="lrTb"/>
            <w:noWrap w:val="false"/>
          </w:tcPr>
          <w:p>
            <w:pPr>
              <w:spacing w:lineRule="auto" w:line="360"/>
              <w:rPr>
                <w:rFonts w:ascii="Arial" w:hAnsi="Arial" w:cs="Arial"/>
                <w:sz w:val="32"/>
              </w:rPr>
            </w:pPr>
            <w:r>
              <w:rPr>
                <w:rFonts w:ascii="Arial" w:hAnsi="Arial" w:cs="Arial"/>
                <w:sz w:val="20"/>
                <w:szCs w:val="16"/>
              </w:rPr>
              <w:t xml:space="preserve">Local</w:t>
            </w:r>
            <w:r/>
          </w:p>
        </w:tc>
        <w:tc>
          <w:tcPr>
            <w:tcW w:w="158" w:type="pct"/>
            <w:textDirection w:val="lrTb"/>
            <w:noWrap w:val="false"/>
          </w:tcPr>
          <w:p>
            <w:pPr>
              <w:ind w:left="-133" w:right="-220" w:hanging="133"/>
              <w:jc w:val="center"/>
              <w:spacing w:lineRule="auto" w:line="360"/>
              <w:rPr>
                <w:rFonts w:ascii="Arial" w:hAnsi="Arial" w:cs="Arial"/>
                <w:sz w:val="32"/>
              </w:rPr>
            </w:pPr>
            <w:r>
              <w:rPr>
                <w:rFonts w:ascii="Arial" w:hAnsi="Arial" w:cs="Arial"/>
                <w:sz w:val="32"/>
              </w:rPr>
            </w:r>
            <w:r/>
          </w:p>
        </w:tc>
        <w:tc>
          <w:tcPr>
            <w:tcW w:w="152" w:type="pct"/>
            <w:textDirection w:val="lrTb"/>
            <w:noWrap w:val="false"/>
          </w:tcPr>
          <w:p>
            <w:pPr>
              <w:spacing w:lineRule="auto" w:line="360"/>
              <w:rPr>
                <w:rFonts w:ascii="Arial" w:hAnsi="Arial" w:cs="Arial"/>
                <w:sz w:val="32"/>
              </w:rPr>
            </w:pPr>
            <w:r>
              <w:rPr>
                <w:rFonts w:ascii="Arial" w:hAnsi="Arial" w:cs="Arial"/>
                <w:sz w:val="32"/>
              </w:rPr>
            </w:r>
            <w:r/>
          </w:p>
        </w:tc>
        <w:tc>
          <w:tcPr>
            <w:tcW w:w="161" w:type="pct"/>
            <w:textDirection w:val="lrTb"/>
            <w:noWrap w:val="false"/>
          </w:tcPr>
          <w:p>
            <w:pPr>
              <w:spacing w:lineRule="auto" w:line="360"/>
              <w:rPr>
                <w:rFonts w:ascii="Arial" w:hAnsi="Arial" w:cs="Arial"/>
                <w:sz w:val="32"/>
              </w:rPr>
            </w:pPr>
            <w:r>
              <w:rPr>
                <w:rFonts w:ascii="Arial" w:hAnsi="Arial" w:cs="Arial"/>
                <w:sz w:val="32"/>
              </w:rPr>
            </w:r>
            <w:r/>
          </w:p>
        </w:tc>
        <w:tc>
          <w:tcPr>
            <w:tcW w:w="185" w:type="pct"/>
            <w:textDirection w:val="lrTb"/>
            <w:noWrap w:val="false"/>
          </w:tcPr>
          <w:p>
            <w:pPr>
              <w:spacing w:lineRule="auto" w:line="360"/>
              <w:rPr>
                <w:rFonts w:ascii="Arial" w:hAnsi="Arial" w:cs="Arial"/>
                <w:sz w:val="32"/>
              </w:rPr>
            </w:pPr>
            <w:r>
              <w:rPr>
                <w:rFonts w:ascii="Arial" w:hAnsi="Arial" w:cs="Arial"/>
                <w:sz w:val="20"/>
                <w:szCs w:val="16"/>
              </w:rPr>
              <w:t xml:space="preserve">X</w:t>
            </w:r>
            <w:r/>
          </w:p>
        </w:tc>
        <w:tc>
          <w:tcPr>
            <w:gridSpan w:val="2"/>
            <w:tcW w:w="2326" w:type="pct"/>
            <w:textDirection w:val="lrTb"/>
            <w:noWrap w:val="false"/>
          </w:tcPr>
          <w:p>
            <w:pPr>
              <w:spacing w:lineRule="auto" w:line="360"/>
              <w:tabs>
                <w:tab w:val="right" w:pos="3735" w:leader="none"/>
              </w:tabs>
              <w:rPr>
                <w:rFonts w:ascii="Arial" w:hAnsi="Arial" w:cs="Arial"/>
                <w:sz w:val="32"/>
              </w:rPr>
            </w:pPr>
            <w:r>
              <w:rPr>
                <w:rFonts w:ascii="Arial" w:hAnsi="Arial" w:cs="Arial"/>
                <w:sz w:val="20"/>
                <w:szCs w:val="16"/>
              </w:rPr>
              <w:t xml:space="preserve">O local onde ocorrerá a prova</w:t>
            </w:r>
            <w:r/>
          </w:p>
        </w:tc>
        <w:tc>
          <w:tcPr>
            <w:tcW w:w="756" w:type="pct"/>
            <w:textDirection w:val="lrTb"/>
            <w:noWrap w:val="false"/>
          </w:tcPr>
          <w:p>
            <w:pPr>
              <w:spacing w:lineRule="auto" w:line="360"/>
              <w:tabs>
                <w:tab w:val="right" w:pos="3735" w:leader="none"/>
              </w:tabs>
              <w:rPr>
                <w:rFonts w:ascii="Arial" w:hAnsi="Arial" w:cs="Arial"/>
                <w:sz w:val="32"/>
              </w:rPr>
            </w:pPr>
            <w:r>
              <w:rPr>
                <w:rFonts w:ascii="Arial" w:hAnsi="Arial" w:cs="Arial"/>
                <w:sz w:val="20"/>
                <w:szCs w:val="16"/>
              </w:rPr>
              <w:t xml:space="preserve">Marinha</w:t>
            </w:r>
            <w:r/>
          </w:p>
        </w:tc>
        <w:tc>
          <w:tcPr>
            <w:tcW w:w="423" w:type="pct"/>
            <w:textDirection w:val="lrTb"/>
            <w:noWrap w:val="false"/>
          </w:tcPr>
          <w:p>
            <w:pPr>
              <w:keepNext/>
              <w:spacing w:lineRule="auto" w:line="360"/>
              <w:rPr>
                <w:rFonts w:ascii="Arial" w:hAnsi="Arial" w:cs="Arial"/>
                <w:sz w:val="32"/>
              </w:rPr>
            </w:pPr>
            <w:r>
              <w:rPr>
                <w:rFonts w:ascii="Arial" w:hAnsi="Arial" w:cs="Arial"/>
                <w:sz w:val="20"/>
                <w:szCs w:val="16"/>
              </w:rPr>
              <w:t xml:space="preserve">A</w:t>
            </w:r>
            <w:r/>
          </w:p>
        </w:tc>
      </w:tr>
    </w:tbl>
    <w:p>
      <w:pPr>
        <w:pStyle w:val="236"/>
      </w:pPr>
      <w:r/>
      <w:bookmarkStart w:id="289" w:name="_Toc515021229"/>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44</w:t>
      </w:r>
      <w:r>
        <w:rPr>
          <w:rFonts w:ascii="Arial" w:hAnsi="Arial" w:cs="Arial"/>
          <w:color w:val="auto"/>
          <w:sz w:val="20"/>
        </w:rPr>
        <w:fldChar w:fldCharType="end"/>
      </w:r>
      <w:r>
        <w:rPr>
          <w:rFonts w:ascii="Arial" w:hAnsi="Arial" w:cs="Arial"/>
          <w:color w:val="auto"/>
          <w:sz w:val="20"/>
        </w:rPr>
        <w:t xml:space="preserve">-Requisito de dados 14</w:t>
      </w:r>
      <w:bookmarkEnd w:id="289"/>
      <w:r/>
      <w:r/>
    </w:p>
    <w:tbl>
      <w:tblPr>
        <w:tblW w:w="5000" w:type="pct"/>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350"/>
        <w:gridCol w:w="238"/>
        <w:gridCol w:w="350"/>
        <w:gridCol w:w="350"/>
        <w:gridCol w:w="350"/>
        <w:gridCol w:w="1865"/>
        <w:gridCol w:w="1024"/>
        <w:gridCol w:w="2895"/>
        <w:gridCol w:w="639"/>
      </w:tblGrid>
      <w:tr>
        <w:trPr>
          <w:trHeight w:val="341"/>
          <w:tblHeader/>
        </w:trPr>
        <w:tc>
          <w:tcPr>
            <w:gridSpan w:val="6"/>
            <w:shd w:val="clear" w:color="auto" w:fill="CCCCCC"/>
            <w:tcW w:w="3015" w:type="pct"/>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Identificador</w:t>
            </w:r>
            <w:r/>
          </w:p>
        </w:tc>
        <w:tc>
          <w:tcPr>
            <w:gridSpan w:val="3"/>
            <w:shd w:val="clear" w:color="auto" w:fill="CCCCCC"/>
            <w:tcW w:w="1985" w:type="pct"/>
            <w:vAlign w:val="center"/>
            <w:textDirection w:val="lrTb"/>
            <w:noWrap w:val="false"/>
          </w:tcPr>
          <w:p>
            <w:pPr>
              <w:spacing w:lineRule="auto" w:line="360"/>
              <w:rPr>
                <w:rFonts w:ascii="Arial" w:hAnsi="Arial" w:cs="Arial"/>
                <w:sz w:val="20"/>
              </w:rPr>
            </w:pPr>
            <w:r>
              <w:rPr>
                <w:rFonts w:ascii="Arial" w:hAnsi="Arial" w:cs="Arial"/>
                <w:b/>
                <w:sz w:val="20"/>
                <w:szCs w:val="16"/>
              </w:rPr>
              <w:t xml:space="preserve">Requisito Funcional</w:t>
            </w:r>
            <w:r/>
          </w:p>
        </w:tc>
      </w:tr>
      <w:tr>
        <w:trPr>
          <w:trHeight w:val="341"/>
          <w:tblHeader/>
        </w:trPr>
        <w:tc>
          <w:tcPr>
            <w:gridSpan w:val="6"/>
            <w:shd w:val="clear" w:color="auto" w:fill="FFFFFF"/>
            <w:tcW w:w="3015" w:type="pct"/>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[RD 15] </w:t>
            </w:r>
            <w:r>
              <w:rPr>
                <w:rFonts w:ascii="Arial" w:hAnsi="Arial" w:cs="Arial"/>
                <w:b/>
                <w:sz w:val="20"/>
                <w:szCs w:val="16"/>
              </w:rPr>
              <w:noBreakHyphen/>
              <w:t xml:space="preserve"> Dados do agendamento</w:t>
            </w:r>
            <w:r/>
          </w:p>
        </w:tc>
        <w:tc>
          <w:tcPr>
            <w:gridSpan w:val="3"/>
            <w:shd w:val="clear" w:color="auto" w:fill="FFFFFF"/>
            <w:tcW w:w="1985" w:type="pct"/>
            <w:vAlign w:val="center"/>
            <w:textDirection w:val="lrTb"/>
            <w:noWrap w:val="false"/>
          </w:tcPr>
          <w:p>
            <w:pPr>
              <w:spacing w:lineRule="auto" w:line="360"/>
              <w:rPr>
                <w:rFonts w:ascii="Arial" w:hAnsi="Arial" w:cs="Arial"/>
                <w:sz w:val="20"/>
              </w:rPr>
            </w:pPr>
            <w:r>
              <w:rPr>
                <w:rFonts w:ascii="Arial" w:hAnsi="Arial" w:cs="Arial"/>
                <w:b/>
                <w:sz w:val="20"/>
                <w:szCs w:val="16"/>
              </w:rPr>
              <w:t xml:space="preserve">[RF 21 </w:t>
            </w:r>
            <w:r>
              <w:rPr>
                <w:rFonts w:ascii="Arial" w:hAnsi="Arial" w:cs="Arial"/>
                <w:b/>
                <w:sz w:val="20"/>
                <w:szCs w:val="16"/>
              </w:rPr>
              <w:noBreakHyphen/>
              <w:t xml:space="preserve"> O sistema deve permitir agendamento de aulas</w:t>
            </w:r>
            <w:r>
              <w:rPr>
                <w:rFonts w:ascii="Arial" w:hAnsi="Arial" w:cs="Arial"/>
                <w:sz w:val="20"/>
              </w:rPr>
              <w:t xml:space="preserve">]</w:t>
            </w:r>
            <w:r/>
          </w:p>
        </w:tc>
      </w:tr>
      <w:tr>
        <w:trPr>
          <w:trHeight w:val="341"/>
          <w:tblHeader/>
        </w:trPr>
        <w:tc>
          <w:tcPr>
            <w:shd w:val="clear" w:color="auto" w:fill="CCCCCC"/>
            <w:tcW w:w="839"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Nome</w:t>
            </w:r>
            <w:r/>
          </w:p>
        </w:tc>
        <w:tc>
          <w:tcPr>
            <w:shd w:val="clear" w:color="auto" w:fill="CCCCCC"/>
            <w:tcW w:w="158" w:type="pct"/>
            <w:vAlign w:val="center"/>
            <w:textDirection w:val="lrTb"/>
            <w:noWrap w:val="false"/>
          </w:tcPr>
          <w:p>
            <w:pPr>
              <w:ind w:left="-133" w:right="-102"/>
              <w:jc w:val="center"/>
              <w:spacing w:lineRule="auto" w:line="360"/>
              <w:rPr>
                <w:rFonts w:ascii="Arial" w:hAnsi="Arial" w:cs="Arial"/>
                <w:sz w:val="20"/>
              </w:rPr>
            </w:pPr>
            <w:r>
              <w:rPr>
                <w:rFonts w:ascii="Arial" w:hAnsi="Arial" w:cs="Arial"/>
                <w:b/>
                <w:sz w:val="20"/>
                <w:szCs w:val="16"/>
              </w:rPr>
              <w:t xml:space="preserve">O</w:t>
            </w:r>
            <w:r/>
          </w:p>
        </w:tc>
        <w:tc>
          <w:tcPr>
            <w:shd w:val="clear" w:color="auto" w:fill="CCCCCC"/>
            <w:tcW w:w="152" w:type="pct"/>
            <w:vAlign w:val="center"/>
            <w:textDirection w:val="lrTb"/>
            <w:noWrap w:val="false"/>
          </w:tcPr>
          <w:p>
            <w:pPr>
              <w:ind w:left="-184" w:right="-96"/>
              <w:jc w:val="center"/>
              <w:spacing w:lineRule="auto" w:line="360"/>
              <w:rPr>
                <w:rFonts w:ascii="Arial" w:hAnsi="Arial" w:cs="Arial"/>
                <w:sz w:val="20"/>
              </w:rPr>
            </w:pPr>
            <w:r>
              <w:rPr>
                <w:rFonts w:ascii="Arial" w:hAnsi="Arial" w:cs="Arial"/>
                <w:b/>
                <w:sz w:val="20"/>
                <w:szCs w:val="16"/>
              </w:rPr>
              <w:t xml:space="preserve">E</w:t>
            </w:r>
            <w:r/>
          </w:p>
        </w:tc>
        <w:tc>
          <w:tcPr>
            <w:shd w:val="clear" w:color="auto" w:fill="CCCCCC"/>
            <w:tcW w:w="161" w:type="pct"/>
            <w:vAlign w:val="center"/>
            <w:textDirection w:val="lrTb"/>
            <w:noWrap w:val="false"/>
          </w:tcPr>
          <w:p>
            <w:pPr>
              <w:ind w:left="-171" w:right="-96"/>
              <w:jc w:val="center"/>
              <w:spacing w:lineRule="auto" w:line="360"/>
              <w:rPr>
                <w:rFonts w:ascii="Arial" w:hAnsi="Arial" w:cs="Arial"/>
                <w:sz w:val="20"/>
              </w:rPr>
            </w:pPr>
            <w:r>
              <w:rPr>
                <w:rFonts w:ascii="Arial" w:hAnsi="Arial" w:cs="Arial"/>
                <w:b/>
                <w:sz w:val="20"/>
                <w:szCs w:val="16"/>
              </w:rPr>
              <w:t xml:space="preserve">S</w:t>
            </w:r>
            <w:r/>
          </w:p>
        </w:tc>
        <w:tc>
          <w:tcPr>
            <w:shd w:val="clear" w:color="auto" w:fill="CCCCCC"/>
            <w:tcW w:w="185" w:type="pct"/>
            <w:vAlign w:val="center"/>
            <w:textDirection w:val="lrTb"/>
            <w:noWrap w:val="false"/>
          </w:tcPr>
          <w:p>
            <w:pPr>
              <w:ind w:right="-96"/>
              <w:spacing w:lineRule="auto" w:line="360"/>
              <w:rPr>
                <w:rFonts w:ascii="Arial" w:hAnsi="Arial" w:cs="Arial"/>
                <w:sz w:val="20"/>
              </w:rPr>
            </w:pPr>
            <w:r>
              <w:rPr>
                <w:rFonts w:ascii="Arial" w:hAnsi="Arial" w:cs="Arial"/>
                <w:b/>
                <w:sz w:val="20"/>
                <w:szCs w:val="16"/>
              </w:rPr>
              <w:t xml:space="preserve">L</w:t>
            </w:r>
            <w:r/>
          </w:p>
        </w:tc>
        <w:tc>
          <w:tcPr>
            <w:gridSpan w:val="2"/>
            <w:shd w:val="clear" w:color="auto" w:fill="CCCCCC"/>
            <w:tcW w:w="2326"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Descrição</w:t>
            </w:r>
            <w:r/>
          </w:p>
        </w:tc>
        <w:tc>
          <w:tcPr>
            <w:shd w:val="clear" w:color="auto" w:fill="CCCCCC"/>
            <w:tcW w:w="756"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Exemplo</w:t>
            </w:r>
            <w:r/>
          </w:p>
        </w:tc>
        <w:tc>
          <w:tcPr>
            <w:shd w:val="clear" w:color="auto" w:fill="CCCCCC"/>
            <w:tcW w:w="423" w:type="pct"/>
            <w:textDirection w:val="lrTb"/>
            <w:noWrap w:val="false"/>
          </w:tcPr>
          <w:p>
            <w:pPr>
              <w:jc w:val="center"/>
              <w:spacing w:lineRule="auto" w:line="360"/>
              <w:rPr>
                <w:rFonts w:ascii="Arial" w:hAnsi="Arial" w:cs="Arial"/>
                <w:sz w:val="20"/>
              </w:rPr>
            </w:pPr>
            <w:r>
              <w:rPr>
                <w:rFonts w:ascii="Arial" w:hAnsi="Arial" w:cs="Arial"/>
                <w:b/>
                <w:sz w:val="20"/>
                <w:szCs w:val="16"/>
              </w:rPr>
              <w:t xml:space="preserve">Tipo</w:t>
            </w:r>
            <w:r/>
          </w:p>
        </w:tc>
      </w:tr>
      <w:tr>
        <w:trPr/>
        <w:tc>
          <w:tcPr>
            <w:tcW w:w="839" w:type="pct"/>
            <w:textDirection w:val="lrTb"/>
            <w:noWrap w:val="false"/>
          </w:tcPr>
          <w:p>
            <w:pPr>
              <w:spacing w:lineRule="auto" w:line="360"/>
              <w:rPr>
                <w:rFonts w:ascii="Arial" w:hAnsi="Arial" w:cs="Arial"/>
                <w:sz w:val="20"/>
              </w:rPr>
            </w:pPr>
            <w:r>
              <w:rPr>
                <w:rFonts w:ascii="Arial" w:hAnsi="Arial" w:cs="Arial"/>
                <w:sz w:val="20"/>
                <w:szCs w:val="16"/>
              </w:rPr>
              <w:t xml:space="preserve">CPF</w:t>
            </w:r>
            <w:r/>
          </w:p>
        </w:tc>
        <w:tc>
          <w:tcPr>
            <w:tcW w:w="158" w:type="pct"/>
            <w:textDirection w:val="lrTb"/>
            <w:noWrap w:val="false"/>
          </w:tcPr>
          <w:p>
            <w:pPr>
              <w:ind w:left="-133" w:right="-220" w:hanging="133"/>
              <w:jc w:val="center"/>
              <w:spacing w:lineRule="auto" w:line="360"/>
              <w:rPr>
                <w:rFonts w:ascii="Arial" w:hAnsi="Arial" w:cs="Arial"/>
                <w:sz w:val="20"/>
              </w:rPr>
            </w:pPr>
            <w:r>
              <w:rPr>
                <w:rFonts w:ascii="Arial" w:hAnsi="Arial" w:cs="Arial"/>
                <w:sz w:val="20"/>
                <w:szCs w:val="16"/>
              </w:rPr>
              <w:t xml:space="preserve">X</w:t>
            </w:r>
            <w:r/>
          </w:p>
        </w:tc>
        <w:tc>
          <w:tcPr>
            <w:tcW w:w="152" w:type="pct"/>
            <w:textDirection w:val="lrTb"/>
            <w:noWrap w:val="false"/>
          </w:tcPr>
          <w:p>
            <w:pPr>
              <w:spacing w:lineRule="auto" w:line="360"/>
              <w:rPr>
                <w:rFonts w:ascii="Arial" w:hAnsi="Arial" w:cs="Arial"/>
                <w:sz w:val="20"/>
              </w:rPr>
            </w:pPr>
            <w:r>
              <w:rPr>
                <w:rFonts w:ascii="Arial" w:hAnsi="Arial" w:cs="Arial"/>
                <w:sz w:val="20"/>
                <w:szCs w:val="16"/>
              </w:rPr>
              <w:t xml:space="preserve">X</w:t>
            </w:r>
            <w:r/>
          </w:p>
        </w:tc>
        <w:tc>
          <w:tcPr>
            <w:tcW w:w="161" w:type="pct"/>
            <w:textDirection w:val="lrTb"/>
            <w:noWrap w:val="false"/>
          </w:tcPr>
          <w:p>
            <w:pPr>
              <w:spacing w:lineRule="auto" w:line="360"/>
              <w:rPr>
                <w:rFonts w:ascii="Arial" w:hAnsi="Arial" w:cs="Arial"/>
                <w:sz w:val="20"/>
              </w:rPr>
            </w:pPr>
            <w:r>
              <w:rPr>
                <w:rFonts w:ascii="Arial" w:hAnsi="Arial" w:cs="Arial"/>
                <w:sz w:val="20"/>
              </w:rPr>
            </w:r>
            <w:r/>
          </w:p>
        </w:tc>
        <w:tc>
          <w:tcPr>
            <w:tcW w:w="185" w:type="pct"/>
            <w:textDirection w:val="lrTb"/>
            <w:noWrap w:val="false"/>
          </w:tcPr>
          <w:p>
            <w:pPr>
              <w:spacing w:lineRule="auto" w:line="360"/>
              <w:rPr>
                <w:rFonts w:ascii="Arial" w:hAnsi="Arial" w:cs="Arial"/>
                <w:sz w:val="20"/>
              </w:rPr>
            </w:pPr>
            <w:r>
              <w:rPr>
                <w:rFonts w:ascii="Arial" w:hAnsi="Arial" w:cs="Arial"/>
                <w:sz w:val="20"/>
              </w:rPr>
            </w:r>
            <w:r/>
          </w:p>
        </w:tc>
        <w:tc>
          <w:tcPr>
            <w:gridSpan w:val="2"/>
            <w:tcW w:w="2326" w:type="pct"/>
            <w:textDirection w:val="lrTb"/>
            <w:noWrap w:val="false"/>
          </w:tcPr>
          <w:p>
            <w:pPr>
              <w:rPr>
                <w:rFonts w:ascii="Arial" w:hAnsi="Arial" w:cs="Arial"/>
                <w:sz w:val="20"/>
              </w:rPr>
            </w:pPr>
            <w:r>
              <w:rPr>
                <w:rFonts w:ascii="Arial" w:hAnsi="Arial" w:cs="Arial"/>
                <w:sz w:val="20"/>
                <w:szCs w:val="16"/>
              </w:rPr>
              <w:t xml:space="preserve">O CPF do cliente</w:t>
            </w:r>
            <w:r/>
          </w:p>
        </w:tc>
        <w:tc>
          <w:tcPr>
            <w:tcW w:w="756" w:type="pct"/>
            <w:textDirection w:val="lrTb"/>
            <w:noWrap w:val="false"/>
          </w:tcPr>
          <w:p>
            <w:pPr>
              <w:rPr>
                <w:rFonts w:ascii="Arial" w:hAnsi="Arial" w:cs="Arial"/>
                <w:sz w:val="20"/>
              </w:rPr>
            </w:pPr>
            <w:r>
              <w:rPr>
                <w:rFonts w:ascii="Arial" w:hAnsi="Arial" w:cs="Arial"/>
                <w:sz w:val="20"/>
                <w:szCs w:val="16"/>
              </w:rPr>
              <w:t xml:space="preserve">070.741.758-78</w:t>
            </w:r>
            <w:r/>
          </w:p>
        </w:tc>
        <w:tc>
          <w:tcPr>
            <w:tcW w:w="423" w:type="pct"/>
            <w:textDirection w:val="lrTb"/>
            <w:noWrap w:val="false"/>
          </w:tcPr>
          <w:p>
            <w:pPr>
              <w:spacing w:lineRule="auto" w:line="360"/>
              <w:rPr>
                <w:rFonts w:ascii="Arial" w:hAnsi="Arial" w:cs="Arial"/>
                <w:sz w:val="20"/>
              </w:rPr>
            </w:pPr>
            <w:r>
              <w:rPr>
                <w:rFonts w:ascii="Arial" w:hAnsi="Arial" w:cs="Arial"/>
                <w:sz w:val="20"/>
                <w:szCs w:val="16"/>
              </w:rPr>
              <w:t xml:space="preserve">C</w:t>
            </w:r>
            <w:r/>
          </w:p>
        </w:tc>
      </w:tr>
      <w:tr>
        <w:trPr/>
        <w:tc>
          <w:tcPr>
            <w:tcW w:w="839" w:type="pct"/>
            <w:textDirection w:val="lrTb"/>
            <w:noWrap w:val="false"/>
          </w:tcPr>
          <w:p>
            <w:pPr>
              <w:spacing w:lineRule="auto" w:line="360"/>
              <w:tabs>
                <w:tab w:val="left" w:pos="1050" w:leader="none"/>
              </w:tabs>
              <w:rPr>
                <w:rFonts w:ascii="Arial" w:hAnsi="Arial" w:cs="Arial"/>
                <w:sz w:val="20"/>
              </w:rPr>
            </w:pPr>
            <w:r>
              <w:rPr>
                <w:rFonts w:ascii="Arial" w:hAnsi="Arial" w:cs="Arial"/>
                <w:sz w:val="20"/>
                <w:szCs w:val="16"/>
              </w:rPr>
              <w:t xml:space="preserve">Nome</w:t>
            </w:r>
            <w:r/>
          </w:p>
        </w:tc>
        <w:tc>
          <w:tcPr>
            <w:tcW w:w="158" w:type="pct"/>
            <w:textDirection w:val="lrTb"/>
            <w:noWrap w:val="false"/>
          </w:tcPr>
          <w:p>
            <w:pPr>
              <w:ind w:left="-133" w:right="-220" w:hanging="133"/>
              <w:jc w:val="center"/>
              <w:spacing w:lineRule="auto" w:line="360"/>
              <w:rPr>
                <w:rFonts w:ascii="Arial" w:hAnsi="Arial" w:cs="Arial"/>
                <w:sz w:val="20"/>
              </w:rPr>
            </w:pPr>
            <w:r>
              <w:rPr>
                <w:rFonts w:ascii="Arial" w:hAnsi="Arial" w:cs="Arial"/>
                <w:sz w:val="20"/>
                <w:szCs w:val="16"/>
              </w:rPr>
              <w:t xml:space="preserve">X</w:t>
            </w:r>
            <w:r/>
          </w:p>
        </w:tc>
        <w:tc>
          <w:tcPr>
            <w:tcW w:w="152" w:type="pct"/>
            <w:textDirection w:val="lrTb"/>
            <w:noWrap w:val="false"/>
          </w:tcPr>
          <w:p>
            <w:pPr>
              <w:spacing w:lineRule="auto" w:line="360"/>
              <w:rPr>
                <w:rFonts w:ascii="Arial" w:hAnsi="Arial" w:cs="Arial"/>
                <w:sz w:val="20"/>
              </w:rPr>
            </w:pPr>
            <w:r>
              <w:rPr>
                <w:rFonts w:ascii="Arial" w:hAnsi="Arial" w:cs="Arial"/>
                <w:sz w:val="20"/>
                <w:szCs w:val="16"/>
              </w:rPr>
              <w:t xml:space="preserve">X</w:t>
            </w:r>
            <w:r/>
          </w:p>
        </w:tc>
        <w:tc>
          <w:tcPr>
            <w:tcW w:w="161" w:type="pct"/>
            <w:textDirection w:val="lrTb"/>
            <w:noWrap w:val="false"/>
          </w:tcPr>
          <w:p>
            <w:pPr>
              <w:spacing w:lineRule="auto" w:line="360"/>
              <w:rPr>
                <w:rFonts w:ascii="Arial" w:hAnsi="Arial" w:cs="Arial"/>
                <w:sz w:val="20"/>
              </w:rPr>
            </w:pPr>
            <w:r>
              <w:rPr>
                <w:rFonts w:ascii="Arial" w:hAnsi="Arial" w:cs="Arial"/>
                <w:sz w:val="20"/>
              </w:rPr>
            </w:r>
            <w:r/>
          </w:p>
        </w:tc>
        <w:tc>
          <w:tcPr>
            <w:tcW w:w="185" w:type="pct"/>
            <w:textDirection w:val="lrTb"/>
            <w:noWrap w:val="false"/>
          </w:tcPr>
          <w:p>
            <w:pPr>
              <w:spacing w:lineRule="auto" w:line="360"/>
              <w:rPr>
                <w:rFonts w:ascii="Arial" w:hAnsi="Arial" w:cs="Arial"/>
                <w:sz w:val="20"/>
              </w:rPr>
            </w:pPr>
            <w:r>
              <w:rPr>
                <w:rFonts w:ascii="Arial" w:hAnsi="Arial" w:cs="Arial"/>
                <w:sz w:val="20"/>
              </w:rPr>
            </w:r>
            <w:r/>
          </w:p>
        </w:tc>
        <w:tc>
          <w:tcPr>
            <w:gridSpan w:val="2"/>
            <w:tcW w:w="2326" w:type="pct"/>
            <w:textDirection w:val="lrTb"/>
            <w:noWrap w:val="false"/>
          </w:tcPr>
          <w:p>
            <w:pPr>
              <w:rPr>
                <w:rFonts w:ascii="Arial" w:hAnsi="Arial" w:cs="Arial"/>
                <w:sz w:val="20"/>
              </w:rPr>
            </w:pPr>
            <w:r>
              <w:rPr>
                <w:rFonts w:ascii="Arial" w:hAnsi="Arial" w:cs="Arial"/>
                <w:sz w:val="20"/>
                <w:szCs w:val="16"/>
              </w:rPr>
              <w:t xml:space="preserve">O nome completo do cliente</w:t>
            </w:r>
            <w:r/>
          </w:p>
        </w:tc>
        <w:tc>
          <w:tcPr>
            <w:tcW w:w="756" w:type="pct"/>
            <w:textDirection w:val="lrTb"/>
            <w:noWrap w:val="false"/>
          </w:tcPr>
          <w:p>
            <w:pPr>
              <w:rPr>
                <w:rFonts w:ascii="Arial" w:hAnsi="Arial" w:cs="Arial"/>
                <w:sz w:val="20"/>
              </w:rPr>
            </w:pPr>
            <w:r>
              <w:rPr>
                <w:rFonts w:ascii="Arial" w:hAnsi="Arial" w:cs="Arial"/>
                <w:sz w:val="20"/>
                <w:szCs w:val="16"/>
              </w:rPr>
              <w:t xml:space="preserve">José Oliveira da Silva</w:t>
            </w:r>
            <w:r/>
          </w:p>
        </w:tc>
        <w:tc>
          <w:tcPr>
            <w:tcW w:w="423" w:type="pct"/>
            <w:textDirection w:val="lrTb"/>
            <w:noWrap w:val="false"/>
          </w:tcPr>
          <w:p>
            <w:pPr>
              <w:spacing w:lineRule="auto" w:line="360"/>
              <w:rPr>
                <w:rFonts w:ascii="Arial" w:hAnsi="Arial" w:cs="Arial"/>
                <w:sz w:val="20"/>
              </w:rPr>
            </w:pPr>
            <w:r>
              <w:rPr>
                <w:rFonts w:ascii="Arial" w:hAnsi="Arial" w:cs="Arial"/>
                <w:sz w:val="20"/>
                <w:szCs w:val="16"/>
              </w:rPr>
              <w:t xml:space="preserve">C</w:t>
            </w:r>
            <w:r/>
          </w:p>
        </w:tc>
      </w:tr>
      <w:tr>
        <w:trPr/>
        <w:tc>
          <w:tcPr>
            <w:tcW w:w="839" w:type="pct"/>
            <w:textDirection w:val="lrTb"/>
            <w:noWrap w:val="false"/>
          </w:tcPr>
          <w:p>
            <w:pPr>
              <w:spacing w:lineRule="auto" w:line="360"/>
              <w:tabs>
                <w:tab w:val="center" w:pos="605" w:leader="none"/>
              </w:tabs>
              <w:rPr>
                <w:rFonts w:ascii="Arial" w:hAnsi="Arial" w:cs="Arial" w:eastAsia="Arial"/>
                <w:sz w:val="20"/>
              </w:rPr>
            </w:pPr>
            <w:r>
              <w:rPr>
                <w:rFonts w:ascii="Arial" w:hAnsi="Arial" w:cs="Arial" w:eastAsia="Arial"/>
                <w:sz w:val="20"/>
                <w:szCs w:val="16"/>
              </w:rPr>
              <w:t xml:space="preserve">Data/Horário</w:t>
            </w:r>
            <w:r>
              <w:rPr>
                <w:rFonts w:ascii="Arial" w:hAnsi="Arial" w:cs="Arial" w:eastAsia="Arial"/>
                <w:sz w:val="20"/>
                <w:szCs w:val="16"/>
              </w:rPr>
              <w:tab/>
            </w:r>
            <w:r/>
          </w:p>
        </w:tc>
        <w:tc>
          <w:tcPr>
            <w:tcW w:w="158" w:type="pct"/>
            <w:textDirection w:val="lrTb"/>
            <w:noWrap w:val="false"/>
          </w:tcPr>
          <w:p>
            <w:pPr>
              <w:ind w:left="-133" w:right="-220" w:hanging="133"/>
              <w:jc w:val="center"/>
              <w:spacing w:lineRule="auto" w:line="360"/>
              <w:rPr>
                <w:rFonts w:ascii="Arial" w:hAnsi="Arial" w:cs="Arial" w:eastAsia="Arial"/>
                <w:sz w:val="20"/>
              </w:rPr>
            </w:pPr>
            <w:r>
              <w:rPr>
                <w:rFonts w:ascii="Arial" w:hAnsi="Arial" w:cs="Arial" w:eastAsia="Arial"/>
                <w:sz w:val="20"/>
                <w:szCs w:val="16"/>
              </w:rPr>
              <w:t xml:space="preserve">X</w:t>
            </w:r>
            <w:r/>
          </w:p>
        </w:tc>
        <w:tc>
          <w:tcPr>
            <w:tcW w:w="152" w:type="pct"/>
            <w:textDirection w:val="lrTb"/>
            <w:noWrap w:val="false"/>
          </w:tcPr>
          <w:p>
            <w:pPr>
              <w:spacing w:lineRule="auto" w:line="360"/>
              <w:rPr>
                <w:rFonts w:ascii="Arial" w:hAnsi="Arial" w:cs="Arial" w:eastAsia="Arial"/>
                <w:sz w:val="20"/>
              </w:rPr>
            </w:pPr>
            <w:r>
              <w:rPr>
                <w:rFonts w:ascii="Arial" w:hAnsi="Arial" w:cs="Arial" w:eastAsia="Arial"/>
                <w:sz w:val="20"/>
              </w:rPr>
            </w:r>
            <w:r/>
          </w:p>
        </w:tc>
        <w:tc>
          <w:tcPr>
            <w:tcW w:w="161"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X</w:t>
            </w:r>
            <w:r/>
          </w:p>
        </w:tc>
        <w:tc>
          <w:tcPr>
            <w:tcW w:w="185" w:type="pct"/>
            <w:textDirection w:val="lrTb"/>
            <w:noWrap w:val="false"/>
          </w:tcPr>
          <w:p>
            <w:pPr>
              <w:spacing w:lineRule="auto" w:line="360"/>
              <w:rPr>
                <w:rFonts w:ascii="Arial" w:hAnsi="Arial" w:cs="Arial" w:eastAsia="Arial"/>
                <w:sz w:val="20"/>
              </w:rPr>
            </w:pPr>
            <w:r>
              <w:rPr>
                <w:rFonts w:ascii="Arial" w:hAnsi="Arial" w:cs="Arial" w:eastAsia="Arial"/>
                <w:sz w:val="20"/>
              </w:rPr>
            </w:r>
            <w:r/>
          </w:p>
        </w:tc>
        <w:tc>
          <w:tcPr>
            <w:gridSpan w:val="2"/>
            <w:tcW w:w="2326"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A data e horário que o cliente deseja realizar a prova</w:t>
            </w:r>
            <w:r/>
          </w:p>
        </w:tc>
        <w:tc>
          <w:tcPr>
            <w:tcW w:w="756"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23/04/2018 </w:t>
            </w:r>
            <w:r>
              <w:rPr>
                <w:rFonts w:ascii="Arial" w:hAnsi="Arial" w:cs="Arial" w:eastAsia="Arial"/>
                <w:sz w:val="20"/>
                <w:szCs w:val="16"/>
              </w:rPr>
              <w:noBreakHyphen/>
              <w:t xml:space="preserve"> 10:38 AM</w:t>
            </w:r>
            <w:r/>
          </w:p>
        </w:tc>
        <w:tc>
          <w:tcPr>
            <w:tcW w:w="423"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D</w:t>
            </w:r>
            <w:r/>
          </w:p>
        </w:tc>
      </w:tr>
      <w:tr>
        <w:trPr/>
        <w:tc>
          <w:tcPr>
            <w:tcW w:w="839"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Local</w:t>
            </w:r>
            <w:r/>
          </w:p>
        </w:tc>
        <w:tc>
          <w:tcPr>
            <w:tcW w:w="158" w:type="pct"/>
            <w:textDirection w:val="lrTb"/>
            <w:noWrap w:val="false"/>
          </w:tcPr>
          <w:p>
            <w:pPr>
              <w:ind w:left="-133" w:right="-220" w:hanging="133"/>
              <w:jc w:val="center"/>
              <w:spacing w:lineRule="auto" w:line="360"/>
              <w:rPr>
                <w:rFonts w:ascii="Arial" w:hAnsi="Arial" w:cs="Arial" w:eastAsia="Arial"/>
                <w:sz w:val="20"/>
              </w:rPr>
            </w:pPr>
            <w:r>
              <w:rPr>
                <w:rFonts w:ascii="Arial" w:hAnsi="Arial" w:cs="Arial" w:eastAsia="Arial"/>
                <w:sz w:val="20"/>
              </w:rPr>
            </w:r>
            <w:r/>
          </w:p>
        </w:tc>
        <w:tc>
          <w:tcPr>
            <w:tcW w:w="152" w:type="pct"/>
            <w:textDirection w:val="lrTb"/>
            <w:noWrap w:val="false"/>
          </w:tcPr>
          <w:p>
            <w:pPr>
              <w:spacing w:lineRule="auto" w:line="360"/>
              <w:rPr>
                <w:rFonts w:ascii="Arial" w:hAnsi="Arial" w:cs="Arial" w:eastAsia="Arial"/>
                <w:sz w:val="20"/>
              </w:rPr>
            </w:pPr>
            <w:r>
              <w:rPr>
                <w:rFonts w:ascii="Arial" w:hAnsi="Arial" w:cs="Arial" w:eastAsia="Arial"/>
                <w:sz w:val="20"/>
              </w:rPr>
            </w:r>
            <w:r/>
          </w:p>
        </w:tc>
        <w:tc>
          <w:tcPr>
            <w:tcW w:w="161" w:type="pct"/>
            <w:textDirection w:val="lrTb"/>
            <w:noWrap w:val="false"/>
          </w:tcPr>
          <w:p>
            <w:pPr>
              <w:spacing w:lineRule="auto" w:line="360"/>
              <w:rPr>
                <w:rFonts w:ascii="Arial" w:hAnsi="Arial" w:cs="Arial" w:eastAsia="Arial"/>
                <w:sz w:val="20"/>
              </w:rPr>
            </w:pPr>
            <w:r>
              <w:rPr>
                <w:rFonts w:ascii="Arial" w:hAnsi="Arial" w:cs="Arial" w:eastAsia="Arial"/>
                <w:sz w:val="20"/>
              </w:rPr>
            </w:r>
            <w:r/>
          </w:p>
        </w:tc>
        <w:tc>
          <w:tcPr>
            <w:tcW w:w="185"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X</w:t>
            </w:r>
            <w:r/>
          </w:p>
        </w:tc>
        <w:tc>
          <w:tcPr>
            <w:gridSpan w:val="2"/>
            <w:tcW w:w="2326" w:type="pct"/>
            <w:textDirection w:val="lrTb"/>
            <w:noWrap w:val="false"/>
          </w:tcPr>
          <w:p>
            <w:pPr>
              <w:spacing w:lineRule="auto" w:line="360"/>
              <w:tabs>
                <w:tab w:val="right" w:pos="3735" w:leader="none"/>
              </w:tabs>
              <w:rPr>
                <w:rFonts w:ascii="Arial" w:hAnsi="Arial" w:cs="Arial" w:eastAsia="Arial"/>
                <w:sz w:val="20"/>
              </w:rPr>
            </w:pPr>
            <w:r>
              <w:rPr>
                <w:rFonts w:ascii="Arial" w:hAnsi="Arial" w:cs="Arial" w:eastAsia="Arial"/>
                <w:sz w:val="20"/>
                <w:szCs w:val="16"/>
              </w:rPr>
              <w:t xml:space="preserve">O local onde ocorrerá a prova</w:t>
            </w:r>
            <w:r/>
          </w:p>
        </w:tc>
        <w:tc>
          <w:tcPr>
            <w:tcW w:w="756" w:type="pct"/>
            <w:textDirection w:val="lrTb"/>
            <w:noWrap w:val="false"/>
          </w:tcPr>
          <w:p>
            <w:pPr>
              <w:spacing w:lineRule="auto" w:line="360"/>
              <w:tabs>
                <w:tab w:val="right" w:pos="3735" w:leader="none"/>
              </w:tabs>
              <w:rPr>
                <w:rFonts w:ascii="Arial" w:hAnsi="Arial" w:cs="Arial" w:eastAsia="Arial"/>
                <w:sz w:val="20"/>
              </w:rPr>
            </w:pPr>
            <w:r>
              <w:rPr>
                <w:rFonts w:ascii="Arial" w:hAnsi="Arial" w:cs="Arial" w:eastAsia="Arial"/>
                <w:sz w:val="20"/>
                <w:szCs w:val="16"/>
              </w:rPr>
              <w:t xml:space="preserve">Marinha</w:t>
            </w:r>
            <w:r/>
          </w:p>
        </w:tc>
        <w:tc>
          <w:tcPr>
            <w:tcW w:w="423"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A</w:t>
            </w:r>
            <w:r/>
          </w:p>
        </w:tc>
      </w:tr>
      <w:tr>
        <w:trPr/>
        <w:tc>
          <w:tcPr>
            <w:tcW w:w="839"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Tipo</w:t>
            </w:r>
            <w:r/>
          </w:p>
        </w:tc>
        <w:tc>
          <w:tcPr>
            <w:tcW w:w="158" w:type="pct"/>
            <w:textDirection w:val="lrTb"/>
            <w:noWrap w:val="false"/>
          </w:tcPr>
          <w:p>
            <w:pPr>
              <w:ind w:left="-133" w:right="-220" w:hanging="133"/>
              <w:jc w:val="center"/>
              <w:spacing w:lineRule="auto" w:line="360"/>
              <w:rPr>
                <w:rFonts w:ascii="Arial" w:hAnsi="Arial" w:cs="Arial" w:eastAsia="Arial"/>
                <w:sz w:val="20"/>
              </w:rPr>
            </w:pPr>
            <w:r>
              <w:rPr>
                <w:rFonts w:ascii="Arial" w:hAnsi="Arial" w:cs="Arial" w:eastAsia="Arial"/>
                <w:sz w:val="20"/>
                <w:szCs w:val="16"/>
              </w:rPr>
              <w:t xml:space="preserve">X</w:t>
            </w:r>
            <w:r/>
          </w:p>
        </w:tc>
        <w:tc>
          <w:tcPr>
            <w:tcW w:w="152" w:type="pct"/>
            <w:textDirection w:val="lrTb"/>
            <w:noWrap w:val="false"/>
          </w:tcPr>
          <w:p>
            <w:pPr>
              <w:spacing w:lineRule="auto" w:line="360"/>
              <w:rPr>
                <w:rFonts w:ascii="Arial" w:hAnsi="Arial" w:cs="Arial" w:eastAsia="Arial"/>
                <w:sz w:val="20"/>
              </w:rPr>
            </w:pPr>
            <w:r>
              <w:rPr>
                <w:rFonts w:ascii="Arial" w:hAnsi="Arial" w:cs="Arial" w:eastAsia="Arial"/>
                <w:sz w:val="20"/>
              </w:rPr>
            </w:r>
            <w:r/>
          </w:p>
        </w:tc>
        <w:tc>
          <w:tcPr>
            <w:tcW w:w="161"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X</w:t>
            </w:r>
            <w:r/>
          </w:p>
        </w:tc>
        <w:tc>
          <w:tcPr>
            <w:tcW w:w="185" w:type="pct"/>
            <w:textDirection w:val="lrTb"/>
            <w:noWrap w:val="false"/>
          </w:tcPr>
          <w:p>
            <w:pPr>
              <w:spacing w:lineRule="auto" w:line="360"/>
              <w:rPr>
                <w:rFonts w:ascii="Arial" w:hAnsi="Arial" w:cs="Arial" w:eastAsia="Arial"/>
                <w:sz w:val="20"/>
              </w:rPr>
            </w:pPr>
            <w:r>
              <w:rPr>
                <w:rFonts w:ascii="Arial" w:hAnsi="Arial" w:cs="Arial" w:eastAsia="Arial"/>
                <w:sz w:val="20"/>
              </w:rPr>
            </w:r>
            <w:r/>
          </w:p>
        </w:tc>
        <w:tc>
          <w:tcPr>
            <w:gridSpan w:val="2"/>
            <w:tcW w:w="2326" w:type="pct"/>
            <w:textDirection w:val="lrTb"/>
            <w:noWrap w:val="false"/>
          </w:tcPr>
          <w:p>
            <w:pPr>
              <w:spacing w:lineRule="auto" w:line="360"/>
              <w:tabs>
                <w:tab w:val="right" w:pos="3735" w:leader="none"/>
              </w:tabs>
              <w:rPr>
                <w:rFonts w:ascii="Arial" w:hAnsi="Arial" w:cs="Arial" w:eastAsia="Arial"/>
                <w:sz w:val="20"/>
              </w:rPr>
            </w:pPr>
            <w:r>
              <w:rPr>
                <w:rFonts w:ascii="Arial" w:hAnsi="Arial" w:cs="Arial" w:eastAsia="Arial"/>
                <w:sz w:val="20"/>
                <w:szCs w:val="16"/>
              </w:rPr>
              <w:t xml:space="preserve">O tipo da aula</w:t>
            </w:r>
            <w:r/>
          </w:p>
        </w:tc>
        <w:tc>
          <w:tcPr>
            <w:tcW w:w="756" w:type="pct"/>
            <w:textDirection w:val="lrTb"/>
            <w:noWrap w:val="false"/>
          </w:tcPr>
          <w:p>
            <w:pPr>
              <w:spacing w:lineRule="auto" w:line="360"/>
              <w:tabs>
                <w:tab w:val="right" w:pos="3735" w:leader="none"/>
              </w:tabs>
              <w:rPr>
                <w:rFonts w:ascii="Arial" w:hAnsi="Arial" w:cs="Arial" w:eastAsia="Arial"/>
                <w:sz w:val="20"/>
              </w:rPr>
            </w:pPr>
            <w:r>
              <w:rPr>
                <w:rFonts w:ascii="Arial" w:hAnsi="Arial" w:cs="Arial" w:eastAsia="Arial"/>
                <w:sz w:val="20"/>
                <w:szCs w:val="16"/>
              </w:rPr>
              <w:t xml:space="preserve">Aula prática</w:t>
            </w:r>
            <w:r>
              <w:rPr>
                <w:rFonts w:ascii="Arial" w:hAnsi="Arial" w:cs="Arial" w:eastAsia="Arial"/>
                <w:sz w:val="20"/>
                <w:szCs w:val="16"/>
              </w:rPr>
              <w:tab/>
            </w:r>
            <w:r/>
          </w:p>
        </w:tc>
        <w:tc>
          <w:tcPr>
            <w:tcW w:w="423" w:type="pct"/>
            <w:textDirection w:val="lrTb"/>
            <w:noWrap w:val="false"/>
          </w:tcPr>
          <w:p>
            <w:pPr>
              <w:keepNext/>
              <w:spacing w:lineRule="auto" w:line="360"/>
              <w:rPr>
                <w:rFonts w:ascii="Arial" w:hAnsi="Arial" w:cs="Arial" w:eastAsia="Arial"/>
                <w:sz w:val="20"/>
              </w:rPr>
            </w:pPr>
            <w:r>
              <w:rPr>
                <w:rFonts w:ascii="Arial" w:hAnsi="Arial" w:cs="Arial" w:eastAsia="Arial"/>
                <w:sz w:val="20"/>
                <w:szCs w:val="16"/>
              </w:rPr>
              <w:t xml:space="preserve">C</w:t>
            </w:r>
            <w:r/>
          </w:p>
        </w:tc>
      </w:tr>
    </w:tbl>
    <w:p>
      <w:pPr>
        <w:pStyle w:val="236"/>
        <w:rPr>
          <w:rFonts w:ascii="Arial" w:hAnsi="Arial" w:cs="Arial"/>
          <w:color w:val="auto"/>
          <w:sz w:val="20"/>
        </w:rPr>
      </w:pPr>
      <w:r/>
      <w:bookmarkStart w:id="290" w:name="_Toc515021230"/>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45</w:t>
      </w:r>
      <w:r>
        <w:rPr>
          <w:rFonts w:ascii="Arial" w:hAnsi="Arial" w:cs="Arial"/>
          <w:color w:val="auto"/>
          <w:sz w:val="20"/>
        </w:rPr>
        <w:fldChar w:fldCharType="end"/>
      </w:r>
      <w:r>
        <w:rPr>
          <w:rFonts w:ascii="Arial" w:hAnsi="Arial" w:cs="Arial"/>
          <w:color w:val="auto"/>
          <w:sz w:val="20"/>
        </w:rPr>
        <w:t xml:space="preserve">-Requisito de dados 15</w:t>
      </w:r>
      <w:bookmarkEnd w:id="290"/>
      <w:r/>
      <w:r/>
    </w:p>
    <w:p>
      <w:r/>
      <w:r/>
    </w:p>
    <w:tbl>
      <w:tblPr>
        <w:tblW w:w="5000" w:type="pct"/>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19"/>
        <w:gridCol w:w="238"/>
        <w:gridCol w:w="350"/>
        <w:gridCol w:w="222"/>
        <w:gridCol w:w="339"/>
        <w:gridCol w:w="2570"/>
        <w:gridCol w:w="1360"/>
        <w:gridCol w:w="1896"/>
        <w:gridCol w:w="667"/>
      </w:tblGrid>
      <w:tr>
        <w:trPr>
          <w:trHeight w:val="341"/>
          <w:tblHeader/>
        </w:trPr>
        <w:tc>
          <w:tcPr>
            <w:gridSpan w:val="6"/>
            <w:shd w:val="clear" w:color="auto" w:fill="CCCCCC"/>
            <w:tcW w:w="3015" w:type="pct"/>
            <w:vAlign w:val="center"/>
            <w:textDirection w:val="lrTb"/>
            <w:noWrap w:val="false"/>
          </w:tcPr>
          <w:p>
            <w:pPr>
              <w:jc w:val="left"/>
              <w:spacing w:lineRule="auto" w:line="360"/>
              <w:rPr>
                <w:rFonts w:ascii="Arial" w:hAnsi="Arial" w:cs="Arial" w:eastAsia="Arial"/>
                <w:sz w:val="20"/>
              </w:rPr>
            </w:pPr>
            <w:r>
              <w:rPr>
                <w:rFonts w:ascii="Arial" w:hAnsi="Arial" w:cs="Arial" w:eastAsia="Arial"/>
                <w:b/>
                <w:sz w:val="20"/>
                <w:szCs w:val="16"/>
              </w:rPr>
              <w:t xml:space="preserve">Identificador</w:t>
            </w:r>
            <w:r/>
          </w:p>
        </w:tc>
        <w:tc>
          <w:tcPr>
            <w:gridSpan w:val="3"/>
            <w:shd w:val="clear" w:color="auto" w:fill="CCCCCC"/>
            <w:tcW w:w="1985" w:type="pct"/>
            <w:vAlign w:val="center"/>
            <w:textDirection w:val="lrTb"/>
            <w:noWrap w:val="false"/>
          </w:tcPr>
          <w:p>
            <w:pPr>
              <w:spacing w:lineRule="auto" w:line="360"/>
              <w:rPr>
                <w:rFonts w:ascii="Arial" w:hAnsi="Arial" w:cs="Arial" w:eastAsia="Arial"/>
                <w:sz w:val="20"/>
              </w:rPr>
            </w:pPr>
            <w:r>
              <w:rPr>
                <w:rFonts w:ascii="Arial" w:hAnsi="Arial" w:cs="Arial" w:eastAsia="Arial"/>
                <w:b/>
                <w:sz w:val="20"/>
                <w:szCs w:val="16"/>
              </w:rPr>
              <w:t xml:space="preserve">Requisito Funcional</w:t>
            </w:r>
            <w:r/>
          </w:p>
        </w:tc>
      </w:tr>
      <w:tr>
        <w:trPr>
          <w:trHeight w:val="341"/>
          <w:tblHeader/>
        </w:trPr>
        <w:tc>
          <w:tcPr>
            <w:gridSpan w:val="6"/>
            <w:shd w:val="clear" w:color="auto" w:fill="FFFFFF"/>
            <w:tcW w:w="3015" w:type="pct"/>
            <w:vAlign w:val="center"/>
            <w:textDirection w:val="lrTb"/>
            <w:noWrap w:val="false"/>
          </w:tcPr>
          <w:p>
            <w:pPr>
              <w:jc w:val="left"/>
              <w:spacing w:lineRule="auto" w:line="360"/>
              <w:rPr>
                <w:rFonts w:ascii="Arial" w:hAnsi="Arial" w:cs="Arial" w:eastAsia="Arial"/>
                <w:sz w:val="20"/>
              </w:rPr>
            </w:pPr>
            <w:r>
              <w:rPr>
                <w:rFonts w:ascii="Arial" w:hAnsi="Arial" w:cs="Arial" w:eastAsia="Arial"/>
                <w:b/>
                <w:sz w:val="20"/>
                <w:szCs w:val="16"/>
              </w:rPr>
              <w:t xml:space="preserve">[RD 16] </w:t>
            </w:r>
            <w:r>
              <w:rPr>
                <w:rFonts w:ascii="Arial" w:hAnsi="Arial" w:cs="Arial" w:eastAsia="Arial"/>
                <w:b/>
                <w:sz w:val="20"/>
                <w:szCs w:val="16"/>
              </w:rPr>
              <w:noBreakHyphen/>
              <w:t xml:space="preserve"> Dados do cancelamento</w:t>
            </w:r>
            <w:r/>
          </w:p>
        </w:tc>
        <w:tc>
          <w:tcPr>
            <w:gridSpan w:val="3"/>
            <w:shd w:val="clear" w:color="auto" w:fill="FFFFFF"/>
            <w:tcW w:w="1985" w:type="pct"/>
            <w:vAlign w:val="center"/>
            <w:textDirection w:val="lrTb"/>
            <w:noWrap w:val="false"/>
          </w:tcPr>
          <w:p>
            <w:pPr>
              <w:spacing w:lineRule="auto" w:line="360"/>
              <w:rPr>
                <w:rFonts w:ascii="Arial" w:hAnsi="Arial" w:cs="Arial" w:eastAsia="Arial"/>
                <w:sz w:val="20"/>
              </w:rPr>
            </w:pPr>
            <w:r>
              <w:rPr>
                <w:rFonts w:ascii="Arial" w:hAnsi="Arial" w:cs="Arial" w:eastAsia="Arial"/>
                <w:b/>
                <w:sz w:val="20"/>
                <w:szCs w:val="16"/>
              </w:rPr>
              <w:t xml:space="preserve">[RF 22 - O sistema deve cancelar agendamento de aulas]</w:t>
            </w:r>
            <w:r/>
          </w:p>
        </w:tc>
      </w:tr>
      <w:tr>
        <w:trPr>
          <w:trHeight w:val="341"/>
          <w:tblHeader/>
        </w:trPr>
        <w:tc>
          <w:tcPr>
            <w:shd w:val="clear" w:color="auto" w:fill="CCCCCC"/>
            <w:tcW w:w="839" w:type="pct"/>
            <w:vAlign w:val="center"/>
            <w:textDirection w:val="lrTb"/>
            <w:noWrap w:val="false"/>
          </w:tcPr>
          <w:p>
            <w:pPr>
              <w:jc w:val="center"/>
              <w:spacing w:lineRule="auto" w:line="360"/>
              <w:rPr>
                <w:rFonts w:ascii="Arial" w:hAnsi="Arial" w:cs="Arial" w:eastAsia="Arial"/>
                <w:sz w:val="20"/>
              </w:rPr>
            </w:pPr>
            <w:r>
              <w:rPr>
                <w:rFonts w:ascii="Arial" w:hAnsi="Arial" w:cs="Arial" w:eastAsia="Arial"/>
                <w:b/>
                <w:sz w:val="20"/>
                <w:szCs w:val="16"/>
              </w:rPr>
              <w:t xml:space="preserve">Nome</w:t>
            </w:r>
            <w:r/>
          </w:p>
        </w:tc>
        <w:tc>
          <w:tcPr>
            <w:shd w:val="clear" w:color="auto" w:fill="CCCCCC"/>
            <w:tcW w:w="158" w:type="pct"/>
            <w:vAlign w:val="center"/>
            <w:textDirection w:val="lrTb"/>
            <w:noWrap w:val="false"/>
          </w:tcPr>
          <w:p>
            <w:pPr>
              <w:ind w:left="-133" w:right="-102"/>
              <w:jc w:val="center"/>
              <w:spacing w:lineRule="auto" w:line="360"/>
              <w:rPr>
                <w:rFonts w:ascii="Arial" w:hAnsi="Arial" w:cs="Arial" w:eastAsia="Arial"/>
                <w:sz w:val="20"/>
              </w:rPr>
            </w:pPr>
            <w:r>
              <w:rPr>
                <w:rFonts w:ascii="Arial" w:hAnsi="Arial" w:cs="Arial" w:eastAsia="Arial"/>
                <w:b/>
                <w:sz w:val="20"/>
                <w:szCs w:val="16"/>
              </w:rPr>
              <w:t xml:space="preserve">O</w:t>
            </w:r>
            <w:r/>
          </w:p>
        </w:tc>
        <w:tc>
          <w:tcPr>
            <w:shd w:val="clear" w:color="auto" w:fill="CCCCCC"/>
            <w:tcW w:w="152" w:type="pct"/>
            <w:vAlign w:val="center"/>
            <w:textDirection w:val="lrTb"/>
            <w:noWrap w:val="false"/>
          </w:tcPr>
          <w:p>
            <w:pPr>
              <w:ind w:left="-184" w:right="-96"/>
              <w:jc w:val="center"/>
              <w:spacing w:lineRule="auto" w:line="360"/>
              <w:rPr>
                <w:rFonts w:ascii="Arial" w:hAnsi="Arial" w:cs="Arial" w:eastAsia="Arial"/>
                <w:sz w:val="20"/>
              </w:rPr>
            </w:pPr>
            <w:r>
              <w:rPr>
                <w:rFonts w:ascii="Arial" w:hAnsi="Arial" w:cs="Arial" w:eastAsia="Arial"/>
                <w:b/>
                <w:sz w:val="20"/>
                <w:szCs w:val="16"/>
              </w:rPr>
              <w:t xml:space="preserve">E</w:t>
            </w:r>
            <w:r/>
          </w:p>
        </w:tc>
        <w:tc>
          <w:tcPr>
            <w:shd w:val="clear" w:color="auto" w:fill="CCCCCC"/>
            <w:tcW w:w="161" w:type="pct"/>
            <w:vAlign w:val="center"/>
            <w:textDirection w:val="lrTb"/>
            <w:noWrap w:val="false"/>
          </w:tcPr>
          <w:p>
            <w:pPr>
              <w:ind w:left="-171" w:right="-96"/>
              <w:jc w:val="center"/>
              <w:spacing w:lineRule="auto" w:line="360"/>
              <w:rPr>
                <w:rFonts w:ascii="Arial" w:hAnsi="Arial" w:cs="Arial" w:eastAsia="Arial"/>
                <w:sz w:val="20"/>
              </w:rPr>
            </w:pPr>
            <w:r>
              <w:rPr>
                <w:rFonts w:ascii="Arial" w:hAnsi="Arial" w:cs="Arial" w:eastAsia="Arial"/>
                <w:b/>
                <w:sz w:val="20"/>
                <w:szCs w:val="16"/>
              </w:rPr>
              <w:t xml:space="preserve">S</w:t>
            </w:r>
            <w:r/>
          </w:p>
        </w:tc>
        <w:tc>
          <w:tcPr>
            <w:shd w:val="clear" w:color="auto" w:fill="CCCCCC"/>
            <w:tcW w:w="185" w:type="pct"/>
            <w:vAlign w:val="center"/>
            <w:textDirection w:val="lrTb"/>
            <w:noWrap w:val="false"/>
          </w:tcPr>
          <w:p>
            <w:pPr>
              <w:ind w:right="-96"/>
              <w:spacing w:lineRule="auto" w:line="360"/>
              <w:rPr>
                <w:rFonts w:ascii="Arial" w:hAnsi="Arial" w:cs="Arial" w:eastAsia="Arial"/>
                <w:sz w:val="20"/>
              </w:rPr>
            </w:pPr>
            <w:r>
              <w:rPr>
                <w:rFonts w:ascii="Arial" w:hAnsi="Arial" w:cs="Arial" w:eastAsia="Arial"/>
                <w:b/>
                <w:sz w:val="20"/>
                <w:szCs w:val="16"/>
              </w:rPr>
              <w:t xml:space="preserve">L</w:t>
            </w:r>
            <w:r/>
          </w:p>
        </w:tc>
        <w:tc>
          <w:tcPr>
            <w:gridSpan w:val="2"/>
            <w:shd w:val="clear" w:color="auto" w:fill="CCCCCC"/>
            <w:tcW w:w="2326" w:type="pct"/>
            <w:vAlign w:val="center"/>
            <w:textDirection w:val="lrTb"/>
            <w:noWrap w:val="false"/>
          </w:tcPr>
          <w:p>
            <w:pPr>
              <w:jc w:val="center"/>
              <w:spacing w:lineRule="auto" w:line="360"/>
              <w:rPr>
                <w:rFonts w:ascii="Arial" w:hAnsi="Arial" w:cs="Arial" w:eastAsia="Arial"/>
                <w:sz w:val="20"/>
              </w:rPr>
            </w:pPr>
            <w:r>
              <w:rPr>
                <w:rFonts w:ascii="Arial" w:hAnsi="Arial" w:cs="Arial" w:eastAsia="Arial"/>
                <w:b/>
                <w:sz w:val="20"/>
                <w:szCs w:val="16"/>
              </w:rPr>
              <w:t xml:space="preserve">Descrição</w:t>
            </w:r>
            <w:r/>
          </w:p>
        </w:tc>
        <w:tc>
          <w:tcPr>
            <w:shd w:val="clear" w:color="auto" w:fill="CCCCCC"/>
            <w:tcW w:w="756" w:type="pct"/>
            <w:vAlign w:val="center"/>
            <w:textDirection w:val="lrTb"/>
            <w:noWrap w:val="false"/>
          </w:tcPr>
          <w:p>
            <w:pPr>
              <w:jc w:val="center"/>
              <w:spacing w:lineRule="auto" w:line="360"/>
              <w:rPr>
                <w:rFonts w:ascii="Arial" w:hAnsi="Arial" w:cs="Arial" w:eastAsia="Arial"/>
                <w:sz w:val="20"/>
              </w:rPr>
            </w:pPr>
            <w:r>
              <w:rPr>
                <w:rFonts w:ascii="Arial" w:hAnsi="Arial" w:cs="Arial" w:eastAsia="Arial"/>
                <w:b/>
                <w:sz w:val="20"/>
                <w:szCs w:val="16"/>
              </w:rPr>
              <w:t xml:space="preserve">Exemplo</w:t>
            </w:r>
            <w:r/>
          </w:p>
        </w:tc>
        <w:tc>
          <w:tcPr>
            <w:shd w:val="clear" w:color="auto" w:fill="CCCCCC"/>
            <w:tcW w:w="423" w:type="pct"/>
            <w:textDirection w:val="lrTb"/>
            <w:noWrap w:val="false"/>
          </w:tcPr>
          <w:p>
            <w:pPr>
              <w:jc w:val="center"/>
              <w:spacing w:lineRule="auto" w:line="360"/>
              <w:rPr>
                <w:rFonts w:ascii="Arial" w:hAnsi="Arial" w:cs="Arial" w:eastAsia="Arial"/>
                <w:sz w:val="20"/>
              </w:rPr>
            </w:pPr>
            <w:r>
              <w:rPr>
                <w:rFonts w:ascii="Arial" w:hAnsi="Arial" w:cs="Arial" w:eastAsia="Arial"/>
                <w:b/>
                <w:sz w:val="20"/>
                <w:szCs w:val="16"/>
              </w:rPr>
              <w:t xml:space="preserve">Tipo</w:t>
            </w:r>
            <w:r/>
          </w:p>
        </w:tc>
      </w:tr>
      <w:tr>
        <w:trPr/>
        <w:tc>
          <w:tcPr>
            <w:tcW w:w="839" w:type="pct"/>
            <w:textDirection w:val="lrTb"/>
            <w:noWrap w:val="false"/>
          </w:tcPr>
          <w:p>
            <w:pPr>
              <w:spacing w:lineRule="auto" w:line="360"/>
              <w:tabs>
                <w:tab w:val="left" w:pos="1050" w:leader="none"/>
              </w:tabs>
              <w:rPr>
                <w:rFonts w:ascii="Arial" w:hAnsi="Arial" w:cs="Arial" w:eastAsia="Arial"/>
                <w:sz w:val="20"/>
              </w:rPr>
            </w:pPr>
            <w:r>
              <w:rPr>
                <w:rFonts w:ascii="Arial" w:hAnsi="Arial" w:cs="Arial" w:eastAsia="Arial"/>
                <w:sz w:val="20"/>
                <w:szCs w:val="16"/>
              </w:rPr>
              <w:t xml:space="preserve">CPF</w:t>
            </w:r>
            <w:r/>
          </w:p>
        </w:tc>
        <w:tc>
          <w:tcPr>
            <w:tcW w:w="158" w:type="pct"/>
            <w:textDirection w:val="lrTb"/>
            <w:noWrap w:val="false"/>
          </w:tcPr>
          <w:p>
            <w:pPr>
              <w:ind w:left="-133" w:right="-220" w:hanging="133"/>
              <w:jc w:val="center"/>
              <w:spacing w:lineRule="auto" w:line="360"/>
              <w:rPr>
                <w:rFonts w:ascii="Arial" w:hAnsi="Arial" w:cs="Arial" w:eastAsia="Arial"/>
                <w:sz w:val="20"/>
              </w:rPr>
            </w:pPr>
            <w:r>
              <w:rPr>
                <w:rFonts w:ascii="Arial" w:hAnsi="Arial" w:cs="Arial" w:eastAsia="Arial"/>
                <w:sz w:val="20"/>
                <w:szCs w:val="16"/>
              </w:rPr>
              <w:t xml:space="preserve">X</w:t>
            </w:r>
            <w:r/>
          </w:p>
        </w:tc>
        <w:tc>
          <w:tcPr>
            <w:tcW w:w="152"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X</w:t>
            </w:r>
            <w:r/>
          </w:p>
        </w:tc>
        <w:tc>
          <w:tcPr>
            <w:tcW w:w="161" w:type="pct"/>
            <w:textDirection w:val="lrTb"/>
            <w:noWrap w:val="false"/>
          </w:tcPr>
          <w:p>
            <w:pPr>
              <w:spacing w:lineRule="auto" w:line="360"/>
              <w:rPr>
                <w:rFonts w:ascii="Arial" w:hAnsi="Arial" w:cs="Arial" w:eastAsia="Arial"/>
                <w:sz w:val="20"/>
              </w:rPr>
            </w:pPr>
            <w:r>
              <w:rPr>
                <w:rFonts w:ascii="Arial" w:hAnsi="Arial" w:cs="Arial" w:eastAsia="Arial"/>
                <w:sz w:val="20"/>
              </w:rPr>
            </w:r>
            <w:r/>
          </w:p>
        </w:tc>
        <w:tc>
          <w:tcPr>
            <w:tcW w:w="185" w:type="pct"/>
            <w:textDirection w:val="lrTb"/>
            <w:noWrap w:val="false"/>
          </w:tcPr>
          <w:p>
            <w:pPr>
              <w:spacing w:lineRule="auto" w:line="360"/>
              <w:rPr>
                <w:rFonts w:ascii="Arial" w:hAnsi="Arial" w:cs="Arial" w:eastAsia="Arial"/>
                <w:sz w:val="20"/>
              </w:rPr>
            </w:pPr>
            <w:r>
              <w:rPr>
                <w:rFonts w:ascii="Arial" w:hAnsi="Arial" w:cs="Arial" w:eastAsia="Arial"/>
                <w:sz w:val="20"/>
              </w:rPr>
            </w:r>
            <w:r/>
          </w:p>
        </w:tc>
        <w:tc>
          <w:tcPr>
            <w:gridSpan w:val="2"/>
            <w:tcW w:w="2326" w:type="pct"/>
            <w:textDirection w:val="lrTb"/>
            <w:noWrap w:val="false"/>
          </w:tcPr>
          <w:p>
            <w:pPr>
              <w:rPr>
                <w:rFonts w:ascii="Arial" w:hAnsi="Arial" w:cs="Arial" w:eastAsia="Arial"/>
                <w:sz w:val="20"/>
              </w:rPr>
            </w:pPr>
            <w:r>
              <w:rPr>
                <w:rFonts w:ascii="Arial" w:hAnsi="Arial" w:cs="Arial" w:eastAsia="Arial"/>
                <w:sz w:val="20"/>
                <w:szCs w:val="16"/>
              </w:rPr>
              <w:t xml:space="preserve"> O primeiro nome do cliente</w:t>
            </w:r>
            <w:r/>
          </w:p>
        </w:tc>
        <w:tc>
          <w:tcPr>
            <w:tcW w:w="756" w:type="pct"/>
            <w:textDirection w:val="lrTb"/>
            <w:noWrap w:val="false"/>
          </w:tcPr>
          <w:p>
            <w:pPr>
              <w:rPr>
                <w:rFonts w:ascii="Arial" w:hAnsi="Arial" w:cs="Arial" w:eastAsia="Arial"/>
                <w:sz w:val="20"/>
              </w:rPr>
            </w:pPr>
            <w:r>
              <w:rPr>
                <w:rFonts w:ascii="Arial" w:hAnsi="Arial" w:cs="Arial" w:eastAsia="Arial"/>
                <w:sz w:val="20"/>
                <w:szCs w:val="16"/>
              </w:rPr>
              <w:t xml:space="preserve">José Oliveira da Silva</w:t>
            </w:r>
            <w:r/>
          </w:p>
        </w:tc>
        <w:tc>
          <w:tcPr>
            <w:tcW w:w="423"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C</w:t>
            </w:r>
            <w:r/>
          </w:p>
        </w:tc>
      </w:tr>
      <w:tr>
        <w:trPr/>
        <w:tc>
          <w:tcPr>
            <w:tcW w:w="839"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Data/Horário</w:t>
            </w:r>
            <w:r/>
          </w:p>
        </w:tc>
        <w:tc>
          <w:tcPr>
            <w:tcW w:w="158" w:type="pct"/>
            <w:textDirection w:val="lrTb"/>
            <w:noWrap w:val="false"/>
          </w:tcPr>
          <w:p>
            <w:pPr>
              <w:ind w:left="-133" w:right="-220" w:hanging="133"/>
              <w:jc w:val="center"/>
              <w:spacing w:lineRule="auto" w:line="360"/>
              <w:rPr>
                <w:rFonts w:ascii="Arial" w:hAnsi="Arial" w:cs="Arial" w:eastAsia="Arial"/>
                <w:sz w:val="20"/>
              </w:rPr>
            </w:pPr>
            <w:r>
              <w:rPr>
                <w:rFonts w:ascii="Arial" w:hAnsi="Arial" w:cs="Arial" w:eastAsia="Arial"/>
                <w:sz w:val="20"/>
                <w:szCs w:val="16"/>
              </w:rPr>
              <w:t xml:space="preserve">X</w:t>
            </w:r>
            <w:r/>
          </w:p>
        </w:tc>
        <w:tc>
          <w:tcPr>
            <w:tcW w:w="152"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X</w:t>
            </w:r>
            <w:r/>
          </w:p>
        </w:tc>
        <w:tc>
          <w:tcPr>
            <w:tcW w:w="161" w:type="pct"/>
            <w:textDirection w:val="lrTb"/>
            <w:noWrap w:val="false"/>
          </w:tcPr>
          <w:p>
            <w:pPr>
              <w:spacing w:lineRule="auto" w:line="360"/>
              <w:rPr>
                <w:rFonts w:ascii="Arial" w:hAnsi="Arial" w:cs="Arial" w:eastAsia="Arial"/>
                <w:sz w:val="20"/>
              </w:rPr>
            </w:pPr>
            <w:r>
              <w:rPr>
                <w:rFonts w:ascii="Arial" w:hAnsi="Arial" w:cs="Arial" w:eastAsia="Arial"/>
                <w:sz w:val="20"/>
              </w:rPr>
            </w:r>
            <w:r/>
          </w:p>
        </w:tc>
        <w:tc>
          <w:tcPr>
            <w:tcW w:w="185" w:type="pct"/>
            <w:textDirection w:val="lrTb"/>
            <w:noWrap w:val="false"/>
          </w:tcPr>
          <w:p>
            <w:pPr>
              <w:spacing w:lineRule="auto" w:line="360"/>
              <w:rPr>
                <w:rFonts w:ascii="Arial" w:hAnsi="Arial" w:cs="Arial" w:eastAsia="Arial"/>
                <w:sz w:val="20"/>
              </w:rPr>
            </w:pPr>
            <w:r>
              <w:rPr>
                <w:rFonts w:ascii="Arial" w:hAnsi="Arial" w:cs="Arial" w:eastAsia="Arial"/>
                <w:sz w:val="20"/>
              </w:rPr>
            </w:r>
            <w:r/>
          </w:p>
        </w:tc>
        <w:tc>
          <w:tcPr>
            <w:gridSpan w:val="2"/>
            <w:tcW w:w="2326"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A data e horário que o cliente deseja realizar a prova</w:t>
            </w:r>
            <w:r/>
          </w:p>
        </w:tc>
        <w:tc>
          <w:tcPr>
            <w:tcW w:w="756" w:type="pct"/>
            <w:textDirection w:val="lrTb"/>
            <w:noWrap w:val="false"/>
          </w:tcPr>
          <w:p>
            <w:pPr>
              <w:spacing w:lineRule="auto" w:line="360"/>
              <w:rPr>
                <w:rFonts w:ascii="Arial" w:hAnsi="Arial" w:cs="Arial" w:eastAsia="Arial"/>
                <w:sz w:val="20"/>
              </w:rPr>
            </w:pPr>
            <w:r>
              <w:rPr>
                <w:rFonts w:ascii="Arial" w:hAnsi="Arial" w:cs="Arial" w:eastAsia="Arial"/>
                <w:sz w:val="20"/>
                <w:szCs w:val="16"/>
              </w:rPr>
              <w:t xml:space="preserve">23/04/2018 </w:t>
            </w:r>
            <w:r>
              <w:rPr>
                <w:rFonts w:ascii="Arial" w:hAnsi="Arial" w:cs="Arial" w:eastAsia="Arial"/>
                <w:sz w:val="20"/>
                <w:szCs w:val="16"/>
              </w:rPr>
              <w:noBreakHyphen/>
              <w:t xml:space="preserve"> 10:38 AM</w:t>
            </w:r>
            <w:r/>
          </w:p>
        </w:tc>
        <w:tc>
          <w:tcPr>
            <w:tcW w:w="423" w:type="pct"/>
            <w:textDirection w:val="lrTb"/>
            <w:noWrap w:val="false"/>
          </w:tcPr>
          <w:p>
            <w:pPr>
              <w:keepNext/>
              <w:spacing w:lineRule="auto" w:line="360"/>
              <w:rPr>
                <w:rFonts w:ascii="Arial" w:hAnsi="Arial" w:cs="Arial" w:eastAsia="Arial"/>
                <w:sz w:val="20"/>
              </w:rPr>
            </w:pPr>
            <w:r>
              <w:rPr>
                <w:rFonts w:ascii="Arial" w:hAnsi="Arial" w:cs="Arial" w:eastAsia="Arial"/>
                <w:sz w:val="20"/>
                <w:szCs w:val="16"/>
              </w:rPr>
              <w:t xml:space="preserve">D</w:t>
            </w:r>
            <w:r/>
          </w:p>
        </w:tc>
      </w:tr>
    </w:tbl>
    <w:p>
      <w:pPr>
        <w:pStyle w:val="236"/>
        <w:rPr>
          <w:rFonts w:ascii="Arial" w:hAnsi="Arial" w:cs="Arial"/>
          <w:color w:val="auto"/>
          <w:sz w:val="20"/>
        </w:rPr>
      </w:pPr>
      <w:r/>
      <w:bookmarkStart w:id="291" w:name="_Toc515021231"/>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46</w:t>
      </w:r>
      <w:r>
        <w:rPr>
          <w:rFonts w:ascii="Arial" w:hAnsi="Arial" w:cs="Arial"/>
          <w:color w:val="auto"/>
          <w:sz w:val="20"/>
        </w:rPr>
        <w:fldChar w:fldCharType="end"/>
      </w:r>
      <w:r>
        <w:rPr>
          <w:rFonts w:ascii="Arial" w:hAnsi="Arial" w:cs="Arial"/>
          <w:color w:val="auto"/>
          <w:sz w:val="20"/>
        </w:rPr>
        <w:t xml:space="preserve">-Requisito de dados 16</w:t>
      </w:r>
      <w:bookmarkEnd w:id="291"/>
      <w:r/>
      <w:r/>
    </w:p>
    <w:tbl>
      <w:tblPr>
        <w:tblW w:w="5000" w:type="pct"/>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42"/>
        <w:gridCol w:w="238"/>
        <w:gridCol w:w="222"/>
        <w:gridCol w:w="222"/>
        <w:gridCol w:w="350"/>
        <w:gridCol w:w="2617"/>
        <w:gridCol w:w="1384"/>
        <w:gridCol w:w="1896"/>
        <w:gridCol w:w="690"/>
      </w:tblGrid>
      <w:tr>
        <w:trPr>
          <w:trHeight w:val="341"/>
          <w:tblHeader/>
        </w:trPr>
        <w:tc>
          <w:tcPr>
            <w:gridSpan w:val="6"/>
            <w:shd w:val="clear" w:color="auto" w:fill="CCCCCC"/>
            <w:tcW w:w="3015" w:type="pct"/>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Identificador</w:t>
            </w:r>
            <w:r/>
          </w:p>
        </w:tc>
        <w:tc>
          <w:tcPr>
            <w:gridSpan w:val="3"/>
            <w:shd w:val="clear" w:color="auto" w:fill="CCCCCC"/>
            <w:tcW w:w="1985" w:type="pct"/>
            <w:vAlign w:val="center"/>
            <w:textDirection w:val="lrTb"/>
            <w:noWrap w:val="false"/>
          </w:tcPr>
          <w:p>
            <w:pPr>
              <w:spacing w:lineRule="auto" w:line="360"/>
              <w:rPr>
                <w:rFonts w:ascii="Arial" w:hAnsi="Arial" w:cs="Arial"/>
                <w:sz w:val="32"/>
              </w:rPr>
            </w:pPr>
            <w:r>
              <w:rPr>
                <w:rFonts w:ascii="Arial" w:hAnsi="Arial" w:cs="Arial"/>
                <w:b/>
                <w:sz w:val="20"/>
                <w:szCs w:val="16"/>
              </w:rPr>
              <w:t xml:space="preserve">Requisito Funcional</w:t>
            </w:r>
            <w:r/>
          </w:p>
        </w:tc>
      </w:tr>
      <w:tr>
        <w:trPr>
          <w:trHeight w:val="341"/>
          <w:tblHeader/>
        </w:trPr>
        <w:tc>
          <w:tcPr>
            <w:gridSpan w:val="6"/>
            <w:shd w:val="clear" w:color="auto" w:fill="FFFFFF"/>
            <w:tcW w:w="3015" w:type="pct"/>
            <w:vAlign w:val="center"/>
            <w:textDirection w:val="lrTb"/>
            <w:noWrap w:val="false"/>
          </w:tcPr>
          <w:p>
            <w:pPr>
              <w:jc w:val="left"/>
              <w:spacing w:lineRule="auto" w:line="360"/>
              <w:rPr>
                <w:rFonts w:ascii="Arial" w:hAnsi="Arial" w:cs="Arial"/>
                <w:sz w:val="32"/>
              </w:rPr>
            </w:pPr>
            <w:r>
              <w:rPr>
                <w:rFonts w:ascii="Arial" w:hAnsi="Arial" w:cs="Arial"/>
                <w:b/>
                <w:sz w:val="20"/>
                <w:szCs w:val="16"/>
              </w:rPr>
              <w:t xml:space="preserve">[RD 17] </w:t>
            </w:r>
            <w:r>
              <w:rPr>
                <w:rFonts w:ascii="Arial" w:hAnsi="Arial" w:cs="Arial"/>
                <w:b/>
                <w:sz w:val="20"/>
                <w:szCs w:val="16"/>
              </w:rPr>
              <w:noBreakHyphen/>
              <w:t xml:space="preserve"> Dados da notificação</w:t>
            </w:r>
            <w:r/>
          </w:p>
        </w:tc>
        <w:tc>
          <w:tcPr>
            <w:gridSpan w:val="3"/>
            <w:shd w:val="clear" w:color="auto" w:fill="FFFFFF"/>
            <w:tcW w:w="1985" w:type="pct"/>
            <w:vAlign w:val="center"/>
            <w:textDirection w:val="lrTb"/>
            <w:noWrap w:val="false"/>
          </w:tcPr>
          <w:p>
            <w:pPr>
              <w:spacing w:lineRule="auto" w:line="360"/>
              <w:rPr>
                <w:rFonts w:ascii="Arial" w:hAnsi="Arial" w:cs="Arial"/>
                <w:sz w:val="32"/>
              </w:rPr>
            </w:pPr>
            <w:r>
              <w:rPr>
                <w:rFonts w:ascii="Arial" w:hAnsi="Arial" w:cs="Arial"/>
                <w:b/>
                <w:sz w:val="20"/>
                <w:szCs w:val="16"/>
              </w:rPr>
              <w:t xml:space="preserve">[RF 23 - O sistema deve notificar o aluno a data das aulas]</w:t>
            </w:r>
            <w:r/>
          </w:p>
        </w:tc>
      </w:tr>
      <w:tr>
        <w:trPr>
          <w:trHeight w:val="341"/>
          <w:tblHeader/>
        </w:trPr>
        <w:tc>
          <w:tcPr>
            <w:shd w:val="clear" w:color="auto" w:fill="CCCCCC"/>
            <w:tcW w:w="839" w:type="pct"/>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Nome</w:t>
            </w:r>
            <w:r/>
          </w:p>
        </w:tc>
        <w:tc>
          <w:tcPr>
            <w:shd w:val="clear" w:color="auto" w:fill="CCCCCC"/>
            <w:tcW w:w="158" w:type="pct"/>
            <w:vAlign w:val="center"/>
            <w:textDirection w:val="lrTb"/>
            <w:noWrap w:val="false"/>
          </w:tcPr>
          <w:p>
            <w:pPr>
              <w:ind w:left="-133" w:right="-102"/>
              <w:jc w:val="center"/>
              <w:spacing w:lineRule="auto" w:line="360"/>
              <w:rPr>
                <w:rFonts w:ascii="Arial" w:hAnsi="Arial" w:cs="Arial"/>
                <w:sz w:val="32"/>
              </w:rPr>
            </w:pPr>
            <w:r>
              <w:rPr>
                <w:rFonts w:ascii="Arial" w:hAnsi="Arial" w:cs="Arial"/>
                <w:b/>
                <w:sz w:val="20"/>
                <w:szCs w:val="16"/>
              </w:rPr>
              <w:t xml:space="preserve">O</w:t>
            </w:r>
            <w:r/>
          </w:p>
        </w:tc>
        <w:tc>
          <w:tcPr>
            <w:shd w:val="clear" w:color="auto" w:fill="CCCCCC"/>
            <w:tcW w:w="152" w:type="pct"/>
            <w:vAlign w:val="center"/>
            <w:textDirection w:val="lrTb"/>
            <w:noWrap w:val="false"/>
          </w:tcPr>
          <w:p>
            <w:pPr>
              <w:ind w:left="-184" w:right="-96"/>
              <w:jc w:val="center"/>
              <w:spacing w:lineRule="auto" w:line="360"/>
              <w:rPr>
                <w:rFonts w:ascii="Arial" w:hAnsi="Arial" w:cs="Arial"/>
                <w:sz w:val="32"/>
              </w:rPr>
            </w:pPr>
            <w:r>
              <w:rPr>
                <w:rFonts w:ascii="Arial" w:hAnsi="Arial" w:cs="Arial"/>
                <w:b/>
                <w:sz w:val="20"/>
                <w:szCs w:val="16"/>
              </w:rPr>
              <w:t xml:space="preserve">E</w:t>
            </w:r>
            <w:r/>
          </w:p>
        </w:tc>
        <w:tc>
          <w:tcPr>
            <w:shd w:val="clear" w:color="auto" w:fill="CCCCCC"/>
            <w:tcW w:w="161" w:type="pct"/>
            <w:vAlign w:val="center"/>
            <w:textDirection w:val="lrTb"/>
            <w:noWrap w:val="false"/>
          </w:tcPr>
          <w:p>
            <w:pPr>
              <w:ind w:left="-171" w:right="-96"/>
              <w:jc w:val="center"/>
              <w:spacing w:lineRule="auto" w:line="360"/>
              <w:rPr>
                <w:rFonts w:ascii="Arial" w:hAnsi="Arial" w:cs="Arial"/>
                <w:sz w:val="32"/>
              </w:rPr>
            </w:pPr>
            <w:r>
              <w:rPr>
                <w:rFonts w:ascii="Arial" w:hAnsi="Arial" w:cs="Arial"/>
                <w:b/>
                <w:sz w:val="20"/>
                <w:szCs w:val="16"/>
              </w:rPr>
              <w:t xml:space="preserve">S</w:t>
            </w:r>
            <w:r/>
          </w:p>
        </w:tc>
        <w:tc>
          <w:tcPr>
            <w:shd w:val="clear" w:color="auto" w:fill="CCCCCC"/>
            <w:tcW w:w="185" w:type="pct"/>
            <w:vAlign w:val="center"/>
            <w:textDirection w:val="lrTb"/>
            <w:noWrap w:val="false"/>
          </w:tcPr>
          <w:p>
            <w:pPr>
              <w:ind w:right="-96"/>
              <w:spacing w:lineRule="auto" w:line="360"/>
              <w:rPr>
                <w:rFonts w:ascii="Arial" w:hAnsi="Arial" w:cs="Arial"/>
                <w:sz w:val="32"/>
              </w:rPr>
            </w:pPr>
            <w:r>
              <w:rPr>
                <w:rFonts w:ascii="Arial" w:hAnsi="Arial" w:cs="Arial"/>
                <w:b/>
                <w:sz w:val="20"/>
                <w:szCs w:val="16"/>
              </w:rPr>
              <w:t xml:space="preserve">L</w:t>
            </w:r>
            <w:r/>
          </w:p>
        </w:tc>
        <w:tc>
          <w:tcPr>
            <w:gridSpan w:val="2"/>
            <w:shd w:val="clear" w:color="auto" w:fill="CCCCCC"/>
            <w:tcW w:w="2326" w:type="pct"/>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Descrição</w:t>
            </w:r>
            <w:r/>
          </w:p>
        </w:tc>
        <w:tc>
          <w:tcPr>
            <w:shd w:val="clear" w:color="auto" w:fill="CCCCCC"/>
            <w:tcW w:w="756" w:type="pct"/>
            <w:vAlign w:val="center"/>
            <w:textDirection w:val="lrTb"/>
            <w:noWrap w:val="false"/>
          </w:tcPr>
          <w:p>
            <w:pPr>
              <w:jc w:val="center"/>
              <w:spacing w:lineRule="auto" w:line="360"/>
              <w:rPr>
                <w:rFonts w:ascii="Arial" w:hAnsi="Arial" w:cs="Arial"/>
                <w:sz w:val="32"/>
              </w:rPr>
            </w:pPr>
            <w:r>
              <w:rPr>
                <w:rFonts w:ascii="Arial" w:hAnsi="Arial" w:cs="Arial"/>
                <w:b/>
                <w:sz w:val="20"/>
                <w:szCs w:val="16"/>
              </w:rPr>
              <w:t xml:space="preserve">Exemplo</w:t>
            </w:r>
            <w:r/>
          </w:p>
        </w:tc>
        <w:tc>
          <w:tcPr>
            <w:shd w:val="clear" w:color="auto" w:fill="CCCCCC"/>
            <w:tcW w:w="423" w:type="pct"/>
            <w:textDirection w:val="lrTb"/>
            <w:noWrap w:val="false"/>
          </w:tcPr>
          <w:p>
            <w:pPr>
              <w:jc w:val="center"/>
              <w:spacing w:lineRule="auto" w:line="360"/>
              <w:rPr>
                <w:rFonts w:ascii="Arial" w:hAnsi="Arial" w:cs="Arial"/>
                <w:sz w:val="32"/>
              </w:rPr>
            </w:pPr>
            <w:r>
              <w:rPr>
                <w:rFonts w:ascii="Arial" w:hAnsi="Arial" w:cs="Arial"/>
                <w:b/>
                <w:sz w:val="20"/>
                <w:szCs w:val="16"/>
              </w:rPr>
              <w:t xml:space="preserve">Tipo</w:t>
            </w:r>
            <w:r/>
          </w:p>
        </w:tc>
      </w:tr>
      <w:tr>
        <w:trPr/>
        <w:tc>
          <w:tcPr>
            <w:tcW w:w="839" w:type="pct"/>
            <w:textDirection w:val="lrTb"/>
            <w:noWrap w:val="false"/>
          </w:tcPr>
          <w:p>
            <w:pPr>
              <w:spacing w:lineRule="auto" w:line="360"/>
              <w:tabs>
                <w:tab w:val="left" w:pos="1050" w:leader="none"/>
              </w:tabs>
              <w:rPr>
                <w:rFonts w:ascii="Arial" w:hAnsi="Arial" w:cs="Arial"/>
                <w:sz w:val="32"/>
              </w:rPr>
            </w:pPr>
            <w:r>
              <w:rPr>
                <w:rFonts w:ascii="Arial" w:hAnsi="Arial" w:cs="Arial"/>
                <w:sz w:val="20"/>
                <w:szCs w:val="16"/>
              </w:rPr>
              <w:t xml:space="preserve">Nome</w:t>
            </w:r>
            <w:r/>
          </w:p>
        </w:tc>
        <w:tc>
          <w:tcPr>
            <w:tcW w:w="158" w:type="pct"/>
            <w:textDirection w:val="lrTb"/>
            <w:noWrap w:val="false"/>
          </w:tcPr>
          <w:p>
            <w:pPr>
              <w:ind w:left="-133" w:right="-220" w:hanging="133"/>
              <w:jc w:val="center"/>
              <w:spacing w:lineRule="auto" w:line="360"/>
              <w:rPr>
                <w:rFonts w:ascii="Arial" w:hAnsi="Arial" w:cs="Arial"/>
                <w:sz w:val="32"/>
              </w:rPr>
            </w:pPr>
            <w:r>
              <w:rPr>
                <w:rFonts w:ascii="Arial" w:hAnsi="Arial" w:cs="Arial"/>
                <w:sz w:val="32"/>
              </w:rPr>
            </w:r>
            <w:r/>
          </w:p>
        </w:tc>
        <w:tc>
          <w:tcPr>
            <w:tcW w:w="152" w:type="pct"/>
            <w:textDirection w:val="lrTb"/>
            <w:noWrap w:val="false"/>
          </w:tcPr>
          <w:p>
            <w:pPr>
              <w:spacing w:lineRule="auto" w:line="360"/>
              <w:rPr>
                <w:rFonts w:ascii="Arial" w:hAnsi="Arial" w:cs="Arial"/>
                <w:sz w:val="32"/>
              </w:rPr>
            </w:pPr>
            <w:r>
              <w:rPr>
                <w:rFonts w:ascii="Arial" w:hAnsi="Arial" w:cs="Arial"/>
                <w:sz w:val="32"/>
              </w:rPr>
            </w:r>
            <w:r/>
          </w:p>
        </w:tc>
        <w:tc>
          <w:tcPr>
            <w:tcW w:w="161" w:type="pct"/>
            <w:textDirection w:val="lrTb"/>
            <w:noWrap w:val="false"/>
          </w:tcPr>
          <w:p>
            <w:pPr>
              <w:spacing w:lineRule="auto" w:line="360"/>
              <w:rPr>
                <w:rFonts w:ascii="Arial" w:hAnsi="Arial" w:cs="Arial"/>
                <w:sz w:val="32"/>
              </w:rPr>
            </w:pPr>
            <w:r>
              <w:rPr>
                <w:rFonts w:ascii="Arial" w:hAnsi="Arial" w:cs="Arial"/>
                <w:sz w:val="32"/>
              </w:rPr>
            </w:r>
            <w:r/>
          </w:p>
        </w:tc>
        <w:tc>
          <w:tcPr>
            <w:tcW w:w="185" w:type="pct"/>
            <w:textDirection w:val="lrTb"/>
            <w:noWrap w:val="false"/>
          </w:tcPr>
          <w:p>
            <w:pPr>
              <w:spacing w:lineRule="auto" w:line="360"/>
              <w:rPr>
                <w:rFonts w:ascii="Arial" w:hAnsi="Arial" w:cs="Arial"/>
                <w:sz w:val="32"/>
              </w:rPr>
            </w:pPr>
            <w:r>
              <w:rPr>
                <w:rFonts w:ascii="Arial" w:hAnsi="Arial" w:cs="Arial"/>
                <w:sz w:val="20"/>
                <w:szCs w:val="16"/>
              </w:rPr>
              <w:t xml:space="preserve">X</w:t>
            </w:r>
            <w:r/>
          </w:p>
        </w:tc>
        <w:tc>
          <w:tcPr>
            <w:gridSpan w:val="2"/>
            <w:tcW w:w="2326" w:type="pct"/>
            <w:textDirection w:val="lrTb"/>
            <w:noWrap w:val="false"/>
          </w:tcPr>
          <w:p>
            <w:pPr>
              <w:rPr>
                <w:rFonts w:ascii="Arial" w:hAnsi="Arial" w:cs="Arial"/>
                <w:sz w:val="32"/>
              </w:rPr>
            </w:pPr>
            <w:r>
              <w:rPr>
                <w:rFonts w:ascii="Arial" w:hAnsi="Arial" w:cs="Arial"/>
                <w:sz w:val="20"/>
                <w:szCs w:val="16"/>
              </w:rPr>
              <w:t xml:space="preserve"> O primeiro nome do cliente</w:t>
            </w:r>
            <w:r/>
          </w:p>
        </w:tc>
        <w:tc>
          <w:tcPr>
            <w:tcW w:w="756" w:type="pct"/>
            <w:textDirection w:val="lrTb"/>
            <w:noWrap w:val="false"/>
          </w:tcPr>
          <w:p>
            <w:pPr>
              <w:rPr>
                <w:rFonts w:ascii="Arial" w:hAnsi="Arial" w:cs="Arial"/>
                <w:sz w:val="32"/>
              </w:rPr>
            </w:pPr>
            <w:r>
              <w:rPr>
                <w:rFonts w:ascii="Arial" w:hAnsi="Arial" w:cs="Arial"/>
                <w:sz w:val="20"/>
                <w:szCs w:val="16"/>
              </w:rPr>
              <w:t xml:space="preserve">José Oliveira da Silva</w:t>
            </w:r>
            <w:r/>
          </w:p>
        </w:tc>
        <w:tc>
          <w:tcPr>
            <w:tcW w:w="423" w:type="pct"/>
            <w:textDirection w:val="lrTb"/>
            <w:noWrap w:val="false"/>
          </w:tcPr>
          <w:p>
            <w:pPr>
              <w:spacing w:lineRule="auto" w:line="360"/>
              <w:rPr>
                <w:rFonts w:ascii="Arial" w:hAnsi="Arial" w:cs="Arial"/>
                <w:sz w:val="32"/>
              </w:rPr>
            </w:pPr>
            <w:r>
              <w:rPr>
                <w:rFonts w:ascii="Arial" w:hAnsi="Arial" w:cs="Arial"/>
                <w:sz w:val="20"/>
                <w:szCs w:val="16"/>
              </w:rPr>
              <w:t xml:space="preserve">C</w:t>
            </w:r>
            <w:r/>
          </w:p>
        </w:tc>
      </w:tr>
      <w:tr>
        <w:trPr/>
        <w:tc>
          <w:tcPr>
            <w:tcW w:w="839" w:type="pct"/>
            <w:textDirection w:val="lrTb"/>
            <w:noWrap w:val="false"/>
          </w:tcPr>
          <w:p>
            <w:pPr>
              <w:spacing w:lineRule="auto" w:line="360"/>
              <w:rPr>
                <w:rFonts w:ascii="Arial" w:hAnsi="Arial" w:cs="Arial"/>
                <w:sz w:val="32"/>
              </w:rPr>
            </w:pPr>
            <w:r>
              <w:rPr>
                <w:rFonts w:ascii="Arial" w:hAnsi="Arial" w:cs="Arial"/>
                <w:sz w:val="20"/>
                <w:szCs w:val="16"/>
              </w:rPr>
              <w:t xml:space="preserve">Data/Horário</w:t>
            </w:r>
            <w:r/>
          </w:p>
        </w:tc>
        <w:tc>
          <w:tcPr>
            <w:tcW w:w="158" w:type="pct"/>
            <w:textDirection w:val="lrTb"/>
            <w:noWrap w:val="false"/>
          </w:tcPr>
          <w:p>
            <w:pPr>
              <w:ind w:left="-133" w:right="-220" w:hanging="133"/>
              <w:jc w:val="center"/>
              <w:spacing w:lineRule="auto" w:line="360"/>
              <w:rPr>
                <w:rFonts w:ascii="Arial" w:hAnsi="Arial" w:cs="Arial"/>
                <w:sz w:val="32"/>
              </w:rPr>
            </w:pPr>
            <w:r>
              <w:rPr>
                <w:rFonts w:ascii="Arial" w:hAnsi="Arial" w:cs="Arial"/>
                <w:sz w:val="32"/>
              </w:rPr>
            </w:r>
            <w:r/>
          </w:p>
        </w:tc>
        <w:tc>
          <w:tcPr>
            <w:tcW w:w="152" w:type="pct"/>
            <w:textDirection w:val="lrTb"/>
            <w:noWrap w:val="false"/>
          </w:tcPr>
          <w:p>
            <w:pPr>
              <w:spacing w:lineRule="auto" w:line="360"/>
              <w:rPr>
                <w:rFonts w:ascii="Arial" w:hAnsi="Arial" w:cs="Arial"/>
                <w:sz w:val="32"/>
              </w:rPr>
            </w:pPr>
            <w:r>
              <w:rPr>
                <w:rFonts w:ascii="Arial" w:hAnsi="Arial" w:cs="Arial"/>
                <w:sz w:val="32"/>
              </w:rPr>
            </w:r>
            <w:r/>
          </w:p>
        </w:tc>
        <w:tc>
          <w:tcPr>
            <w:tcW w:w="161" w:type="pct"/>
            <w:textDirection w:val="lrTb"/>
            <w:noWrap w:val="false"/>
          </w:tcPr>
          <w:p>
            <w:pPr>
              <w:spacing w:lineRule="auto" w:line="360"/>
              <w:rPr>
                <w:rFonts w:ascii="Arial" w:hAnsi="Arial" w:cs="Arial"/>
                <w:sz w:val="32"/>
              </w:rPr>
            </w:pPr>
            <w:r>
              <w:rPr>
                <w:rFonts w:ascii="Arial" w:hAnsi="Arial" w:cs="Arial"/>
                <w:sz w:val="32"/>
              </w:rPr>
            </w:r>
            <w:r/>
          </w:p>
        </w:tc>
        <w:tc>
          <w:tcPr>
            <w:tcW w:w="185" w:type="pct"/>
            <w:textDirection w:val="lrTb"/>
            <w:noWrap w:val="false"/>
          </w:tcPr>
          <w:p>
            <w:pPr>
              <w:spacing w:lineRule="auto" w:line="360"/>
              <w:rPr>
                <w:rFonts w:ascii="Arial" w:hAnsi="Arial" w:cs="Arial"/>
                <w:sz w:val="32"/>
              </w:rPr>
            </w:pPr>
            <w:r>
              <w:rPr>
                <w:rFonts w:ascii="Arial" w:hAnsi="Arial" w:cs="Arial"/>
                <w:sz w:val="20"/>
                <w:szCs w:val="16"/>
              </w:rPr>
              <w:t xml:space="preserve">X</w:t>
            </w:r>
            <w:r/>
          </w:p>
        </w:tc>
        <w:tc>
          <w:tcPr>
            <w:gridSpan w:val="2"/>
            <w:tcW w:w="2326" w:type="pct"/>
            <w:textDirection w:val="lrTb"/>
            <w:noWrap w:val="false"/>
          </w:tcPr>
          <w:p>
            <w:pPr>
              <w:spacing w:lineRule="auto" w:line="360"/>
              <w:rPr>
                <w:rFonts w:ascii="Arial" w:hAnsi="Arial" w:cs="Arial"/>
                <w:sz w:val="32"/>
              </w:rPr>
            </w:pPr>
            <w:r>
              <w:rPr>
                <w:rFonts w:ascii="Arial" w:hAnsi="Arial" w:cs="Arial"/>
                <w:sz w:val="20"/>
                <w:szCs w:val="16"/>
              </w:rPr>
              <w:t xml:space="preserve">A data e horário que o cliente deseja realizar a prova</w:t>
            </w:r>
            <w:r/>
          </w:p>
        </w:tc>
        <w:tc>
          <w:tcPr>
            <w:tcW w:w="756" w:type="pct"/>
            <w:textDirection w:val="lrTb"/>
            <w:noWrap w:val="false"/>
          </w:tcPr>
          <w:p>
            <w:pPr>
              <w:spacing w:lineRule="auto" w:line="360"/>
              <w:rPr>
                <w:rFonts w:ascii="Arial" w:hAnsi="Arial" w:cs="Arial"/>
                <w:sz w:val="32"/>
              </w:rPr>
            </w:pPr>
            <w:r>
              <w:rPr>
                <w:rFonts w:ascii="Arial" w:hAnsi="Arial" w:cs="Arial"/>
                <w:sz w:val="20"/>
                <w:szCs w:val="16"/>
              </w:rPr>
              <w:t xml:space="preserve">23/04/2018 </w:t>
            </w:r>
            <w:r>
              <w:rPr>
                <w:rFonts w:ascii="Arial" w:hAnsi="Arial" w:cs="Arial"/>
                <w:sz w:val="20"/>
                <w:szCs w:val="16"/>
              </w:rPr>
              <w:noBreakHyphen/>
              <w:t xml:space="preserve"> 10:38 AM</w:t>
            </w:r>
            <w:r/>
          </w:p>
        </w:tc>
        <w:tc>
          <w:tcPr>
            <w:tcW w:w="423" w:type="pct"/>
            <w:textDirection w:val="lrTb"/>
            <w:noWrap w:val="false"/>
          </w:tcPr>
          <w:p>
            <w:pPr>
              <w:spacing w:lineRule="auto" w:line="360"/>
              <w:rPr>
                <w:rFonts w:ascii="Arial" w:hAnsi="Arial" w:cs="Arial"/>
                <w:sz w:val="32"/>
              </w:rPr>
            </w:pPr>
            <w:r>
              <w:rPr>
                <w:rFonts w:ascii="Arial" w:hAnsi="Arial" w:cs="Arial"/>
                <w:sz w:val="20"/>
                <w:szCs w:val="16"/>
              </w:rPr>
              <w:t xml:space="preserve">D</w:t>
            </w:r>
            <w:r/>
          </w:p>
        </w:tc>
      </w:tr>
      <w:tr>
        <w:trPr/>
        <w:tc>
          <w:tcPr>
            <w:tcW w:w="839" w:type="pct"/>
            <w:textDirection w:val="lrTb"/>
            <w:noWrap w:val="false"/>
          </w:tcPr>
          <w:p>
            <w:pPr>
              <w:spacing w:lineRule="auto" w:line="360"/>
              <w:rPr>
                <w:rFonts w:ascii="Arial" w:hAnsi="Arial" w:cs="Arial"/>
                <w:sz w:val="32"/>
              </w:rPr>
            </w:pPr>
            <w:r>
              <w:rPr>
                <w:rFonts w:ascii="Arial" w:hAnsi="Arial" w:cs="Arial"/>
                <w:sz w:val="20"/>
                <w:szCs w:val="16"/>
              </w:rPr>
              <w:t xml:space="preserve">Local</w:t>
            </w:r>
            <w:r/>
          </w:p>
        </w:tc>
        <w:tc>
          <w:tcPr>
            <w:tcW w:w="158" w:type="pct"/>
            <w:textDirection w:val="lrTb"/>
            <w:noWrap w:val="false"/>
          </w:tcPr>
          <w:p>
            <w:pPr>
              <w:ind w:left="-133" w:right="-220" w:hanging="133"/>
              <w:jc w:val="center"/>
              <w:spacing w:lineRule="auto" w:line="360"/>
              <w:rPr>
                <w:rFonts w:ascii="Arial" w:hAnsi="Arial" w:cs="Arial"/>
                <w:sz w:val="32"/>
              </w:rPr>
            </w:pPr>
            <w:r>
              <w:rPr>
                <w:rFonts w:ascii="Arial" w:hAnsi="Arial" w:cs="Arial"/>
                <w:sz w:val="32"/>
              </w:rPr>
            </w:r>
            <w:r/>
          </w:p>
        </w:tc>
        <w:tc>
          <w:tcPr>
            <w:tcW w:w="152" w:type="pct"/>
            <w:textDirection w:val="lrTb"/>
            <w:noWrap w:val="false"/>
          </w:tcPr>
          <w:p>
            <w:pPr>
              <w:spacing w:lineRule="auto" w:line="360"/>
              <w:rPr>
                <w:rFonts w:ascii="Arial" w:hAnsi="Arial" w:cs="Arial"/>
                <w:sz w:val="32"/>
              </w:rPr>
            </w:pPr>
            <w:r>
              <w:rPr>
                <w:rFonts w:ascii="Arial" w:hAnsi="Arial" w:cs="Arial"/>
                <w:sz w:val="32"/>
              </w:rPr>
            </w:r>
            <w:r/>
          </w:p>
        </w:tc>
        <w:tc>
          <w:tcPr>
            <w:tcW w:w="161" w:type="pct"/>
            <w:textDirection w:val="lrTb"/>
            <w:noWrap w:val="false"/>
          </w:tcPr>
          <w:p>
            <w:pPr>
              <w:spacing w:lineRule="auto" w:line="360"/>
              <w:rPr>
                <w:rFonts w:ascii="Arial" w:hAnsi="Arial" w:cs="Arial"/>
                <w:sz w:val="32"/>
              </w:rPr>
            </w:pPr>
            <w:r>
              <w:rPr>
                <w:rFonts w:ascii="Arial" w:hAnsi="Arial" w:cs="Arial"/>
                <w:sz w:val="32"/>
              </w:rPr>
            </w:r>
            <w:r/>
          </w:p>
        </w:tc>
        <w:tc>
          <w:tcPr>
            <w:tcW w:w="185" w:type="pct"/>
            <w:textDirection w:val="lrTb"/>
            <w:noWrap w:val="false"/>
          </w:tcPr>
          <w:p>
            <w:pPr>
              <w:spacing w:lineRule="auto" w:line="360"/>
              <w:rPr>
                <w:rFonts w:ascii="Arial" w:hAnsi="Arial" w:cs="Arial"/>
                <w:sz w:val="32"/>
              </w:rPr>
            </w:pPr>
            <w:r>
              <w:rPr>
                <w:rFonts w:ascii="Arial" w:hAnsi="Arial" w:cs="Arial"/>
                <w:sz w:val="20"/>
                <w:szCs w:val="16"/>
              </w:rPr>
              <w:t xml:space="preserve">X</w:t>
            </w:r>
            <w:r/>
          </w:p>
        </w:tc>
        <w:tc>
          <w:tcPr>
            <w:gridSpan w:val="2"/>
            <w:tcW w:w="2326" w:type="pct"/>
            <w:textDirection w:val="lrTb"/>
            <w:noWrap w:val="false"/>
          </w:tcPr>
          <w:p>
            <w:pPr>
              <w:spacing w:lineRule="auto" w:line="360"/>
              <w:tabs>
                <w:tab w:val="right" w:pos="3735" w:leader="none"/>
              </w:tabs>
              <w:rPr>
                <w:rFonts w:ascii="Arial" w:hAnsi="Arial" w:cs="Arial"/>
                <w:sz w:val="32"/>
              </w:rPr>
            </w:pPr>
            <w:r>
              <w:rPr>
                <w:rFonts w:ascii="Arial" w:hAnsi="Arial" w:cs="Arial"/>
                <w:sz w:val="20"/>
                <w:szCs w:val="16"/>
              </w:rPr>
              <w:t xml:space="preserve">O local onde ocorrerá a prova</w:t>
            </w:r>
            <w:r/>
          </w:p>
        </w:tc>
        <w:tc>
          <w:tcPr>
            <w:tcW w:w="756" w:type="pct"/>
            <w:textDirection w:val="lrTb"/>
            <w:noWrap w:val="false"/>
          </w:tcPr>
          <w:p>
            <w:pPr>
              <w:spacing w:lineRule="auto" w:line="360"/>
              <w:tabs>
                <w:tab w:val="right" w:pos="3735" w:leader="none"/>
              </w:tabs>
              <w:rPr>
                <w:rFonts w:ascii="Arial" w:hAnsi="Arial" w:cs="Arial"/>
                <w:sz w:val="32"/>
              </w:rPr>
            </w:pPr>
            <w:r>
              <w:rPr>
                <w:rFonts w:ascii="Arial" w:hAnsi="Arial" w:cs="Arial"/>
                <w:sz w:val="20"/>
                <w:szCs w:val="16"/>
              </w:rPr>
              <w:t xml:space="preserve">Marinha</w:t>
            </w:r>
            <w:r/>
          </w:p>
        </w:tc>
        <w:tc>
          <w:tcPr>
            <w:tcW w:w="423" w:type="pct"/>
            <w:textDirection w:val="lrTb"/>
            <w:noWrap w:val="false"/>
          </w:tcPr>
          <w:p>
            <w:pPr>
              <w:keepNext/>
              <w:spacing w:lineRule="auto" w:line="360"/>
              <w:rPr>
                <w:rFonts w:ascii="Arial" w:hAnsi="Arial" w:cs="Arial"/>
                <w:sz w:val="32"/>
              </w:rPr>
            </w:pPr>
            <w:r>
              <w:rPr>
                <w:rFonts w:ascii="Arial" w:hAnsi="Arial" w:cs="Arial"/>
                <w:sz w:val="20"/>
                <w:szCs w:val="16"/>
              </w:rPr>
              <w:t xml:space="preserve">A</w:t>
            </w:r>
            <w:r/>
          </w:p>
        </w:tc>
      </w:tr>
    </w:tbl>
    <w:p>
      <w:pPr>
        <w:pStyle w:val="236"/>
      </w:pPr>
      <w:r/>
      <w:bookmarkStart w:id="292" w:name="_Toc515021232"/>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47</w:t>
      </w:r>
      <w:r>
        <w:rPr>
          <w:rFonts w:ascii="Arial" w:hAnsi="Arial" w:cs="Arial"/>
          <w:color w:val="auto"/>
          <w:sz w:val="20"/>
        </w:rPr>
        <w:fldChar w:fldCharType="end"/>
      </w:r>
      <w:r>
        <w:rPr>
          <w:rFonts w:ascii="Arial" w:hAnsi="Arial" w:cs="Arial"/>
          <w:color w:val="auto"/>
          <w:sz w:val="20"/>
        </w:rPr>
        <w:t xml:space="preserve">-Requisito de dados 17</w:t>
      </w:r>
      <w:bookmarkEnd w:id="292"/>
      <w:r/>
      <w:r/>
    </w:p>
    <w:tbl>
      <w:tblPr>
        <w:tblW w:w="5000" w:type="pct"/>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309"/>
        <w:gridCol w:w="238"/>
        <w:gridCol w:w="333"/>
        <w:gridCol w:w="333"/>
        <w:gridCol w:w="350"/>
        <w:gridCol w:w="1990"/>
        <w:gridCol w:w="1051"/>
        <w:gridCol w:w="2818"/>
        <w:gridCol w:w="639"/>
      </w:tblGrid>
      <w:tr>
        <w:trPr>
          <w:trHeight w:val="341"/>
          <w:tblHeader/>
        </w:trPr>
        <w:tc>
          <w:tcPr>
            <w:gridSpan w:val="6"/>
            <w:shd w:val="clear" w:color="auto" w:fill="CCCCCC"/>
            <w:tcW w:w="2513" w:type="pct"/>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Identificador</w:t>
            </w:r>
            <w:r/>
          </w:p>
        </w:tc>
        <w:tc>
          <w:tcPr>
            <w:gridSpan w:val="3"/>
            <w:shd w:val="clear" w:color="auto" w:fill="CCCCCC"/>
            <w:tcW w:w="2487" w:type="pct"/>
            <w:vAlign w:val="center"/>
            <w:textDirection w:val="lrTb"/>
            <w:noWrap w:val="false"/>
          </w:tcPr>
          <w:p>
            <w:pPr>
              <w:spacing w:lineRule="auto" w:line="360"/>
              <w:rPr>
                <w:rFonts w:ascii="Arial" w:hAnsi="Arial" w:cs="Arial"/>
                <w:sz w:val="20"/>
              </w:rPr>
            </w:pPr>
            <w:r>
              <w:rPr>
                <w:rFonts w:ascii="Arial" w:hAnsi="Arial" w:cs="Arial"/>
                <w:b/>
                <w:sz w:val="20"/>
                <w:szCs w:val="16"/>
              </w:rPr>
              <w:t xml:space="preserve">Requisito Funcional</w:t>
            </w:r>
            <w:r/>
          </w:p>
        </w:tc>
      </w:tr>
      <w:tr>
        <w:trPr>
          <w:trHeight w:val="341"/>
          <w:tblHeader/>
        </w:trPr>
        <w:tc>
          <w:tcPr>
            <w:gridSpan w:val="6"/>
            <w:shd w:val="clear" w:color="auto" w:fill="FFFFFF"/>
            <w:tcW w:w="2513" w:type="pct"/>
            <w:vAlign w:val="center"/>
            <w:textDirection w:val="lrTb"/>
            <w:noWrap w:val="false"/>
          </w:tcPr>
          <w:p>
            <w:pPr>
              <w:jc w:val="left"/>
              <w:spacing w:lineRule="auto" w:line="360"/>
              <w:rPr>
                <w:rFonts w:ascii="Arial" w:hAnsi="Arial" w:cs="Arial"/>
                <w:sz w:val="20"/>
              </w:rPr>
            </w:pPr>
            <w:r>
              <w:rPr>
                <w:rFonts w:ascii="Arial" w:hAnsi="Arial" w:cs="Arial"/>
                <w:b/>
                <w:sz w:val="20"/>
                <w:szCs w:val="16"/>
              </w:rPr>
              <w:t xml:space="preserve">[RD 1</w:t>
            </w:r>
            <w:r>
              <w:rPr>
                <w:rFonts w:ascii="Arial" w:hAnsi="Arial" w:cs="Arial"/>
                <w:b/>
                <w:sz w:val="20"/>
                <w:szCs w:val="16"/>
              </w:rPr>
              <w:t xml:space="preserve">8</w:t>
            </w:r>
            <w:r>
              <w:rPr>
                <w:rFonts w:ascii="Arial" w:hAnsi="Arial" w:cs="Arial"/>
                <w:b/>
                <w:sz w:val="20"/>
                <w:szCs w:val="16"/>
              </w:rPr>
              <w:t xml:space="preserve">] </w:t>
            </w:r>
            <w:r>
              <w:rPr>
                <w:rFonts w:ascii="Arial" w:hAnsi="Arial" w:cs="Arial"/>
                <w:b/>
                <w:sz w:val="20"/>
                <w:szCs w:val="16"/>
              </w:rPr>
              <w:noBreakHyphen/>
            </w:r>
            <w:r>
              <w:rPr>
                <w:rFonts w:ascii="Arial" w:hAnsi="Arial" w:cs="Arial"/>
                <w:b/>
                <w:sz w:val="20"/>
                <w:szCs w:val="16"/>
              </w:rPr>
              <w:t xml:space="preserve">Lista</w:t>
            </w:r>
            <w:r>
              <w:rPr>
                <w:rFonts w:ascii="Arial" w:hAnsi="Arial" w:cs="Arial"/>
                <w:b/>
                <w:sz w:val="20"/>
                <w:szCs w:val="16"/>
              </w:rPr>
              <w:t xml:space="preserve"> d</w:t>
            </w:r>
            <w:r>
              <w:rPr>
                <w:rFonts w:ascii="Arial" w:hAnsi="Arial" w:cs="Arial"/>
                <w:b/>
                <w:sz w:val="20"/>
                <w:szCs w:val="16"/>
              </w:rPr>
              <w:t xml:space="preserve">e</w:t>
            </w:r>
            <w:r>
              <w:rPr>
                <w:rFonts w:ascii="Arial" w:hAnsi="Arial" w:cs="Arial"/>
                <w:b/>
                <w:sz w:val="20"/>
                <w:szCs w:val="16"/>
              </w:rPr>
              <w:t xml:space="preserve"> </w:t>
            </w:r>
            <w:r>
              <w:rPr>
                <w:rFonts w:ascii="Arial" w:hAnsi="Arial" w:cs="Arial"/>
                <w:b/>
                <w:sz w:val="20"/>
                <w:szCs w:val="16"/>
              </w:rPr>
              <w:t xml:space="preserve">conteúdos</w:t>
            </w:r>
            <w:r/>
          </w:p>
        </w:tc>
        <w:tc>
          <w:tcPr>
            <w:gridSpan w:val="3"/>
            <w:shd w:val="clear" w:color="auto" w:fill="FFFFFF"/>
            <w:tcW w:w="2487" w:type="pct"/>
            <w:vAlign w:val="center"/>
            <w:textDirection w:val="lrTb"/>
            <w:noWrap w:val="false"/>
          </w:tcPr>
          <w:p>
            <w:pPr>
              <w:spacing w:lineRule="auto" w:line="360"/>
              <w:rPr>
                <w:rFonts w:ascii="Arial" w:hAnsi="Arial" w:cs="Arial"/>
                <w:sz w:val="20"/>
              </w:rPr>
            </w:pPr>
            <w:r>
              <w:rPr>
                <w:rFonts w:ascii="Arial" w:hAnsi="Arial" w:cs="Arial"/>
                <w:b/>
                <w:sz w:val="20"/>
                <w:szCs w:val="16"/>
              </w:rPr>
              <w:t xml:space="preserve">[RF 2</w:t>
            </w:r>
            <w:r>
              <w:rPr>
                <w:rFonts w:ascii="Arial" w:hAnsi="Arial" w:cs="Arial"/>
                <w:b/>
                <w:sz w:val="20"/>
                <w:szCs w:val="16"/>
              </w:rPr>
              <w:t xml:space="preserve">9</w:t>
            </w:r>
            <w:r>
              <w:rPr>
                <w:rFonts w:ascii="Arial" w:hAnsi="Arial" w:cs="Arial"/>
                <w:b/>
                <w:sz w:val="20"/>
                <w:szCs w:val="16"/>
              </w:rPr>
              <w:t xml:space="preserve"> </w:t>
            </w:r>
            <w:r>
              <w:rPr>
                <w:rFonts w:ascii="Arial" w:hAnsi="Arial" w:cs="Arial"/>
                <w:b/>
                <w:sz w:val="20"/>
                <w:szCs w:val="16"/>
              </w:rPr>
              <w:noBreakHyphen/>
              <w:t xml:space="preserve"> </w:t>
            </w:r>
            <w:r>
              <w:rPr>
                <w:rFonts w:ascii="Arial" w:hAnsi="Arial" w:cs="Arial" w:eastAsia="Arial"/>
                <w:b/>
                <w:sz w:val="20"/>
              </w:rPr>
              <w:t xml:space="preserve">O sistema deve gerar um arquivo indicando os conteúdos que devem ter um foco maior nas aulas teóricas</w:t>
            </w:r>
            <w:r>
              <w:rPr>
                <w:rFonts w:ascii="Arial" w:hAnsi="Arial" w:cs="Arial" w:eastAsia="Arial"/>
                <w:sz w:val="20"/>
              </w:rPr>
              <w:t xml:space="preserve">.</w:t>
            </w:r>
            <w:r>
              <w:rPr>
                <w:rFonts w:ascii="Arial" w:hAnsi="Arial" w:cs="Arial"/>
                <w:sz w:val="20"/>
              </w:rPr>
              <w:t xml:space="preserve">]</w:t>
            </w:r>
            <w:r/>
          </w:p>
        </w:tc>
      </w:tr>
      <w:tr>
        <w:trPr>
          <w:trHeight w:val="341"/>
          <w:tblHeader/>
        </w:trPr>
        <w:tc>
          <w:tcPr>
            <w:shd w:val="clear" w:color="auto" w:fill="CCCCCC"/>
            <w:tcW w:w="727"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Nome</w:t>
            </w:r>
            <w:r/>
          </w:p>
        </w:tc>
        <w:tc>
          <w:tcPr>
            <w:shd w:val="clear" w:color="auto" w:fill="CCCCCC"/>
            <w:tcW w:w="120" w:type="pct"/>
            <w:vAlign w:val="center"/>
            <w:textDirection w:val="lrTb"/>
            <w:noWrap w:val="false"/>
          </w:tcPr>
          <w:p>
            <w:pPr>
              <w:ind w:left="-133" w:right="-102"/>
              <w:jc w:val="center"/>
              <w:spacing w:lineRule="auto" w:line="360"/>
              <w:rPr>
                <w:rFonts w:ascii="Arial" w:hAnsi="Arial" w:cs="Arial"/>
                <w:sz w:val="20"/>
              </w:rPr>
            </w:pPr>
            <w:r>
              <w:rPr>
                <w:rFonts w:ascii="Arial" w:hAnsi="Arial" w:cs="Arial"/>
                <w:b/>
                <w:sz w:val="20"/>
                <w:szCs w:val="16"/>
              </w:rPr>
              <w:t xml:space="preserve">O</w:t>
            </w:r>
            <w:r/>
          </w:p>
        </w:tc>
        <w:tc>
          <w:tcPr>
            <w:shd w:val="clear" w:color="auto" w:fill="CCCCCC"/>
            <w:tcW w:w="188" w:type="pct"/>
            <w:vAlign w:val="center"/>
            <w:textDirection w:val="lrTb"/>
            <w:noWrap w:val="false"/>
          </w:tcPr>
          <w:p>
            <w:pPr>
              <w:ind w:left="-184" w:right="-96"/>
              <w:jc w:val="center"/>
              <w:spacing w:lineRule="auto" w:line="360"/>
              <w:rPr>
                <w:rFonts w:ascii="Arial" w:hAnsi="Arial" w:cs="Arial"/>
                <w:sz w:val="20"/>
              </w:rPr>
            </w:pPr>
            <w:r>
              <w:rPr>
                <w:rFonts w:ascii="Arial" w:hAnsi="Arial" w:cs="Arial"/>
                <w:b/>
                <w:sz w:val="20"/>
                <w:szCs w:val="16"/>
              </w:rPr>
              <w:t xml:space="preserve">E</w:t>
            </w:r>
            <w:r/>
          </w:p>
        </w:tc>
        <w:tc>
          <w:tcPr>
            <w:shd w:val="clear" w:color="auto" w:fill="CCCCCC"/>
            <w:tcW w:w="188" w:type="pct"/>
            <w:vAlign w:val="center"/>
            <w:textDirection w:val="lrTb"/>
            <w:noWrap w:val="false"/>
          </w:tcPr>
          <w:p>
            <w:pPr>
              <w:ind w:left="-171" w:right="-96"/>
              <w:jc w:val="center"/>
              <w:spacing w:lineRule="auto" w:line="360"/>
              <w:rPr>
                <w:rFonts w:ascii="Arial" w:hAnsi="Arial" w:cs="Arial"/>
                <w:sz w:val="20"/>
              </w:rPr>
            </w:pPr>
            <w:r>
              <w:rPr>
                <w:rFonts w:ascii="Arial" w:hAnsi="Arial" w:cs="Arial"/>
                <w:b/>
                <w:sz w:val="20"/>
                <w:szCs w:val="16"/>
              </w:rPr>
              <w:t xml:space="preserve">S</w:t>
            </w:r>
            <w:r/>
          </w:p>
        </w:tc>
        <w:tc>
          <w:tcPr>
            <w:shd w:val="clear" w:color="auto" w:fill="CCCCCC"/>
            <w:tcW w:w="188" w:type="pct"/>
            <w:vAlign w:val="center"/>
            <w:textDirection w:val="lrTb"/>
            <w:noWrap w:val="false"/>
          </w:tcPr>
          <w:p>
            <w:pPr>
              <w:ind w:right="-96"/>
              <w:spacing w:lineRule="auto" w:line="360"/>
              <w:rPr>
                <w:rFonts w:ascii="Arial" w:hAnsi="Arial" w:cs="Arial"/>
                <w:sz w:val="20"/>
              </w:rPr>
            </w:pPr>
            <w:r>
              <w:rPr>
                <w:rFonts w:ascii="Arial" w:hAnsi="Arial" w:cs="Arial"/>
                <w:b/>
                <w:sz w:val="20"/>
                <w:szCs w:val="16"/>
              </w:rPr>
              <w:t xml:space="preserve">L</w:t>
            </w:r>
            <w:r/>
          </w:p>
        </w:tc>
        <w:tc>
          <w:tcPr>
            <w:gridSpan w:val="2"/>
            <w:shd w:val="clear" w:color="auto" w:fill="CCCCCC"/>
            <w:tcW w:w="1686"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Descrição</w:t>
            </w:r>
            <w:r/>
          </w:p>
        </w:tc>
        <w:tc>
          <w:tcPr>
            <w:shd w:val="clear" w:color="auto" w:fill="CCCCCC"/>
            <w:tcW w:w="1559" w:type="pct"/>
            <w:vAlign w:val="center"/>
            <w:textDirection w:val="lrTb"/>
            <w:noWrap w:val="false"/>
          </w:tcPr>
          <w:p>
            <w:pPr>
              <w:jc w:val="center"/>
              <w:spacing w:lineRule="auto" w:line="360"/>
              <w:rPr>
                <w:rFonts w:ascii="Arial" w:hAnsi="Arial" w:cs="Arial"/>
                <w:sz w:val="20"/>
              </w:rPr>
            </w:pPr>
            <w:r>
              <w:rPr>
                <w:rFonts w:ascii="Arial" w:hAnsi="Arial" w:cs="Arial"/>
                <w:b/>
                <w:sz w:val="20"/>
                <w:szCs w:val="16"/>
              </w:rPr>
              <w:t xml:space="preserve">Exemplo</w:t>
            </w:r>
            <w:r/>
          </w:p>
        </w:tc>
        <w:tc>
          <w:tcPr>
            <w:shd w:val="clear" w:color="auto" w:fill="CCCCCC"/>
            <w:tcW w:w="344" w:type="pct"/>
            <w:textDirection w:val="lrTb"/>
            <w:noWrap w:val="false"/>
          </w:tcPr>
          <w:p>
            <w:pPr>
              <w:jc w:val="center"/>
              <w:spacing w:lineRule="auto" w:line="360"/>
              <w:rPr>
                <w:rFonts w:ascii="Arial" w:hAnsi="Arial" w:cs="Arial"/>
                <w:sz w:val="20"/>
              </w:rPr>
            </w:pPr>
            <w:r>
              <w:rPr>
                <w:rFonts w:ascii="Arial" w:hAnsi="Arial" w:cs="Arial"/>
                <w:b/>
                <w:sz w:val="20"/>
                <w:szCs w:val="16"/>
              </w:rPr>
              <w:t xml:space="preserve">Tipo</w:t>
            </w:r>
            <w:r/>
          </w:p>
        </w:tc>
      </w:tr>
      <w:tr>
        <w:trPr/>
        <w:tc>
          <w:tcPr>
            <w:tcW w:w="727" w:type="pct"/>
            <w:textDirection w:val="lrTb"/>
            <w:noWrap w:val="false"/>
          </w:tcPr>
          <w:p>
            <w:pPr>
              <w:spacing w:lineRule="auto" w:line="360"/>
              <w:rPr>
                <w:rFonts w:ascii="Arial" w:hAnsi="Arial" w:cs="Arial"/>
                <w:sz w:val="20"/>
              </w:rPr>
            </w:pPr>
            <w:r>
              <w:rPr>
                <w:rFonts w:ascii="Arial" w:hAnsi="Arial" w:cs="Arial"/>
                <w:sz w:val="20"/>
                <w:szCs w:val="16"/>
              </w:rPr>
              <w:t xml:space="preserve">C</w:t>
            </w:r>
            <w:r>
              <w:rPr>
                <w:rFonts w:ascii="Arial" w:hAnsi="Arial" w:cs="Arial"/>
                <w:sz w:val="20"/>
                <w:szCs w:val="16"/>
              </w:rPr>
              <w:t xml:space="preserve">onteúdo</w:t>
            </w:r>
            <w:r/>
          </w:p>
        </w:tc>
        <w:tc>
          <w:tcPr>
            <w:tcW w:w="120" w:type="pct"/>
            <w:textDirection w:val="lrTb"/>
            <w:noWrap w:val="false"/>
          </w:tcPr>
          <w:p>
            <w:pPr>
              <w:ind w:left="-133" w:right="-220" w:hanging="133"/>
              <w:jc w:val="center"/>
              <w:spacing w:lineRule="auto" w:line="360"/>
              <w:rPr>
                <w:rFonts w:ascii="Arial" w:hAnsi="Arial" w:cs="Arial"/>
                <w:sz w:val="20"/>
              </w:rPr>
            </w:pPr>
            <w:r>
              <w:rPr>
                <w:rFonts w:ascii="Arial" w:hAnsi="Arial" w:cs="Arial"/>
                <w:sz w:val="20"/>
              </w:rPr>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88" w:type="pct"/>
            <w:textDirection w:val="lrTb"/>
            <w:noWrap w:val="false"/>
          </w:tcPr>
          <w:p>
            <w:pPr>
              <w:spacing w:lineRule="auto" w:line="360"/>
              <w:rPr>
                <w:rFonts w:ascii="Arial" w:hAnsi="Arial" w:cs="Arial"/>
                <w:sz w:val="20"/>
              </w:rPr>
            </w:pPr>
            <w:r>
              <w:rPr>
                <w:rFonts w:ascii="Arial" w:hAnsi="Arial" w:cs="Arial"/>
                <w:sz w:val="20"/>
              </w:rPr>
              <w:t xml:space="preserve">X</w:t>
            </w:r>
            <w:r/>
          </w:p>
        </w:tc>
        <w:tc>
          <w:tcPr>
            <w:gridSpan w:val="2"/>
            <w:tcW w:w="1686" w:type="pct"/>
            <w:textDirection w:val="lrTb"/>
            <w:noWrap w:val="false"/>
          </w:tcPr>
          <w:p>
            <w:pPr>
              <w:tabs>
                <w:tab w:val="left" w:pos="2112" w:leader="none"/>
              </w:tabs>
              <w:rPr>
                <w:rFonts w:ascii="Arial" w:hAnsi="Arial" w:cs="Arial"/>
                <w:sz w:val="20"/>
                <w:u w:val="single"/>
              </w:rPr>
            </w:pPr>
            <w:r>
              <w:rPr>
                <w:rFonts w:ascii="Arial" w:hAnsi="Arial" w:cs="Arial"/>
                <w:sz w:val="20"/>
                <w:szCs w:val="16"/>
              </w:rPr>
              <w:t xml:space="preserve">O </w:t>
            </w:r>
            <w:r>
              <w:rPr>
                <w:rFonts w:ascii="Arial" w:hAnsi="Arial" w:cs="Arial"/>
                <w:sz w:val="20"/>
                <w:szCs w:val="16"/>
              </w:rPr>
              <w:t xml:space="preserve">conteúdo a ser exposto na aula teórica</w:t>
            </w:r>
            <w:r>
              <w:rPr>
                <w:rFonts w:ascii="Arial" w:hAnsi="Arial" w:cs="Arial"/>
                <w:sz w:val="20"/>
                <w:szCs w:val="16"/>
                <w:u w:val="single"/>
              </w:rPr>
              <w:t xml:space="preserve">.</w:t>
            </w:r>
            <w:r/>
          </w:p>
        </w:tc>
        <w:tc>
          <w:tcPr>
            <w:tcW w:w="1559" w:type="pct"/>
            <w:textDirection w:val="lrTb"/>
            <w:noWrap w:val="false"/>
          </w:tcPr>
          <w:p>
            <w:pPr>
              <w:rPr>
                <w:rFonts w:ascii="Arial" w:hAnsi="Arial" w:cs="Arial"/>
                <w:sz w:val="20"/>
              </w:rPr>
            </w:pPr>
            <w:r>
              <w:rPr>
                <w:rFonts w:ascii="Arial" w:hAnsi="Arial" w:cs="Arial"/>
                <w:sz w:val="20"/>
              </w:rPr>
              <w:t xml:space="preserve">Primeiros Socorros</w:t>
            </w:r>
            <w:r/>
          </w:p>
        </w:tc>
        <w:tc>
          <w:tcPr>
            <w:tcW w:w="344" w:type="pct"/>
            <w:textDirection w:val="lrTb"/>
            <w:noWrap w:val="false"/>
          </w:tcPr>
          <w:p>
            <w:pPr>
              <w:spacing w:lineRule="auto" w:line="360"/>
              <w:rPr>
                <w:rFonts w:ascii="Arial" w:hAnsi="Arial" w:cs="Arial"/>
                <w:sz w:val="20"/>
              </w:rPr>
            </w:pPr>
            <w:r>
              <w:rPr>
                <w:rFonts w:ascii="Arial" w:hAnsi="Arial" w:cs="Arial"/>
                <w:sz w:val="20"/>
                <w:szCs w:val="16"/>
              </w:rPr>
              <w:t xml:space="preserve">C</w:t>
            </w:r>
            <w:r/>
          </w:p>
        </w:tc>
      </w:tr>
      <w:tr>
        <w:trPr/>
        <w:tc>
          <w:tcPr>
            <w:tcW w:w="727" w:type="pct"/>
            <w:textDirection w:val="lrTb"/>
            <w:noWrap w:val="false"/>
          </w:tcPr>
          <w:p>
            <w:pPr>
              <w:spacing w:lineRule="auto" w:line="360"/>
              <w:rPr>
                <w:rFonts w:ascii="Arial" w:hAnsi="Arial" w:cs="Arial"/>
                <w:sz w:val="20"/>
                <w:szCs w:val="16"/>
              </w:rPr>
            </w:pPr>
            <w:r>
              <w:rPr>
                <w:rFonts w:ascii="Arial" w:hAnsi="Arial" w:cs="Arial"/>
                <w:sz w:val="20"/>
                <w:szCs w:val="16"/>
              </w:rPr>
              <w:t xml:space="preserve">Importância</w:t>
            </w:r>
            <w:r/>
          </w:p>
        </w:tc>
        <w:tc>
          <w:tcPr>
            <w:tcW w:w="120" w:type="pct"/>
            <w:textDirection w:val="lrTb"/>
            <w:noWrap w:val="false"/>
          </w:tcPr>
          <w:p>
            <w:pPr>
              <w:ind w:left="-133" w:right="-220" w:hanging="133"/>
              <w:jc w:val="center"/>
              <w:spacing w:lineRule="auto" w:line="360"/>
              <w:rPr>
                <w:rFonts w:ascii="Arial" w:hAnsi="Arial" w:cs="Arial"/>
                <w:sz w:val="20"/>
              </w:rPr>
            </w:pPr>
            <w:r>
              <w:rPr>
                <w:rFonts w:ascii="Arial" w:hAnsi="Arial" w:cs="Arial"/>
                <w:sz w:val="20"/>
              </w:rPr>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88" w:type="pct"/>
            <w:textDirection w:val="lrTb"/>
            <w:noWrap w:val="false"/>
          </w:tcPr>
          <w:p>
            <w:pPr>
              <w:spacing w:lineRule="auto" w:line="360"/>
              <w:rPr>
                <w:rFonts w:ascii="Arial" w:hAnsi="Arial" w:cs="Arial"/>
                <w:sz w:val="20"/>
              </w:rPr>
            </w:pPr>
            <w:r>
              <w:rPr>
                <w:rFonts w:ascii="Arial" w:hAnsi="Arial" w:cs="Arial"/>
                <w:sz w:val="20"/>
              </w:rPr>
            </w:r>
            <w:r/>
          </w:p>
        </w:tc>
        <w:tc>
          <w:tcPr>
            <w:tcW w:w="188" w:type="pct"/>
            <w:textDirection w:val="lrTb"/>
            <w:noWrap w:val="false"/>
          </w:tcPr>
          <w:p>
            <w:pPr>
              <w:spacing w:lineRule="auto" w:line="360"/>
              <w:rPr>
                <w:rFonts w:ascii="Arial" w:hAnsi="Arial" w:cs="Arial"/>
                <w:sz w:val="20"/>
              </w:rPr>
            </w:pPr>
            <w:r>
              <w:rPr>
                <w:rFonts w:ascii="Arial" w:hAnsi="Arial" w:cs="Arial"/>
                <w:sz w:val="20"/>
              </w:rPr>
              <w:t xml:space="preserve">x</w:t>
            </w:r>
            <w:r/>
          </w:p>
        </w:tc>
        <w:tc>
          <w:tcPr>
            <w:gridSpan w:val="2"/>
            <w:tcW w:w="1686" w:type="pct"/>
            <w:textDirection w:val="lrTb"/>
            <w:noWrap w:val="false"/>
          </w:tcPr>
          <w:p>
            <w:pPr>
              <w:tabs>
                <w:tab w:val="left" w:pos="2112" w:leader="none"/>
              </w:tabs>
              <w:rPr>
                <w:rFonts w:ascii="Arial" w:hAnsi="Arial" w:cs="Arial"/>
                <w:sz w:val="20"/>
                <w:szCs w:val="16"/>
              </w:rPr>
            </w:pPr>
            <w:r>
              <w:rPr>
                <w:rFonts w:ascii="Arial" w:hAnsi="Arial" w:cs="Arial"/>
                <w:sz w:val="20"/>
                <w:szCs w:val="16"/>
              </w:rPr>
              <w:t xml:space="preserve">Qual a necessidade de se focar neste conteúdo durante a aula</w:t>
            </w:r>
            <w:r/>
          </w:p>
        </w:tc>
        <w:tc>
          <w:tcPr>
            <w:tcW w:w="1559" w:type="pct"/>
            <w:textDirection w:val="lrTb"/>
            <w:noWrap w:val="false"/>
          </w:tcPr>
          <w:p>
            <w:pPr>
              <w:rPr>
                <w:rFonts w:ascii="Arial" w:hAnsi="Arial" w:cs="Arial"/>
                <w:sz w:val="20"/>
              </w:rPr>
            </w:pPr>
            <w:r>
              <w:rPr>
                <w:rFonts w:ascii="Arial" w:hAnsi="Arial" w:cs="Arial"/>
                <w:sz w:val="20"/>
              </w:rPr>
              <w:t xml:space="preserve">Baixa, Alta, Média, </w:t>
            </w:r>
            <w:r>
              <w:rPr>
                <w:rFonts w:ascii="Arial" w:hAnsi="Arial" w:cs="Arial"/>
                <w:sz w:val="20"/>
              </w:rPr>
              <w:t xml:space="preserve">Altíssima</w:t>
            </w:r>
            <w:r>
              <w:rPr>
                <w:rFonts w:ascii="Arial" w:hAnsi="Arial" w:cs="Arial"/>
                <w:sz w:val="20"/>
              </w:rPr>
              <w:t xml:space="preserve">...</w:t>
            </w:r>
            <w:r/>
          </w:p>
        </w:tc>
        <w:tc>
          <w:tcPr>
            <w:tcW w:w="344" w:type="pct"/>
            <w:textDirection w:val="lrTb"/>
            <w:noWrap w:val="false"/>
          </w:tcPr>
          <w:p>
            <w:pPr>
              <w:keepNext/>
              <w:spacing w:lineRule="auto" w:line="360"/>
              <w:rPr>
                <w:rFonts w:ascii="Arial" w:hAnsi="Arial" w:cs="Arial"/>
                <w:sz w:val="20"/>
                <w:szCs w:val="16"/>
              </w:rPr>
            </w:pPr>
            <w:r>
              <w:rPr>
                <w:rFonts w:ascii="Arial" w:hAnsi="Arial" w:cs="Arial"/>
                <w:sz w:val="20"/>
                <w:szCs w:val="16"/>
              </w:rPr>
              <w:t xml:space="preserve">C</w:t>
            </w:r>
            <w:r/>
          </w:p>
        </w:tc>
      </w:tr>
    </w:tbl>
    <w:p>
      <w:pPr>
        <w:pStyle w:val="236"/>
        <w:rPr>
          <w:rFonts w:ascii="Arial" w:hAnsi="Arial" w:cs="Arial"/>
          <w:color w:val="auto"/>
          <w:sz w:val="20"/>
        </w:rPr>
      </w:pPr>
      <w:r/>
      <w:bookmarkStart w:id="293" w:name="_Toc515021233"/>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48</w:t>
      </w:r>
      <w:r>
        <w:rPr>
          <w:rFonts w:ascii="Arial" w:hAnsi="Arial" w:cs="Arial"/>
          <w:color w:val="auto"/>
          <w:sz w:val="20"/>
        </w:rPr>
        <w:fldChar w:fldCharType="end"/>
      </w:r>
      <w:r>
        <w:rPr>
          <w:rFonts w:ascii="Arial" w:hAnsi="Arial" w:cs="Arial"/>
          <w:color w:val="auto"/>
          <w:sz w:val="20"/>
        </w:rPr>
        <w:t xml:space="preserve">-Requisito de Dados 18</w:t>
      </w:r>
      <w:bookmarkEnd w:id="293"/>
      <w:r/>
      <w:r/>
    </w:p>
    <w:p>
      <w:r/>
      <w:r/>
    </w:p>
    <w:p>
      <w:r/>
      <w:r/>
    </w:p>
    <w:p>
      <w:r/>
      <w:r/>
    </w:p>
    <w:p>
      <w:r/>
      <w:r/>
    </w:p>
    <w:p>
      <w:r/>
      <w:r/>
    </w:p>
    <w:p>
      <w:r/>
      <w:r/>
    </w:p>
    <w:p>
      <w:pPr>
        <w:pStyle w:val="267"/>
        <w:spacing w:lineRule="auto" w:line="360"/>
        <w:rPr>
          <w:rFonts w:ascii="Arial" w:hAnsi="Arial" w:cs="Arial"/>
        </w:rPr>
        <w:outlineLvl w:val="2"/>
      </w:pPr>
      <w:r/>
      <w:bookmarkStart w:id="294" w:name="_Toc515337390"/>
      <w:r>
        <w:rPr>
          <w:rFonts w:ascii="Arial" w:hAnsi="Arial" w:cs="Arial"/>
        </w:rPr>
        <w:t xml:space="preserve">Regras de Execução</w:t>
      </w:r>
      <w:bookmarkEnd w:id="294"/>
      <w:r/>
      <w:r/>
    </w:p>
    <w:p>
      <w:pPr>
        <w:spacing w:lineRule="auto" w:line="360"/>
        <w:rPr>
          <w:b/>
        </w:rPr>
      </w:pPr>
      <w:r>
        <w:rPr>
          <w:rFonts w:ascii="Arial" w:hAnsi="Arial" w:cs="Arial" w:eastAsia="Arial"/>
          <w:b/>
        </w:rPr>
        <w:t xml:space="preserve">Funcionalidade: Manter serviço</w:t>
      </w:r>
      <w:r/>
    </w:p>
    <w:tbl>
      <w:tblPr>
        <w:tblW w:w="0" w:type="auto"/>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17"/>
        <w:gridCol w:w="5891"/>
        <w:gridCol w:w="1753"/>
      </w:tblGrid>
      <w:tr>
        <w:trPr>
          <w:trHeight w:val="558"/>
        </w:trPr>
        <w:tc>
          <w:tcPr>
            <w:shd w:val="clear" w:color="auto" w:fill="CCCCCC"/>
            <w:tcW w:w="0" w:type="auto"/>
            <w:vAlign w:val="center"/>
            <w:textDirection w:val="lrTb"/>
            <w:noWrap w:val="false"/>
          </w:tcPr>
          <w:p>
            <w:pPr>
              <w:jc w:val="center"/>
              <w:spacing w:lineRule="auto" w:line="360"/>
              <w:rPr>
                <w:rFonts w:ascii="Arial" w:hAnsi="Arial" w:cs="Arial"/>
              </w:rPr>
            </w:pPr>
            <w:r>
              <w:rPr>
                <w:rFonts w:ascii="Arial" w:hAnsi="Arial" w:cs="Arial"/>
                <w:b/>
                <w:sz w:val="20"/>
              </w:rPr>
              <w:t xml:space="preserve">Identificador</w:t>
            </w:r>
            <w:r/>
          </w:p>
        </w:tc>
        <w:tc>
          <w:tcPr>
            <w:shd w:val="clear" w:color="auto" w:fill="CCCCCC"/>
            <w:tcW w:w="0" w:type="auto"/>
            <w:vAlign w:val="center"/>
            <w:textDirection w:val="lrTb"/>
            <w:noWrap w:val="false"/>
          </w:tcPr>
          <w:p>
            <w:pPr>
              <w:spacing w:lineRule="auto" w:line="360"/>
              <w:rPr>
                <w:rFonts w:ascii="Arial" w:hAnsi="Arial" w:cs="Arial"/>
              </w:rPr>
            </w:pPr>
            <w:r>
              <w:rPr>
                <w:rFonts w:ascii="Arial" w:hAnsi="Arial" w:cs="Arial"/>
                <w:b/>
                <w:sz w:val="20"/>
              </w:rPr>
              <w:t xml:space="preserve">Descrição</w:t>
            </w:r>
            <w:r/>
          </w:p>
        </w:tc>
        <w:tc>
          <w:tcPr>
            <w:shd w:val="clear" w:color="auto" w:fill="CCCCCC"/>
            <w:tcW w:w="0" w:type="auto"/>
            <w:vAlign w:val="center"/>
            <w:textDirection w:val="lrTb"/>
            <w:noWrap w:val="false"/>
          </w:tcPr>
          <w:p>
            <w:pPr>
              <w:spacing w:lineRule="auto" w:line="360"/>
              <w:rPr>
                <w:rFonts w:ascii="Arial" w:hAnsi="Arial" w:cs="Arial"/>
              </w:rPr>
            </w:pPr>
            <w:r>
              <w:rPr>
                <w:rFonts w:ascii="Arial" w:hAnsi="Arial" w:cs="Arial"/>
                <w:b/>
                <w:sz w:val="20"/>
              </w:rPr>
              <w:t xml:space="preserve">Requisito Funcional</w:t>
            </w:r>
            <w:r/>
          </w:p>
        </w:tc>
      </w:tr>
      <w:tr>
        <w:trPr>
          <w:trHeight w:val="445"/>
        </w:trPr>
        <w:tc>
          <w:tcPr>
            <w:tcW w:w="0" w:type="auto"/>
            <w:vAlign w:val="center"/>
            <w:textDirection w:val="lrTb"/>
            <w:noWrap w:val="false"/>
          </w:tcPr>
          <w:p>
            <w:pPr>
              <w:spacing w:lineRule="auto" w:line="360"/>
              <w:rPr>
                <w:rFonts w:ascii="Arial" w:hAnsi="Arial" w:cs="Arial"/>
              </w:rPr>
            </w:pPr>
            <w:r>
              <w:rPr>
                <w:rFonts w:ascii="Arial" w:hAnsi="Arial" w:cs="Arial"/>
                <w:sz w:val="20"/>
              </w:rPr>
              <w:t xml:space="preserve">RE01</w:t>
            </w:r>
            <w:r/>
          </w:p>
        </w:tc>
        <w:tc>
          <w:tcPr>
            <w:tcW w:w="0" w:type="auto"/>
            <w:vAlign w:val="center"/>
            <w:textDirection w:val="lrTb"/>
            <w:noWrap w:val="false"/>
          </w:tcPr>
          <w:p>
            <w:pPr>
              <w:spacing w:lineRule="auto" w:line="360"/>
              <w:rPr>
                <w:rFonts w:ascii="Arial" w:hAnsi="Arial" w:cs="Arial"/>
              </w:rPr>
            </w:pPr>
            <w:r>
              <w:rPr>
                <w:rFonts w:ascii="Arial" w:hAnsi="Arial" w:cs="Arial"/>
                <w:sz w:val="20"/>
              </w:rPr>
              <w:tab/>
            </w:r>
            <w:r>
              <w:rPr>
                <w:rFonts w:ascii="Arial" w:hAnsi="Arial" w:cs="Arial"/>
                <w:sz w:val="20"/>
              </w:rPr>
              <w:t xml:space="preserve">Os serviços são relacionados à regularização de embarcação e tirar habilitação náutica.</w:t>
            </w:r>
            <w:r/>
          </w:p>
        </w:tc>
        <w:tc>
          <w:tcPr>
            <w:tcW w:w="0" w:type="auto"/>
            <w:vAlign w:val="center"/>
            <w:textDirection w:val="lrTb"/>
            <w:noWrap w:val="false"/>
          </w:tcPr>
          <w:p>
            <w:pPr>
              <w:keepNext/>
              <w:spacing w:lineRule="auto" w:line="360"/>
              <w:rPr>
                <w:rFonts w:ascii="Arial" w:hAnsi="Arial" w:cs="Arial"/>
              </w:rPr>
            </w:pPr>
            <w:r>
              <w:rPr>
                <w:rFonts w:ascii="Arial" w:hAnsi="Arial" w:cs="Arial"/>
                <w:sz w:val="20"/>
              </w:rPr>
              <w:t xml:space="preserve">RF05</w:t>
            </w:r>
            <w:r/>
          </w:p>
        </w:tc>
      </w:tr>
    </w:tbl>
    <w:p>
      <w:pPr>
        <w:pStyle w:val="236"/>
        <w:rPr>
          <w:rFonts w:ascii="Arial" w:hAnsi="Arial" w:cs="Arial"/>
          <w:color w:val="auto"/>
          <w:sz w:val="20"/>
        </w:rPr>
      </w:pPr>
      <w:r/>
      <w:bookmarkStart w:id="295" w:name="_Toc515021234"/>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49</w:t>
      </w:r>
      <w:r>
        <w:rPr>
          <w:rFonts w:ascii="Arial" w:hAnsi="Arial" w:cs="Arial"/>
          <w:color w:val="auto"/>
          <w:sz w:val="20"/>
        </w:rPr>
        <w:fldChar w:fldCharType="end"/>
      </w:r>
      <w:r>
        <w:rPr>
          <w:rFonts w:ascii="Arial" w:hAnsi="Arial" w:cs="Arial"/>
          <w:color w:val="auto"/>
          <w:sz w:val="20"/>
        </w:rPr>
        <w:t xml:space="preserve">-Regra de execução manter serviço</w:t>
      </w:r>
      <w:bookmarkEnd w:id="295"/>
      <w:r/>
      <w:r/>
    </w:p>
    <w:p>
      <w:pPr>
        <w:spacing w:lineRule="auto" w:line="360"/>
        <w:rPr>
          <w:rFonts w:ascii="Arial" w:hAnsi="Arial" w:cs="Arial" w:eastAsia="Arial"/>
          <w:b/>
        </w:rPr>
      </w:pPr>
      <w:r>
        <w:rPr>
          <w:rFonts w:ascii="Arial" w:hAnsi="Arial" w:cs="Arial" w:eastAsia="Arial"/>
          <w:b/>
        </w:rPr>
        <w:t xml:space="preserve">Funcionalidade:</w:t>
      </w:r>
      <w:r>
        <w:rPr>
          <w:b/>
        </w:rPr>
        <w:t xml:space="preserve"> </w:t>
      </w:r>
      <w:r>
        <w:rPr>
          <w:rFonts w:ascii="Arial" w:hAnsi="Arial" w:cs="Arial" w:eastAsia="Arial"/>
          <w:b/>
        </w:rPr>
        <w:t xml:space="preserve">Postar resultados da prova</w:t>
      </w:r>
      <w:r/>
    </w:p>
    <w:tbl>
      <w:tblPr>
        <w:tblW w:w="0" w:type="auto"/>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17"/>
        <w:gridCol w:w="6100"/>
        <w:gridCol w:w="1544"/>
      </w:tblGrid>
      <w:tr>
        <w:trPr>
          <w:trHeight w:val="558"/>
          <w:tblHeader/>
        </w:trPr>
        <w:tc>
          <w:tcPr>
            <w:shd w:val="clear" w:color="auto" w:fill="CCCCCC"/>
            <w:tcW w:w="0" w:type="auto"/>
            <w:vAlign w:val="center"/>
            <w:textDirection w:val="lrTb"/>
            <w:noWrap w:val="false"/>
          </w:tcPr>
          <w:p>
            <w:pPr>
              <w:jc w:val="center"/>
              <w:spacing w:lineRule="auto" w:line="360"/>
              <w:rPr>
                <w:rFonts w:ascii="Arial" w:hAnsi="Arial" w:cs="Arial"/>
              </w:rPr>
            </w:pPr>
            <w:r>
              <w:rPr>
                <w:rFonts w:ascii="Arial" w:hAnsi="Arial" w:cs="Arial"/>
                <w:b/>
                <w:sz w:val="20"/>
              </w:rPr>
              <w:t xml:space="preserve">Identificador</w:t>
            </w:r>
            <w:r/>
          </w:p>
        </w:tc>
        <w:tc>
          <w:tcPr>
            <w:shd w:val="clear" w:color="auto" w:fill="CCCCCC"/>
            <w:tcW w:w="0" w:type="auto"/>
            <w:vAlign w:val="center"/>
            <w:textDirection w:val="lrTb"/>
            <w:noWrap w:val="false"/>
          </w:tcPr>
          <w:p>
            <w:pPr>
              <w:spacing w:lineRule="auto" w:line="360"/>
              <w:rPr>
                <w:rFonts w:ascii="Arial" w:hAnsi="Arial" w:cs="Arial"/>
              </w:rPr>
            </w:pPr>
            <w:r>
              <w:rPr>
                <w:rFonts w:ascii="Arial" w:hAnsi="Arial" w:cs="Arial"/>
                <w:b/>
                <w:sz w:val="20"/>
              </w:rPr>
              <w:t xml:space="preserve">Descrição</w:t>
            </w:r>
            <w:r/>
          </w:p>
        </w:tc>
        <w:tc>
          <w:tcPr>
            <w:shd w:val="clear" w:color="auto" w:fill="CCCCCC"/>
            <w:tcW w:w="0" w:type="auto"/>
            <w:vAlign w:val="center"/>
            <w:textDirection w:val="lrTb"/>
            <w:noWrap w:val="false"/>
          </w:tcPr>
          <w:p>
            <w:pPr>
              <w:spacing w:lineRule="auto" w:line="360"/>
              <w:rPr>
                <w:rFonts w:ascii="Arial" w:hAnsi="Arial" w:cs="Arial"/>
              </w:rPr>
            </w:pPr>
            <w:r>
              <w:rPr>
                <w:rFonts w:ascii="Arial" w:hAnsi="Arial" w:cs="Arial"/>
                <w:b/>
                <w:sz w:val="20"/>
              </w:rPr>
              <w:t xml:space="preserve">Requisito Funcional</w:t>
            </w:r>
            <w:r/>
          </w:p>
        </w:tc>
      </w:tr>
      <w:tr>
        <w:trPr>
          <w:trHeight w:val="445"/>
        </w:trPr>
        <w:tc>
          <w:tcPr>
            <w:tcW w:w="0" w:type="auto"/>
            <w:vAlign w:val="center"/>
            <w:textDirection w:val="lrTb"/>
            <w:noWrap w:val="false"/>
          </w:tcPr>
          <w:p>
            <w:pPr>
              <w:spacing w:lineRule="auto" w:line="360"/>
              <w:rPr>
                <w:rFonts w:ascii="Arial" w:hAnsi="Arial" w:cs="Arial"/>
              </w:rPr>
            </w:pPr>
            <w:r>
              <w:rPr>
                <w:rFonts w:ascii="Arial" w:hAnsi="Arial" w:cs="Arial"/>
                <w:sz w:val="20"/>
              </w:rPr>
              <w:t xml:space="preserve">RE02</w:t>
            </w:r>
            <w:r/>
          </w:p>
        </w:tc>
        <w:tc>
          <w:tcPr>
            <w:tcW w:w="0" w:type="auto"/>
            <w:vAlign w:val="center"/>
            <w:textDirection w:val="lrTb"/>
            <w:noWrap w:val="false"/>
          </w:tcPr>
          <w:p>
            <w:pPr>
              <w:spacing w:lineRule="auto" w:line="360"/>
              <w:rPr>
                <w:rFonts w:ascii="Arial" w:hAnsi="Arial" w:cs="Arial"/>
                <w:sz w:val="20"/>
              </w:rPr>
            </w:pPr>
            <w:r>
              <w:rPr>
                <w:rFonts w:ascii="Arial" w:hAnsi="Arial" w:cs="Arial"/>
                <w:sz w:val="20"/>
              </w:rPr>
              <w:tab/>
            </w:r>
            <w:r>
              <w:rPr>
                <w:rFonts w:ascii="Arial" w:hAnsi="Arial" w:cs="Arial"/>
                <w:sz w:val="20"/>
              </w:rPr>
              <w:t xml:space="preserve">Os resultados das provas serão disponibilizados após o coordenador administrativo da empresa ir até a Marinha e pegar os resultados.</w:t>
            </w:r>
            <w:r/>
          </w:p>
        </w:tc>
        <w:tc>
          <w:tcPr>
            <w:tcW w:w="0" w:type="auto"/>
            <w:vAlign w:val="center"/>
            <w:textDirection w:val="lrTb"/>
            <w:noWrap w:val="false"/>
          </w:tcPr>
          <w:p>
            <w:pPr>
              <w:keepNext/>
              <w:spacing w:lineRule="auto" w:line="360"/>
              <w:rPr>
                <w:rFonts w:ascii="Arial" w:hAnsi="Arial" w:cs="Arial"/>
              </w:rPr>
            </w:pPr>
            <w:r>
              <w:rPr>
                <w:rFonts w:ascii="Arial" w:hAnsi="Arial" w:cs="Arial"/>
                <w:sz w:val="20"/>
              </w:rPr>
              <w:t xml:space="preserve">RF09</w:t>
            </w:r>
            <w:r/>
          </w:p>
        </w:tc>
      </w:tr>
    </w:tbl>
    <w:p>
      <w:pPr>
        <w:pStyle w:val="236"/>
        <w:rPr>
          <w:rFonts w:ascii="Arial" w:hAnsi="Arial" w:cs="Arial"/>
          <w:color w:val="auto"/>
          <w:sz w:val="20"/>
        </w:rPr>
      </w:pPr>
      <w:r/>
      <w:bookmarkStart w:id="296" w:name="_Toc515021235"/>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50</w:t>
      </w:r>
      <w:r>
        <w:rPr>
          <w:rFonts w:ascii="Arial" w:hAnsi="Arial" w:cs="Arial"/>
          <w:color w:val="auto"/>
          <w:sz w:val="20"/>
        </w:rPr>
        <w:fldChar w:fldCharType="end"/>
      </w:r>
      <w:r>
        <w:rPr>
          <w:rFonts w:ascii="Arial" w:hAnsi="Arial" w:cs="Arial"/>
          <w:color w:val="auto"/>
          <w:sz w:val="20"/>
        </w:rPr>
        <w:t xml:space="preserve">-Regra de execução postar resultados da prova</w:t>
      </w:r>
      <w:bookmarkEnd w:id="296"/>
      <w:r/>
      <w:r/>
    </w:p>
    <w:p>
      <w:pPr>
        <w:pStyle w:val="236"/>
        <w:rPr>
          <w:rFonts w:ascii="Arial" w:hAnsi="Arial" w:cs="Arial"/>
          <w:color w:val="auto"/>
          <w:sz w:val="20"/>
        </w:rPr>
      </w:pPr>
      <w:r>
        <w:rPr>
          <w:rFonts w:ascii="Arial" w:hAnsi="Arial" w:cs="Arial"/>
          <w:color w:val="auto"/>
          <w:sz w:val="20"/>
        </w:rPr>
      </w:r>
      <w:r/>
    </w:p>
    <w:p>
      <w:pPr>
        <w:spacing w:lineRule="auto" w:line="360"/>
        <w:rPr>
          <w:rFonts w:ascii="Arial" w:hAnsi="Arial" w:cs="Arial" w:eastAsia="Arial"/>
          <w:b/>
        </w:rPr>
      </w:pPr>
      <w:r>
        <w:rPr>
          <w:rFonts w:ascii="Arial" w:hAnsi="Arial" w:cs="Arial" w:eastAsia="Arial"/>
          <w:b/>
        </w:rPr>
        <w:t xml:space="preserve">Funcionalidade:</w:t>
      </w:r>
      <w:r>
        <w:rPr>
          <w:b/>
        </w:rPr>
        <w:t xml:space="preserve"> </w:t>
      </w:r>
      <w:r>
        <w:rPr>
          <w:rFonts w:ascii="Arial" w:hAnsi="Arial" w:cs="Arial" w:eastAsia="Arial"/>
          <w:b/>
        </w:rPr>
        <w:t xml:space="preserve">Realizar requisição de serviço</w:t>
      </w:r>
      <w:r/>
    </w:p>
    <w:tbl>
      <w:tblPr>
        <w:tblW w:w="0" w:type="auto"/>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17"/>
        <w:gridCol w:w="6219"/>
        <w:gridCol w:w="1425"/>
      </w:tblGrid>
      <w:tr>
        <w:trPr>
          <w:trHeight w:val="558"/>
          <w:tblHeader/>
        </w:trPr>
        <w:tc>
          <w:tcPr>
            <w:shd w:val="clear" w:color="auto" w:fill="CCCCCC"/>
            <w:tcW w:w="0" w:type="auto"/>
            <w:vAlign w:val="center"/>
            <w:textDirection w:val="lrTb"/>
            <w:noWrap w:val="false"/>
          </w:tcPr>
          <w:p>
            <w:pPr>
              <w:jc w:val="center"/>
              <w:spacing w:lineRule="auto" w:line="360"/>
              <w:rPr>
                <w:rFonts w:ascii="Arial" w:hAnsi="Arial" w:cs="Arial"/>
              </w:rPr>
            </w:pPr>
            <w:r>
              <w:rPr>
                <w:rFonts w:ascii="Arial" w:hAnsi="Arial" w:cs="Arial"/>
                <w:b/>
                <w:sz w:val="20"/>
              </w:rPr>
              <w:t xml:space="preserve">Identificador</w:t>
            </w:r>
            <w:r/>
          </w:p>
        </w:tc>
        <w:tc>
          <w:tcPr>
            <w:shd w:val="clear" w:color="auto" w:fill="CCCCCC"/>
            <w:tcW w:w="0" w:type="auto"/>
            <w:vAlign w:val="center"/>
            <w:textDirection w:val="lrTb"/>
            <w:noWrap w:val="false"/>
          </w:tcPr>
          <w:p>
            <w:pPr>
              <w:spacing w:lineRule="auto" w:line="360"/>
              <w:rPr>
                <w:rFonts w:ascii="Arial" w:hAnsi="Arial" w:cs="Arial"/>
              </w:rPr>
            </w:pPr>
            <w:r>
              <w:rPr>
                <w:rFonts w:ascii="Arial" w:hAnsi="Arial" w:cs="Arial"/>
                <w:b/>
                <w:sz w:val="20"/>
              </w:rPr>
              <w:t xml:space="preserve">Descrição</w:t>
            </w:r>
            <w:r/>
          </w:p>
        </w:tc>
        <w:tc>
          <w:tcPr>
            <w:shd w:val="clear" w:color="auto" w:fill="CCCCCC"/>
            <w:tcW w:w="0" w:type="auto"/>
            <w:vAlign w:val="center"/>
            <w:textDirection w:val="lrTb"/>
            <w:noWrap w:val="false"/>
          </w:tcPr>
          <w:p>
            <w:pPr>
              <w:spacing w:lineRule="auto" w:line="360"/>
              <w:rPr>
                <w:rFonts w:ascii="Arial" w:hAnsi="Arial" w:cs="Arial"/>
              </w:rPr>
            </w:pPr>
            <w:r>
              <w:rPr>
                <w:rFonts w:ascii="Arial" w:hAnsi="Arial" w:cs="Arial"/>
                <w:b/>
                <w:sz w:val="20"/>
              </w:rPr>
              <w:t xml:space="preserve">Requisito Funcional</w:t>
            </w:r>
            <w:r/>
          </w:p>
        </w:tc>
      </w:tr>
      <w:tr>
        <w:trPr>
          <w:trHeight w:val="445"/>
        </w:trPr>
        <w:tc>
          <w:tcPr>
            <w:tcW w:w="0" w:type="auto"/>
            <w:vAlign w:val="center"/>
            <w:textDirection w:val="lrTb"/>
            <w:noWrap w:val="false"/>
          </w:tcPr>
          <w:p>
            <w:pPr>
              <w:spacing w:lineRule="auto" w:line="360"/>
              <w:rPr>
                <w:rFonts w:ascii="Arial" w:hAnsi="Arial" w:cs="Arial"/>
              </w:rPr>
            </w:pPr>
            <w:r>
              <w:rPr>
                <w:rFonts w:ascii="Arial" w:hAnsi="Arial" w:cs="Arial"/>
                <w:sz w:val="20"/>
              </w:rPr>
              <w:t xml:space="preserve">RE04</w:t>
            </w:r>
            <w:r/>
          </w:p>
        </w:tc>
        <w:tc>
          <w:tcPr>
            <w:tcW w:w="0" w:type="auto"/>
            <w:vAlign w:val="center"/>
            <w:textDirection w:val="lrTb"/>
            <w:noWrap w:val="false"/>
          </w:tcPr>
          <w:p>
            <w:pPr>
              <w:spacing w:lineRule="auto" w:line="360"/>
              <w:rPr>
                <w:rFonts w:ascii="Arial" w:hAnsi="Arial" w:cs="Arial"/>
              </w:rPr>
            </w:pPr>
            <w:r>
              <w:rPr>
                <w:rFonts w:ascii="Arial" w:hAnsi="Arial" w:cs="Arial"/>
                <w:sz w:val="20"/>
              </w:rPr>
              <w:tab/>
            </w:r>
            <w:r>
              <w:rPr>
                <w:rFonts w:ascii="Arial" w:hAnsi="Arial" w:cs="Arial"/>
                <w:sz w:val="20"/>
              </w:rPr>
              <w:t xml:space="preserve">Ao realizar a requisição do serviço, o cliente deverá selecionar o tipo dele entre as opções indicadas</w:t>
            </w:r>
            <w:r>
              <w:rPr>
                <w:rFonts w:ascii="Arial" w:hAnsi="Arial" w:cs="Arial"/>
                <w:sz w:val="20"/>
              </w:rPr>
              <w:t xml:space="preserve">: obtenção de habilitação, compra de apostila, </w:t>
            </w:r>
            <w:r>
              <w:rPr>
                <w:rFonts w:ascii="Arial" w:hAnsi="Arial" w:cs="Arial"/>
                <w:sz w:val="20"/>
              </w:rPr>
              <w:t xml:space="preserve">regularização de embarcação, renovação de habilitação.</w:t>
            </w:r>
            <w:r/>
          </w:p>
        </w:tc>
        <w:tc>
          <w:tcPr>
            <w:tcW w:w="0" w:type="auto"/>
            <w:vAlign w:val="center"/>
            <w:textDirection w:val="lrTb"/>
            <w:noWrap w:val="false"/>
          </w:tcPr>
          <w:p>
            <w:pPr>
              <w:spacing w:lineRule="auto" w:line="360"/>
              <w:rPr>
                <w:rFonts w:ascii="Arial" w:hAnsi="Arial" w:cs="Arial"/>
              </w:rPr>
            </w:pPr>
            <w:r>
              <w:rPr>
                <w:rFonts w:ascii="Arial" w:hAnsi="Arial" w:cs="Arial"/>
                <w:sz w:val="20"/>
              </w:rPr>
              <w:t xml:space="preserve">RF12</w:t>
            </w:r>
            <w:r/>
          </w:p>
        </w:tc>
      </w:tr>
    </w:tbl>
    <w:p>
      <w:pPr>
        <w:pStyle w:val="236"/>
        <w:rPr>
          <w:rFonts w:ascii="Arial" w:hAnsi="Arial" w:cs="Arial"/>
          <w:color w:val="auto"/>
          <w:sz w:val="20"/>
        </w:rPr>
      </w:pPr>
      <w:r/>
      <w:bookmarkStart w:id="297" w:name="_Toc515021237"/>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52</w:t>
      </w:r>
      <w:r>
        <w:rPr>
          <w:rFonts w:ascii="Arial" w:hAnsi="Arial" w:cs="Arial"/>
          <w:color w:val="auto"/>
          <w:sz w:val="20"/>
        </w:rPr>
        <w:fldChar w:fldCharType="end"/>
      </w:r>
      <w:r>
        <w:rPr>
          <w:rFonts w:ascii="Arial" w:hAnsi="Arial" w:cs="Arial"/>
          <w:color w:val="auto"/>
          <w:sz w:val="20"/>
        </w:rPr>
        <w:t xml:space="preserve">-Regra de execução realizar requisição de serviço</w:t>
      </w:r>
      <w:bookmarkEnd w:id="297"/>
      <w:r/>
      <w:r/>
    </w:p>
    <w:p>
      <w:pPr>
        <w:spacing w:lineRule="auto" w:line="360"/>
        <w:rPr>
          <w:rFonts w:ascii="Arial" w:hAnsi="Arial" w:cs="Arial" w:eastAsia="Arial"/>
          <w:b/>
        </w:rPr>
      </w:pPr>
      <w:r>
        <w:rPr>
          <w:rFonts w:ascii="Arial" w:hAnsi="Arial" w:cs="Arial" w:eastAsia="Arial"/>
          <w:b/>
        </w:rPr>
        <w:t xml:space="preserve">Funcionalidade:</w:t>
      </w:r>
      <w:r>
        <w:rPr>
          <w:b/>
        </w:rPr>
        <w:t xml:space="preserve"> </w:t>
      </w:r>
      <w:r>
        <w:rPr>
          <w:rFonts w:ascii="Arial" w:hAnsi="Arial" w:cs="Arial" w:eastAsia="Arial"/>
          <w:b/>
        </w:rPr>
        <w:t xml:space="preserve">Realizar simulado</w:t>
      </w:r>
      <w:r/>
    </w:p>
    <w:tbl>
      <w:tblPr>
        <w:tblW w:w="0" w:type="auto"/>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17"/>
        <w:gridCol w:w="5932"/>
        <w:gridCol w:w="1712"/>
      </w:tblGrid>
      <w:tr>
        <w:trPr>
          <w:trHeight w:val="558"/>
        </w:trPr>
        <w:tc>
          <w:tcPr>
            <w:shd w:val="clear" w:color="auto" w:fill="CCCCCC"/>
            <w:tcW w:w="0" w:type="auto"/>
            <w:vAlign w:val="center"/>
            <w:textDirection w:val="lrTb"/>
            <w:noWrap w:val="false"/>
          </w:tcPr>
          <w:p>
            <w:pPr>
              <w:jc w:val="center"/>
              <w:spacing w:lineRule="auto" w:line="360"/>
              <w:rPr>
                <w:rFonts w:ascii="Arial" w:hAnsi="Arial" w:cs="Arial"/>
              </w:rPr>
            </w:pPr>
            <w:r>
              <w:rPr>
                <w:rFonts w:ascii="Arial" w:hAnsi="Arial" w:cs="Arial"/>
                <w:b/>
                <w:sz w:val="20"/>
              </w:rPr>
              <w:t xml:space="preserve">Identificador</w:t>
            </w:r>
            <w:r/>
          </w:p>
        </w:tc>
        <w:tc>
          <w:tcPr>
            <w:shd w:val="clear" w:color="auto" w:fill="CCCCCC"/>
            <w:tcW w:w="0" w:type="auto"/>
            <w:vAlign w:val="center"/>
            <w:textDirection w:val="lrTb"/>
            <w:noWrap w:val="false"/>
          </w:tcPr>
          <w:p>
            <w:pPr>
              <w:spacing w:lineRule="auto" w:line="360"/>
              <w:rPr>
                <w:rFonts w:ascii="Arial" w:hAnsi="Arial" w:cs="Arial"/>
              </w:rPr>
            </w:pPr>
            <w:r>
              <w:rPr>
                <w:rFonts w:ascii="Arial" w:hAnsi="Arial" w:cs="Arial"/>
                <w:b/>
                <w:sz w:val="20"/>
              </w:rPr>
              <w:t xml:space="preserve">Descrição</w:t>
            </w:r>
            <w:r/>
          </w:p>
        </w:tc>
        <w:tc>
          <w:tcPr>
            <w:shd w:val="clear" w:color="auto" w:fill="CCCCCC"/>
            <w:tcW w:w="0" w:type="auto"/>
            <w:vAlign w:val="center"/>
            <w:textDirection w:val="lrTb"/>
            <w:noWrap w:val="false"/>
          </w:tcPr>
          <w:p>
            <w:pPr>
              <w:spacing w:lineRule="auto" w:line="360"/>
              <w:rPr>
                <w:rFonts w:ascii="Arial" w:hAnsi="Arial" w:cs="Arial"/>
              </w:rPr>
            </w:pPr>
            <w:r>
              <w:rPr>
                <w:rFonts w:ascii="Arial" w:hAnsi="Arial" w:cs="Arial"/>
                <w:b/>
                <w:sz w:val="20"/>
              </w:rPr>
              <w:t xml:space="preserve">Requisito Funcional</w:t>
            </w:r>
            <w:r/>
          </w:p>
        </w:tc>
      </w:tr>
      <w:tr>
        <w:trPr>
          <w:trHeight w:val="445"/>
        </w:trPr>
        <w:tc>
          <w:tcPr>
            <w:tcW w:w="0" w:type="auto"/>
            <w:vAlign w:val="center"/>
            <w:textDirection w:val="lrTb"/>
            <w:noWrap w:val="false"/>
          </w:tcPr>
          <w:p>
            <w:pPr>
              <w:spacing w:lineRule="auto" w:line="360"/>
              <w:rPr>
                <w:rFonts w:ascii="Arial" w:hAnsi="Arial" w:cs="Arial"/>
              </w:rPr>
            </w:pPr>
            <w:r>
              <w:rPr>
                <w:rFonts w:ascii="Arial" w:hAnsi="Arial" w:cs="Arial"/>
                <w:sz w:val="20"/>
              </w:rPr>
              <w:t xml:space="preserve">RE06</w:t>
            </w:r>
            <w:r/>
          </w:p>
        </w:tc>
        <w:tc>
          <w:tcPr>
            <w:tcW w:w="0" w:type="auto"/>
            <w:vAlign w:val="center"/>
            <w:textDirection w:val="lrTb"/>
            <w:noWrap w:val="false"/>
          </w:tcPr>
          <w:p>
            <w:pPr>
              <w:spacing w:lineRule="auto" w:line="360"/>
              <w:rPr>
                <w:rFonts w:ascii="Arial" w:hAnsi="Arial" w:cs="Arial" w:eastAsia="Arial"/>
                <w:sz w:val="20"/>
              </w:rPr>
            </w:pPr>
            <w:r>
              <w:rPr>
                <w:rFonts w:ascii="Arial" w:hAnsi="Arial" w:cs="Arial" w:eastAsia="Arial"/>
                <w:sz w:val="20"/>
              </w:rPr>
              <w:tab/>
            </w:r>
            <w:r>
              <w:rPr>
                <w:rFonts w:ascii="Arial" w:hAnsi="Arial" w:cs="Arial" w:eastAsia="Arial"/>
                <w:sz w:val="20"/>
              </w:rPr>
              <w:t xml:space="preserve">Ao término do simulado, as resposta</w:t>
            </w:r>
            <w:r>
              <w:rPr>
                <w:rFonts w:ascii="Arial" w:hAnsi="Arial" w:cs="Arial" w:eastAsia="Arial"/>
                <w:sz w:val="20"/>
              </w:rPr>
              <w:t xml:space="preserve">s</w:t>
            </w:r>
            <w:r>
              <w:rPr>
                <w:rFonts w:ascii="Arial" w:hAnsi="Arial" w:cs="Arial" w:eastAsia="Arial"/>
                <w:sz w:val="20"/>
              </w:rPr>
              <w:t xml:space="preserve"> serão disponibilizadas imediatamente para os clientes.</w:t>
            </w:r>
            <w:r/>
          </w:p>
        </w:tc>
        <w:tc>
          <w:tcPr>
            <w:tcW w:w="0" w:type="auto"/>
            <w:vAlign w:val="center"/>
            <w:textDirection w:val="lrTb"/>
            <w:noWrap w:val="false"/>
          </w:tcPr>
          <w:p>
            <w:pPr>
              <w:keepNext/>
              <w:spacing w:lineRule="auto" w:line="360"/>
              <w:rPr>
                <w:rFonts w:ascii="Arial" w:hAnsi="Arial" w:cs="Arial"/>
              </w:rPr>
            </w:pPr>
            <w:r>
              <w:rPr>
                <w:rFonts w:ascii="Arial" w:hAnsi="Arial" w:cs="Arial"/>
                <w:sz w:val="20"/>
              </w:rPr>
              <w:t xml:space="preserve">RF15</w:t>
            </w:r>
            <w:r/>
          </w:p>
        </w:tc>
      </w:tr>
    </w:tbl>
    <w:p>
      <w:pPr>
        <w:pStyle w:val="236"/>
        <w:rPr>
          <w:rFonts w:ascii="Arial" w:hAnsi="Arial" w:cs="Arial"/>
          <w:color w:val="auto"/>
          <w:sz w:val="20"/>
        </w:rPr>
      </w:pPr>
      <w:r/>
      <w:bookmarkStart w:id="298" w:name="_Toc515021238"/>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53</w:t>
      </w:r>
      <w:r>
        <w:rPr>
          <w:rFonts w:ascii="Arial" w:hAnsi="Arial" w:cs="Arial"/>
          <w:color w:val="auto"/>
          <w:sz w:val="20"/>
        </w:rPr>
        <w:fldChar w:fldCharType="end"/>
      </w:r>
      <w:r>
        <w:rPr>
          <w:rFonts w:ascii="Arial" w:hAnsi="Arial" w:cs="Arial"/>
          <w:color w:val="auto"/>
          <w:sz w:val="20"/>
        </w:rPr>
        <w:t xml:space="preserve">-Realizar simulado</w:t>
      </w:r>
      <w:bookmarkEnd w:id="298"/>
      <w:r/>
      <w:r/>
    </w:p>
    <w:p>
      <w:pPr>
        <w:spacing w:lineRule="auto" w:line="360"/>
        <w:rPr>
          <w:rFonts w:ascii="Arial" w:hAnsi="Arial" w:cs="Arial" w:eastAsia="Arial"/>
          <w:b/>
        </w:rPr>
      </w:pPr>
      <w:r>
        <w:rPr>
          <w:rFonts w:ascii="Arial" w:hAnsi="Arial" w:cs="Arial" w:eastAsia="Arial"/>
          <w:b/>
        </w:rPr>
        <w:t xml:space="preserve">Funcionalidade: Agendar prova</w:t>
      </w:r>
      <w:r/>
    </w:p>
    <w:tbl>
      <w:tblPr>
        <w:tblW w:w="0" w:type="auto"/>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ook w:val="04A0" w:firstRow="1" w:lastRow="0" w:firstColumn="1" w:lastColumn="0" w:noHBand="0" w:noVBand="1"/>
      </w:tblPr>
      <w:tblGrid>
        <w:gridCol w:w="1417"/>
        <w:gridCol w:w="6314"/>
        <w:gridCol w:w="1330"/>
      </w:tblGrid>
      <w:tr>
        <w:trPr>
          <w:trHeight w:val="558"/>
        </w:trPr>
        <w:tc>
          <w:tcPr>
            <w:shd w:val="clear" w:color="auto" w:fill="CCCCCC"/>
            <w:tcW w:w="0" w:type="auto"/>
            <w:vAlign w:val="center"/>
            <w:textDirection w:val="lrTb"/>
            <w:noWrap w:val="false"/>
          </w:tcPr>
          <w:p>
            <w:pPr>
              <w:jc w:val="center"/>
              <w:spacing w:lineRule="auto" w:line="360"/>
              <w:rPr>
                <w:rFonts w:ascii="Arial" w:hAnsi="Arial" w:cs="Arial"/>
              </w:rPr>
            </w:pPr>
            <w:r>
              <w:rPr>
                <w:rFonts w:ascii="Arial" w:hAnsi="Arial" w:cs="Arial"/>
                <w:b/>
                <w:sz w:val="20"/>
              </w:rPr>
              <w:t xml:space="preserve">Identificador</w:t>
            </w:r>
            <w:r/>
          </w:p>
        </w:tc>
        <w:tc>
          <w:tcPr>
            <w:shd w:val="clear" w:color="auto" w:fill="CCCCCC"/>
            <w:tcW w:w="0" w:type="auto"/>
            <w:vAlign w:val="center"/>
            <w:textDirection w:val="lrTb"/>
            <w:noWrap w:val="false"/>
          </w:tcPr>
          <w:p>
            <w:pPr>
              <w:spacing w:lineRule="auto" w:line="360"/>
              <w:rPr>
                <w:rFonts w:ascii="Arial" w:hAnsi="Arial" w:cs="Arial"/>
              </w:rPr>
            </w:pPr>
            <w:r>
              <w:rPr>
                <w:rFonts w:ascii="Arial" w:hAnsi="Arial" w:cs="Arial"/>
                <w:b/>
                <w:sz w:val="20"/>
              </w:rPr>
              <w:t xml:space="preserve">Descrição</w:t>
            </w:r>
            <w:r/>
          </w:p>
        </w:tc>
        <w:tc>
          <w:tcPr>
            <w:shd w:val="clear" w:color="auto" w:fill="CCCCCC"/>
            <w:tcW w:w="0" w:type="auto"/>
            <w:vAlign w:val="center"/>
            <w:textDirection w:val="lrTb"/>
            <w:noWrap w:val="false"/>
          </w:tcPr>
          <w:p>
            <w:pPr>
              <w:spacing w:lineRule="auto" w:line="360"/>
              <w:rPr>
                <w:rFonts w:ascii="Arial" w:hAnsi="Arial" w:cs="Arial"/>
              </w:rPr>
            </w:pPr>
            <w:r>
              <w:rPr>
                <w:rFonts w:ascii="Arial" w:hAnsi="Arial" w:cs="Arial"/>
                <w:b/>
                <w:sz w:val="20"/>
              </w:rPr>
              <w:t xml:space="preserve">Requisito Funcional</w:t>
            </w:r>
            <w:r/>
          </w:p>
        </w:tc>
      </w:tr>
      <w:tr>
        <w:trPr>
          <w:trHeight w:val="445"/>
        </w:trPr>
        <w:tc>
          <w:tcPr>
            <w:tcW w:w="0" w:type="auto"/>
            <w:vAlign w:val="center"/>
            <w:textDirection w:val="lrTb"/>
            <w:noWrap w:val="false"/>
          </w:tcPr>
          <w:p>
            <w:pPr>
              <w:spacing w:lineRule="auto" w:line="360"/>
              <w:rPr>
                <w:rFonts w:ascii="Arial" w:hAnsi="Arial" w:cs="Arial"/>
              </w:rPr>
            </w:pPr>
            <w:r>
              <w:rPr>
                <w:rFonts w:ascii="Arial" w:hAnsi="Arial" w:cs="Arial"/>
                <w:sz w:val="20"/>
              </w:rPr>
              <w:t xml:space="preserve">RE07</w:t>
            </w:r>
            <w:r/>
          </w:p>
        </w:tc>
        <w:tc>
          <w:tcPr>
            <w:tcW w:w="0" w:type="auto"/>
            <w:vAlign w:val="center"/>
            <w:textDirection w:val="lrTb"/>
            <w:noWrap w:val="false"/>
          </w:tcPr>
          <w:p>
            <w:pPr>
              <w:spacing w:lineRule="auto" w:line="360"/>
              <w:rPr>
                <w:rFonts w:ascii="Arial" w:hAnsi="Arial" w:cs="Arial"/>
              </w:rPr>
            </w:pPr>
            <w:r>
              <w:rPr>
                <w:rFonts w:ascii="Arial" w:hAnsi="Arial" w:cs="Arial"/>
                <w:sz w:val="20"/>
              </w:rPr>
              <w:tab/>
            </w:r>
            <w:r>
              <w:rPr>
                <w:rFonts w:ascii="Arial" w:hAnsi="Arial" w:cs="Arial"/>
                <w:sz w:val="20"/>
              </w:rPr>
              <w:t xml:space="preserve">A marcação de prova só será realizada após a coo</w:t>
            </w:r>
            <w:r>
              <w:rPr>
                <w:rFonts w:ascii="Arial" w:hAnsi="Arial" w:cs="Arial"/>
                <w:sz w:val="20"/>
              </w:rPr>
              <w:t xml:space="preserve">r</w:t>
            </w:r>
            <w:r>
              <w:rPr>
                <w:rFonts w:ascii="Arial" w:hAnsi="Arial" w:cs="Arial"/>
                <w:sz w:val="20"/>
              </w:rPr>
              <w:t xml:space="preserve">denador administrativo ir até a marinha marcar a prova. Se a marcação for </w:t>
            </w:r>
            <w:r>
              <w:rPr>
                <w:rFonts w:ascii="Arial" w:hAnsi="Arial" w:cs="Arial"/>
                <w:sz w:val="20"/>
              </w:rPr>
              <w:t xml:space="preserve">feita com </w:t>
            </w:r>
            <w:r>
              <w:rPr>
                <w:rFonts w:ascii="Arial" w:hAnsi="Arial" w:cs="Arial"/>
                <w:sz w:val="20"/>
              </w:rPr>
              <w:t xml:space="preserve">sucesso uma</w:t>
            </w:r>
            <w:r>
              <w:rPr>
                <w:rFonts w:ascii="Arial" w:hAnsi="Arial" w:cs="Arial"/>
                <w:sz w:val="20"/>
              </w:rPr>
              <w:t xml:space="preserve"> notificação é enviada ao cliente informando a data/horário e o local onde </w:t>
            </w:r>
            <w:r>
              <w:rPr>
                <w:rFonts w:ascii="Arial" w:hAnsi="Arial" w:cs="Arial"/>
                <w:sz w:val="20"/>
              </w:rPr>
              <w:t xml:space="preserve">ocorrerá a</w:t>
            </w:r>
            <w:r>
              <w:rPr>
                <w:rFonts w:ascii="Arial" w:hAnsi="Arial" w:cs="Arial"/>
                <w:sz w:val="20"/>
              </w:rPr>
              <w:t xml:space="preserve"> prova. Caso contrário, é enviado uma notificação ao cliente para escolher outra data</w:t>
            </w:r>
            <w:r>
              <w:rPr>
                <w:rFonts w:ascii="Arial" w:hAnsi="Arial" w:cs="Arial"/>
                <w:sz w:val="20"/>
              </w:rPr>
              <w:t xml:space="preserve">.</w:t>
            </w:r>
            <w:r/>
          </w:p>
        </w:tc>
        <w:tc>
          <w:tcPr>
            <w:tcW w:w="0" w:type="auto"/>
            <w:vAlign w:val="center"/>
            <w:textDirection w:val="lrTb"/>
            <w:noWrap w:val="false"/>
          </w:tcPr>
          <w:p>
            <w:pPr>
              <w:spacing w:lineRule="auto" w:line="360"/>
              <w:rPr>
                <w:rFonts w:ascii="Arial" w:hAnsi="Arial" w:cs="Arial"/>
              </w:rPr>
            </w:pPr>
            <w:r>
              <w:rPr>
                <w:rFonts w:ascii="Arial" w:hAnsi="Arial" w:cs="Arial"/>
                <w:sz w:val="20"/>
              </w:rPr>
              <w:t xml:space="preserve">RF20</w:t>
            </w:r>
            <w:r/>
          </w:p>
        </w:tc>
      </w:tr>
      <w:tr>
        <w:trPr>
          <w:trHeight w:val="445"/>
        </w:trPr>
        <w:tc>
          <w:tcPr>
            <w:tcW w:w="0" w:type="auto"/>
            <w:vAlign w:val="center"/>
            <w:textDirection w:val="lrTb"/>
            <w:noWrap w:val="false"/>
          </w:tcPr>
          <w:p>
            <w:pPr>
              <w:spacing w:lineRule="auto" w:line="360"/>
              <w:rPr>
                <w:rFonts w:ascii="Arial" w:hAnsi="Arial" w:cs="Arial"/>
                <w:sz w:val="20"/>
              </w:rPr>
            </w:pPr>
            <w:r>
              <w:rPr>
                <w:rFonts w:ascii="Arial" w:hAnsi="Arial" w:cs="Arial"/>
                <w:sz w:val="20"/>
              </w:rPr>
              <w:t xml:space="preserve">RE08</w:t>
            </w:r>
            <w:r/>
          </w:p>
        </w:tc>
        <w:tc>
          <w:tcPr>
            <w:tcW w:w="0" w:type="auto"/>
            <w:vAlign w:val="center"/>
            <w:textDirection w:val="lrTb"/>
            <w:noWrap w:val="false"/>
          </w:tcPr>
          <w:p>
            <w:pPr>
              <w:spacing w:lineRule="auto" w:line="360"/>
              <w:rPr>
                <w:rFonts w:ascii="Arial" w:hAnsi="Arial" w:cs="Arial"/>
                <w:sz w:val="20"/>
              </w:rPr>
            </w:pPr>
            <w:r>
              <w:rPr>
                <w:rFonts w:ascii="Arial" w:hAnsi="Arial" w:cs="Arial"/>
                <w:sz w:val="20"/>
              </w:rPr>
              <w:tab/>
            </w:r>
            <w:r>
              <w:rPr>
                <w:rFonts w:ascii="Arial" w:hAnsi="Arial" w:cs="Arial"/>
                <w:sz w:val="20"/>
              </w:rPr>
              <w:t xml:space="preserve">A notificação ocorrerá através de uma mensagem por </w:t>
            </w:r>
            <w:r>
              <w:rPr>
                <w:rFonts w:ascii="Arial" w:hAnsi="Arial" w:cs="Arial"/>
                <w:sz w:val="20"/>
              </w:rPr>
              <w:t xml:space="preserve">e-mail</w:t>
            </w:r>
            <w:r>
              <w:rPr>
                <w:rFonts w:ascii="Arial" w:hAnsi="Arial" w:cs="Arial"/>
                <w:sz w:val="20"/>
              </w:rPr>
              <w:t xml:space="preserve">, do cliente.</w:t>
            </w:r>
            <w:r/>
          </w:p>
        </w:tc>
        <w:tc>
          <w:tcPr>
            <w:tcW w:w="0" w:type="auto"/>
            <w:vAlign w:val="center"/>
            <w:textDirection w:val="lrTb"/>
            <w:noWrap w:val="false"/>
          </w:tcPr>
          <w:p>
            <w:pPr>
              <w:keepNext/>
              <w:spacing w:lineRule="auto" w:line="360"/>
              <w:rPr>
                <w:rFonts w:ascii="Arial" w:hAnsi="Arial" w:cs="Arial"/>
                <w:sz w:val="20"/>
              </w:rPr>
            </w:pPr>
            <w:r>
              <w:rPr>
                <w:rFonts w:ascii="Arial" w:hAnsi="Arial" w:cs="Arial"/>
                <w:sz w:val="20"/>
              </w:rPr>
              <w:t xml:space="preserve">RF22, RF23, RF26</w:t>
            </w:r>
            <w:r/>
          </w:p>
        </w:tc>
      </w:tr>
    </w:tbl>
    <w:p>
      <w:pPr>
        <w:pStyle w:val="236"/>
        <w:rPr>
          <w:rFonts w:ascii="Arial" w:hAnsi="Arial" w:cs="Arial"/>
          <w:color w:val="auto"/>
          <w:sz w:val="20"/>
        </w:rPr>
      </w:pPr>
      <w:r/>
      <w:bookmarkStart w:id="299" w:name="_Toc515021239"/>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54</w:t>
      </w:r>
      <w:r>
        <w:rPr>
          <w:rFonts w:ascii="Arial" w:hAnsi="Arial" w:cs="Arial"/>
          <w:color w:val="auto"/>
          <w:sz w:val="20"/>
        </w:rPr>
        <w:fldChar w:fldCharType="end"/>
      </w:r>
      <w:r>
        <w:rPr>
          <w:rFonts w:ascii="Arial" w:hAnsi="Arial" w:cs="Arial"/>
          <w:color w:val="auto"/>
          <w:sz w:val="20"/>
        </w:rPr>
        <w:t xml:space="preserve">-Regra de execução agendar prova</w:t>
      </w:r>
      <w:bookmarkEnd w:id="299"/>
      <w:r/>
      <w:r/>
    </w:p>
    <w:p>
      <w:pPr>
        <w:pStyle w:val="267"/>
        <w:rPr>
          <w:rFonts w:ascii="Arial" w:hAnsi="Arial" w:cs="Arial"/>
        </w:rPr>
        <w:outlineLvl w:val="2"/>
      </w:pPr>
      <w:r/>
      <w:bookmarkStart w:id="300" w:name="_Toc515337391"/>
      <w:r>
        <w:rPr>
          <w:rFonts w:ascii="Arial" w:hAnsi="Arial" w:cs="Arial"/>
        </w:rPr>
        <w:t xml:space="preserve">Mensagens</w:t>
      </w:r>
      <w:bookmarkEnd w:id="300"/>
      <w:r/>
      <w:r/>
    </w:p>
    <w:tbl>
      <w:tblPr>
        <w:tblW w:w="5000" w:type="pct"/>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ook w:val="04A0" w:firstRow="1" w:lastRow="0" w:firstColumn="1" w:lastColumn="0" w:noHBand="0" w:noVBand="1"/>
      </w:tblPr>
      <w:tblGrid>
        <w:gridCol w:w="1593"/>
        <w:gridCol w:w="6033"/>
        <w:gridCol w:w="1435"/>
      </w:tblGrid>
      <w:tr>
        <w:trPr>
          <w:trHeight w:val="558"/>
        </w:trPr>
        <w:tc>
          <w:tcPr>
            <w:shd w:val="clear" w:color="auto" w:fill="CCCCCC"/>
            <w:tcW w:w="879" w:type="pct"/>
            <w:vAlign w:val="center"/>
            <w:textDirection w:val="lrTb"/>
            <w:noWrap w:val="false"/>
          </w:tcPr>
          <w:p>
            <w:pPr>
              <w:jc w:val="center"/>
              <w:spacing w:lineRule="auto" w:line="360"/>
              <w:rPr>
                <w:rFonts w:ascii="Arial" w:hAnsi="Arial" w:cs="Arial" w:eastAsia="Arial"/>
                <w:b/>
                <w:sz w:val="20"/>
              </w:rPr>
            </w:pPr>
            <w:r>
              <w:rPr>
                <w:rFonts w:ascii="Arial" w:hAnsi="Arial" w:cs="Arial" w:eastAsia="Arial"/>
                <w:b/>
                <w:sz w:val="20"/>
              </w:rPr>
              <w:t xml:space="preserve">Identificador</w:t>
            </w:r>
            <w:r/>
          </w:p>
        </w:tc>
        <w:tc>
          <w:tcPr>
            <w:shd w:val="clear" w:color="auto" w:fill="CCCCCC"/>
            <w:tcW w:w="3329" w:type="pct"/>
            <w:vAlign w:val="center"/>
            <w:textDirection w:val="lrTb"/>
            <w:noWrap w:val="false"/>
          </w:tcPr>
          <w:p>
            <w:pPr>
              <w:spacing w:lineRule="auto" w:line="360"/>
              <w:rPr>
                <w:rFonts w:ascii="Arial" w:hAnsi="Arial" w:cs="Arial" w:eastAsia="Arial"/>
                <w:b/>
                <w:sz w:val="20"/>
              </w:rPr>
            </w:pPr>
            <w:r>
              <w:rPr>
                <w:rFonts w:ascii="Arial" w:hAnsi="Arial" w:cs="Arial" w:eastAsia="Arial"/>
                <w:b/>
                <w:sz w:val="20"/>
              </w:rPr>
              <w:t xml:space="preserve">Descrição</w:t>
            </w:r>
            <w:r/>
          </w:p>
        </w:tc>
        <w:tc>
          <w:tcPr>
            <w:shd w:val="clear" w:color="auto" w:fill="CCCCCC"/>
            <w:tcW w:w="792" w:type="pct"/>
            <w:vAlign w:val="center"/>
            <w:textDirection w:val="lrTb"/>
            <w:noWrap w:val="false"/>
          </w:tcPr>
          <w:p>
            <w:pPr>
              <w:jc w:val="center"/>
              <w:spacing w:lineRule="auto" w:line="360"/>
              <w:rPr>
                <w:rFonts w:ascii="Arial" w:hAnsi="Arial" w:cs="Arial" w:eastAsia="Arial"/>
                <w:b/>
                <w:sz w:val="20"/>
              </w:rPr>
            </w:pPr>
            <w:r>
              <w:rPr>
                <w:rFonts w:ascii="Arial" w:hAnsi="Arial" w:cs="Arial" w:eastAsia="Arial"/>
                <w:b/>
                <w:sz w:val="20"/>
              </w:rPr>
              <w:t xml:space="preserve">Requisitos Funcionais</w:t>
            </w:r>
            <w:r/>
          </w:p>
        </w:tc>
      </w:tr>
      <w:tr>
        <w:trPr>
          <w:trHeight w:val="217"/>
        </w:trPr>
        <w:tc>
          <w:tcPr>
            <w:tcW w:w="879" w:type="pct"/>
            <w:vAlign w:val="center"/>
            <w:textDirection w:val="lrTb"/>
            <w:noWrap w:val="false"/>
          </w:tcPr>
          <w:p>
            <w:pPr>
              <w:jc w:val="center"/>
              <w:spacing w:lineRule="auto" w:line="360"/>
              <w:rPr>
                <w:rFonts w:ascii="Arial" w:hAnsi="Arial" w:cs="Arial" w:eastAsia="Arial"/>
                <w:sz w:val="20"/>
              </w:rPr>
            </w:pPr>
            <w:r>
              <w:rPr>
                <w:rFonts w:ascii="Arial" w:hAnsi="Arial" w:cs="Arial" w:eastAsia="Arial"/>
                <w:sz w:val="20"/>
              </w:rPr>
              <w:t xml:space="preserve">M01</w:t>
            </w:r>
            <w:r/>
          </w:p>
        </w:tc>
        <w:tc>
          <w:tcPr>
            <w:tcW w:w="3329" w:type="pct"/>
            <w:vAlign w:val="center"/>
            <w:textDirection w:val="lrTb"/>
            <w:noWrap w:val="false"/>
          </w:tcPr>
          <w:p>
            <w:pPr>
              <w:spacing w:lineRule="auto" w:line="360"/>
              <w:rPr>
                <w:rFonts w:ascii="Arial" w:hAnsi="Arial" w:cs="Arial" w:eastAsia="Arial"/>
                <w:sz w:val="20"/>
              </w:rPr>
            </w:pPr>
            <w:r>
              <w:rPr>
                <w:rFonts w:ascii="Arial" w:hAnsi="Arial" w:cs="Arial" w:eastAsia="Arial"/>
                <w:sz w:val="20"/>
              </w:rPr>
              <w:tab/>
            </w:r>
            <w:r>
              <w:rPr>
                <w:rFonts w:ascii="Arial" w:hAnsi="Arial" w:cs="Arial" w:eastAsia="Arial"/>
                <w:sz w:val="20"/>
              </w:rPr>
              <w:t xml:space="preserve">Mensagem de confirmação do envio de formulário</w:t>
            </w:r>
            <w:r/>
          </w:p>
        </w:tc>
        <w:tc>
          <w:tcPr>
            <w:tcW w:w="792" w:type="pct"/>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RF14</w:t>
            </w:r>
            <w:r/>
          </w:p>
        </w:tc>
      </w:tr>
      <w:tr>
        <w:trPr>
          <w:trHeight w:val="222"/>
        </w:trPr>
        <w:tc>
          <w:tcPr>
            <w:tcW w:w="879" w:type="pct"/>
            <w:vAlign w:val="center"/>
            <w:textDirection w:val="lrTb"/>
            <w:noWrap w:val="false"/>
          </w:tcPr>
          <w:p>
            <w:pPr>
              <w:jc w:val="center"/>
              <w:spacing w:lineRule="auto" w:line="360"/>
              <w:rPr>
                <w:rFonts w:ascii="Arial" w:hAnsi="Arial" w:cs="Arial" w:eastAsia="Arial"/>
                <w:sz w:val="20"/>
              </w:rPr>
            </w:pPr>
            <w:r>
              <w:rPr>
                <w:rFonts w:ascii="Arial" w:hAnsi="Arial" w:cs="Arial" w:eastAsia="Arial"/>
                <w:sz w:val="20"/>
              </w:rPr>
              <w:t xml:space="preserve">M02</w:t>
            </w:r>
            <w:r>
              <w:rPr>
                <w:rFonts w:ascii="Arial" w:hAnsi="Arial" w:cs="Arial" w:eastAsia="Arial"/>
                <w:sz w:val="20"/>
              </w:rPr>
              <w:tab/>
            </w:r>
            <w:r/>
          </w:p>
        </w:tc>
        <w:tc>
          <w:tcPr>
            <w:tcW w:w="3329" w:type="pct"/>
            <w:textDirection w:val="lrTb"/>
            <w:noWrap w:val="false"/>
          </w:tcPr>
          <w:p>
            <w:pPr>
              <w:spacing w:lineRule="auto" w:line="360"/>
              <w:rPr>
                <w:rFonts w:ascii="Arial" w:hAnsi="Arial" w:cs="Arial" w:eastAsia="Arial"/>
                <w:sz w:val="20"/>
              </w:rPr>
            </w:pPr>
            <w:r>
              <w:rPr>
                <w:rFonts w:ascii="Arial" w:hAnsi="Arial" w:cs="Arial" w:eastAsia="Arial"/>
                <w:sz w:val="20"/>
              </w:rPr>
              <w:tab/>
            </w:r>
            <w:r>
              <w:rPr>
                <w:rFonts w:ascii="Arial" w:hAnsi="Arial" w:cs="Arial" w:eastAsia="Arial"/>
                <w:sz w:val="20"/>
              </w:rPr>
              <w:t xml:space="preserve">Mensagem com a confirmação da marcação da prova teórica da habilitação.</w:t>
            </w:r>
            <w:r/>
          </w:p>
        </w:tc>
        <w:tc>
          <w:tcPr>
            <w:tcW w:w="792" w:type="pct"/>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RF22</w:t>
            </w:r>
            <w:r/>
          </w:p>
        </w:tc>
      </w:tr>
      <w:tr>
        <w:trPr>
          <w:trHeight w:val="222"/>
        </w:trPr>
        <w:tc>
          <w:tcPr>
            <w:tcW w:w="879" w:type="pct"/>
            <w:vAlign w:val="center"/>
            <w:textDirection w:val="lrTb"/>
            <w:noWrap w:val="false"/>
          </w:tcPr>
          <w:p>
            <w:pPr>
              <w:jc w:val="center"/>
              <w:spacing w:lineRule="auto" w:line="360"/>
              <w:rPr>
                <w:rFonts w:ascii="Arial" w:hAnsi="Arial" w:cs="Arial" w:eastAsia="Arial"/>
                <w:sz w:val="20"/>
              </w:rPr>
            </w:pPr>
            <w:r>
              <w:rPr>
                <w:rFonts w:ascii="Arial" w:hAnsi="Arial" w:cs="Arial" w:eastAsia="Arial"/>
                <w:sz w:val="20"/>
              </w:rPr>
              <w:t xml:space="preserve">M03</w:t>
            </w:r>
            <w:r/>
          </w:p>
        </w:tc>
        <w:tc>
          <w:tcPr>
            <w:tcW w:w="3329" w:type="pct"/>
            <w:textDirection w:val="lrTb"/>
            <w:noWrap w:val="false"/>
          </w:tcPr>
          <w:p>
            <w:pPr>
              <w:spacing w:lineRule="auto" w:line="360"/>
              <w:rPr>
                <w:rFonts w:ascii="Arial" w:hAnsi="Arial" w:cs="Arial" w:eastAsia="Arial"/>
                <w:sz w:val="20"/>
              </w:rPr>
            </w:pPr>
            <w:r>
              <w:rPr>
                <w:rFonts w:ascii="Arial" w:hAnsi="Arial" w:cs="Arial" w:eastAsia="Arial"/>
                <w:sz w:val="20"/>
              </w:rPr>
              <w:tab/>
            </w:r>
            <w:r>
              <w:rPr>
                <w:rFonts w:ascii="Arial" w:hAnsi="Arial" w:cs="Arial" w:eastAsia="Arial"/>
                <w:sz w:val="20"/>
              </w:rPr>
              <w:t xml:space="preserve">Mensagem com o </w:t>
            </w:r>
            <w:r>
              <w:rPr>
                <w:rFonts w:ascii="Arial" w:hAnsi="Arial" w:cs="Arial" w:eastAsia="Arial"/>
                <w:sz w:val="20"/>
              </w:rPr>
              <w:t xml:space="preserve">resultado(</w:t>
            </w:r>
            <w:r>
              <w:rPr>
                <w:rFonts w:ascii="Arial" w:hAnsi="Arial" w:cs="Arial" w:eastAsia="Arial"/>
                <w:sz w:val="20"/>
              </w:rPr>
              <w:t xml:space="preserve">aprovação ou reprovação) na prova teórica da Marinha do Brasil.</w:t>
            </w:r>
            <w:r/>
          </w:p>
        </w:tc>
        <w:tc>
          <w:tcPr>
            <w:tcW w:w="792" w:type="pct"/>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RF23</w:t>
            </w:r>
            <w:r/>
          </w:p>
        </w:tc>
      </w:tr>
      <w:tr>
        <w:trPr>
          <w:trHeight w:val="222"/>
        </w:trPr>
        <w:tc>
          <w:tcPr>
            <w:tcW w:w="879" w:type="pct"/>
            <w:vAlign w:val="center"/>
            <w:textDirection w:val="lrTb"/>
            <w:noWrap w:val="false"/>
          </w:tcPr>
          <w:p>
            <w:pPr>
              <w:jc w:val="center"/>
              <w:spacing w:lineRule="auto" w:line="360"/>
              <w:rPr>
                <w:rFonts w:ascii="Arial" w:hAnsi="Arial" w:cs="Arial" w:eastAsia="Arial"/>
                <w:sz w:val="20"/>
              </w:rPr>
            </w:pPr>
            <w:r>
              <w:rPr>
                <w:rFonts w:ascii="Arial" w:hAnsi="Arial" w:cs="Arial" w:eastAsia="Arial"/>
                <w:sz w:val="20"/>
              </w:rPr>
              <w:t xml:space="preserve">M04</w:t>
            </w:r>
            <w:r/>
          </w:p>
        </w:tc>
        <w:tc>
          <w:tcPr>
            <w:tcW w:w="3329" w:type="pct"/>
            <w:textDirection w:val="lrTb"/>
            <w:noWrap w:val="false"/>
          </w:tcPr>
          <w:p>
            <w:pPr>
              <w:spacing w:lineRule="auto" w:line="360"/>
              <w:rPr>
                <w:rFonts w:ascii="Arial" w:hAnsi="Arial" w:cs="Arial" w:eastAsia="Arial"/>
                <w:sz w:val="20"/>
              </w:rPr>
            </w:pPr>
            <w:r>
              <w:rPr>
                <w:rFonts w:ascii="Arial" w:hAnsi="Arial" w:cs="Arial" w:eastAsia="Arial"/>
                <w:sz w:val="20"/>
              </w:rPr>
              <w:tab/>
            </w:r>
            <w:r>
              <w:rPr>
                <w:rFonts w:ascii="Arial" w:hAnsi="Arial" w:cs="Arial" w:eastAsia="Arial"/>
                <w:sz w:val="20"/>
              </w:rPr>
              <w:t xml:space="preserve">Mensagem confirmando se o cliente deseja confirmar o cancelamento do agendamento da aula</w:t>
            </w:r>
            <w:r/>
          </w:p>
        </w:tc>
        <w:tc>
          <w:tcPr>
            <w:tcW w:w="792" w:type="pct"/>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RF25</w:t>
            </w:r>
            <w:r/>
          </w:p>
        </w:tc>
      </w:tr>
      <w:tr>
        <w:trPr>
          <w:trHeight w:val="222"/>
        </w:trPr>
        <w:tc>
          <w:tcPr>
            <w:tcW w:w="879" w:type="pct"/>
            <w:vAlign w:val="center"/>
            <w:textDirection w:val="lrTb"/>
            <w:noWrap w:val="false"/>
          </w:tcPr>
          <w:p>
            <w:pPr>
              <w:jc w:val="center"/>
              <w:spacing w:lineRule="auto" w:line="360"/>
              <w:rPr>
                <w:rFonts w:ascii="Arial" w:hAnsi="Arial" w:cs="Arial" w:eastAsia="Arial"/>
                <w:sz w:val="20"/>
              </w:rPr>
            </w:pPr>
            <w:r>
              <w:rPr>
                <w:rFonts w:ascii="Arial" w:hAnsi="Arial" w:cs="Arial" w:eastAsia="Arial"/>
                <w:sz w:val="20"/>
              </w:rPr>
              <w:t xml:space="preserve">M05</w:t>
            </w:r>
            <w:r/>
          </w:p>
        </w:tc>
        <w:tc>
          <w:tcPr>
            <w:tcW w:w="3329" w:type="pct"/>
            <w:textDirection w:val="lrTb"/>
            <w:noWrap w:val="false"/>
          </w:tcPr>
          <w:p>
            <w:pPr>
              <w:spacing w:lineRule="auto" w:line="360"/>
              <w:rPr>
                <w:rFonts w:ascii="Arial" w:hAnsi="Arial" w:cs="Arial" w:eastAsia="Arial"/>
                <w:sz w:val="20"/>
              </w:rPr>
            </w:pPr>
            <w:r>
              <w:rPr>
                <w:rFonts w:ascii="Arial" w:hAnsi="Arial" w:cs="Arial" w:eastAsia="Arial"/>
                <w:sz w:val="20"/>
              </w:rPr>
              <w:tab/>
            </w:r>
            <w:r>
              <w:rPr>
                <w:rFonts w:ascii="Arial" w:hAnsi="Arial" w:cs="Arial" w:eastAsia="Arial"/>
                <w:sz w:val="20"/>
              </w:rPr>
              <w:t xml:space="preserve">Mensagem com a confirmação da marcação das aulas práticas do cliente e a respectiva data.</w:t>
            </w:r>
            <w:r/>
          </w:p>
        </w:tc>
        <w:tc>
          <w:tcPr>
            <w:tcW w:w="792" w:type="pct"/>
            <w:vAlign w:val="center"/>
            <w:textDirection w:val="lrTb"/>
            <w:noWrap w:val="false"/>
          </w:tcPr>
          <w:p>
            <w:pPr>
              <w:keepNext/>
              <w:spacing w:lineRule="auto" w:line="360"/>
              <w:rPr>
                <w:rFonts w:ascii="Arial" w:hAnsi="Arial" w:cs="Arial" w:eastAsia="Arial"/>
                <w:sz w:val="20"/>
              </w:rPr>
            </w:pPr>
            <w:r>
              <w:rPr>
                <w:rFonts w:ascii="Arial" w:hAnsi="Arial" w:cs="Arial" w:eastAsia="Arial"/>
                <w:sz w:val="20"/>
              </w:rPr>
              <w:t xml:space="preserve">RF26</w:t>
            </w:r>
            <w:r/>
          </w:p>
        </w:tc>
      </w:tr>
    </w:tbl>
    <w:p>
      <w:pPr>
        <w:pStyle w:val="236"/>
        <w:rPr>
          <w:rFonts w:ascii="Arial" w:hAnsi="Arial" w:cs="Arial"/>
          <w:color w:val="auto"/>
          <w:sz w:val="20"/>
        </w:rPr>
      </w:pPr>
      <w:r/>
      <w:bookmarkStart w:id="301" w:name="_Toc515021240"/>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55</w:t>
      </w:r>
      <w:r>
        <w:rPr>
          <w:rFonts w:ascii="Arial" w:hAnsi="Arial" w:cs="Arial"/>
          <w:color w:val="auto"/>
          <w:sz w:val="20"/>
        </w:rPr>
        <w:fldChar w:fldCharType="end"/>
      </w:r>
      <w:r>
        <w:rPr>
          <w:rFonts w:ascii="Arial" w:hAnsi="Arial" w:cs="Arial"/>
          <w:color w:val="auto"/>
          <w:sz w:val="20"/>
        </w:rPr>
        <w:t xml:space="preserve">-Mensagens</w:t>
      </w:r>
      <w:bookmarkEnd w:id="301"/>
      <w:r/>
      <w:r/>
    </w:p>
    <w:p>
      <w:pPr>
        <w:pStyle w:val="264"/>
        <w:rPr>
          <w:rFonts w:ascii="Arial" w:hAnsi="Arial" w:cs="Arial"/>
        </w:rPr>
        <w:outlineLvl w:val="1"/>
      </w:pPr>
      <w:r/>
      <w:bookmarkStart w:id="302" w:name="_Toc515337392"/>
      <w:r>
        <w:rPr>
          <w:rFonts w:ascii="Arial" w:hAnsi="Arial" w:cs="Arial"/>
        </w:rPr>
        <w:t xml:space="preserve">PERFIS E PERMISSÕES</w:t>
      </w:r>
      <w:bookmarkEnd w:id="302"/>
      <w:r/>
      <w:r/>
    </w:p>
    <w:p>
      <w:pPr>
        <w:pStyle w:val="267"/>
        <w:rPr>
          <w:rFonts w:ascii="Arial" w:hAnsi="Arial" w:cs="Arial"/>
        </w:rPr>
        <w:outlineLvl w:val="2"/>
      </w:pPr>
      <w:r/>
      <w:bookmarkStart w:id="303" w:name="_Toc515337393"/>
      <w:r>
        <w:rPr>
          <w:rFonts w:ascii="Arial" w:hAnsi="Arial" w:cs="Arial"/>
        </w:rPr>
        <w:t xml:space="preserve">Lista de Perfis</w:t>
      </w:r>
      <w:bookmarkEnd w:id="303"/>
      <w:r/>
      <w:r/>
    </w:p>
    <w:p>
      <w:pPr>
        <w:pStyle w:val="267"/>
        <w:numPr>
          <w:ilvl w:val="0"/>
          <w:numId w:val="0"/>
        </w:numPr>
        <w:ind w:firstLine="709"/>
        <w:spacing w:lineRule="auto" w:line="360"/>
        <w:rPr>
          <w:rFonts w:ascii="Arial" w:hAnsi="Arial" w:cs="Arial"/>
          <w:b w:val="false"/>
        </w:rPr>
      </w:pPr>
      <w:r>
        <w:rPr>
          <w:rFonts w:ascii="Arial" w:hAnsi="Arial" w:cs="Arial"/>
          <w:b w:val="false"/>
        </w:rPr>
        <w:t xml:space="preserve">Perfil 1 - Coordenador Administrativo: responsável pela administração geral da empresa e será responsável pela manutenção geral dos dados dentro do sistema.</w:t>
      </w:r>
      <w:r/>
    </w:p>
    <w:p>
      <w:pPr>
        <w:pStyle w:val="267"/>
        <w:numPr>
          <w:ilvl w:val="0"/>
          <w:numId w:val="0"/>
        </w:numPr>
        <w:spacing w:lineRule="auto" w:line="360"/>
        <w:rPr>
          <w:rFonts w:ascii="Arial" w:hAnsi="Arial" w:cs="Arial"/>
          <w:b w:val="false"/>
        </w:rPr>
      </w:pPr>
      <w:r>
        <w:rPr>
          <w:rFonts w:ascii="Arial" w:hAnsi="Arial" w:cs="Arial"/>
          <w:b w:val="false"/>
        </w:rPr>
        <w:tab/>
        <w:t xml:space="preserve">Perfil 2- Cliente: usuário do sistema, o qual inserirá dados para requisição dos serviços, realização de simulados e compra de apostilas.</w:t>
      </w:r>
      <w:r/>
    </w:p>
    <w:p>
      <w:pPr>
        <w:pStyle w:val="267"/>
        <w:rPr>
          <w:rFonts w:ascii="Arial" w:hAnsi="Arial" w:cs="Arial"/>
        </w:rPr>
        <w:outlineLvl w:val="2"/>
      </w:pPr>
      <w:r/>
      <w:bookmarkStart w:id="304" w:name="_Toc515337394"/>
      <w:r>
        <w:rPr>
          <w:rFonts w:ascii="Arial" w:hAnsi="Arial" w:cs="Arial"/>
        </w:rPr>
        <w:t xml:space="preserve">Quadro de Permissões</w:t>
      </w:r>
      <w:bookmarkEnd w:id="304"/>
      <w:r/>
      <w:r/>
    </w:p>
    <w:tbl>
      <w:tblPr>
        <w:tblW w:w="5000" w:type="pct"/>
        <w:jc w:val="center"/>
        <w:tblCellMar>
          <w:left w:w="70" w:type="dxa"/>
          <w:right w:w="70" w:type="dxa"/>
        </w:tblCellMar>
        <w:tblLook w:val="04A0" w:firstRow="1" w:lastRow="0" w:firstColumn="1" w:lastColumn="0" w:noHBand="0" w:noVBand="1"/>
      </w:tblPr>
      <w:tblGrid>
        <w:gridCol w:w="2831"/>
        <w:gridCol w:w="3110"/>
        <w:gridCol w:w="3110"/>
      </w:tblGrid>
      <w:tr>
        <w:trPr>
          <w:jc w:val="center"/>
          <w:trHeight w:val="409"/>
          <w:tblHeader/>
        </w:trPr>
        <w:tc>
          <w:tcPr>
            <w:shd w:val="clear" w:color="auto" w:fill="FFFFFF" w:themeFill="background1"/>
            <w:tcBorders>
              <w:left w:val="single" w:sz="8" w:space="0" w:color="auto"/>
              <w:top w:val="single" w:sz="8" w:space="0" w:color="auto"/>
              <w:right w:val="single" w:sz="8" w:space="0" w:color="auto"/>
              <w:bottom w:val="single" w:sz="4" w:space="0" w:color="auto"/>
            </w:tcBorders>
            <w:tcW w:w="1564" w:type="pct"/>
            <w:vAlign w:val="center"/>
            <w:textDirection w:val="lrTb"/>
            <w:noWrap w:val="false"/>
          </w:tcPr>
          <w:p>
            <w:pPr>
              <w:jc w:val="center"/>
              <w:spacing w:lineRule="auto" w:line="360"/>
              <w:shd w:val="clear" w:color="auto" w:fill="FFFFFF" w:themeFill="background1"/>
              <w:rPr>
                <w:rFonts w:ascii="Arial" w:hAnsi="Arial" w:cs="Arial" w:eastAsia="Arial"/>
                <w:b/>
                <w:sz w:val="20"/>
                <w:szCs w:val="20"/>
              </w:rPr>
            </w:pPr>
            <w:r>
              <w:rPr>
                <w:rFonts w:ascii="Arial" w:hAnsi="Arial" w:cs="Arial" w:eastAsia="Arial"/>
                <w:b/>
                <w:sz w:val="20"/>
                <w:szCs w:val="20"/>
                <w:lang w:eastAsia="pt-BR"/>
              </w:rPr>
              <w:t xml:space="preserve">RF</w:t>
            </w:r>
            <w:r/>
          </w:p>
        </w:tc>
        <w:tc>
          <w:tcPr>
            <w:shd w:val="clear" w:color="auto" w:fill="FFFFFF" w:themeFill="background1"/>
            <w:tcBorders>
              <w:left w:val="single" w:sz="8" w:space="0" w:color="auto"/>
              <w:top w:val="single" w:sz="8" w:space="0" w:color="auto"/>
              <w:right w:val="single" w:sz="8" w:space="0" w:color="auto"/>
              <w:bottom w:val="single" w:color="000000" w:sz="8" w:space="0"/>
            </w:tcBorders>
            <w:tcW w:w="1718" w:type="pct"/>
            <w:vAlign w:val="center"/>
            <w:textDirection w:val="lrTb"/>
            <w:noWrap w:val="false"/>
          </w:tcPr>
          <w:p>
            <w:pPr>
              <w:jc w:val="center"/>
              <w:spacing w:lineRule="auto" w:line="360"/>
              <w:shd w:val="clear" w:color="auto" w:fill="FFFFFF" w:themeFill="background1"/>
              <w:rPr>
                <w:rFonts w:ascii="Arial" w:hAnsi="Arial" w:cs="Arial" w:eastAsia="Arial"/>
                <w:sz w:val="20"/>
                <w:szCs w:val="20"/>
              </w:rPr>
            </w:pPr>
            <w:r>
              <w:rPr>
                <w:rFonts w:ascii="Arial" w:hAnsi="Arial" w:cs="Arial" w:eastAsia="Arial"/>
                <w:sz w:val="20"/>
                <w:szCs w:val="20"/>
                <w:lang w:eastAsia="pt-BR"/>
              </w:rPr>
              <w:t xml:space="preserve">[Perfil 1]</w:t>
            </w:r>
            <w:r/>
          </w:p>
        </w:tc>
        <w:tc>
          <w:tcPr>
            <w:shd w:val="clear" w:color="auto" w:fill="FFFFFF" w:themeFill="background1"/>
            <w:tcBorders>
              <w:left w:val="single" w:sz="8" w:space="0" w:color="auto"/>
              <w:top w:val="single" w:sz="8" w:space="0" w:color="auto"/>
              <w:right w:val="single" w:sz="8" w:space="0" w:color="auto"/>
              <w:bottom w:val="single" w:color="000000" w:sz="8" w:space="0"/>
            </w:tcBorders>
            <w:tcW w:w="1718" w:type="pct"/>
            <w:vAlign w:val="center"/>
            <w:textDirection w:val="lrTb"/>
            <w:noWrap w:val="false"/>
          </w:tcPr>
          <w:p>
            <w:pPr>
              <w:jc w:val="center"/>
              <w:spacing w:lineRule="auto" w:line="360"/>
              <w:shd w:val="clear" w:color="auto" w:fill="FFFFFF" w:themeFill="background1"/>
              <w:rPr>
                <w:rFonts w:ascii="Arial" w:hAnsi="Arial" w:cs="Arial" w:eastAsia="Arial"/>
                <w:sz w:val="20"/>
                <w:szCs w:val="20"/>
              </w:rPr>
            </w:pPr>
            <w:r>
              <w:rPr>
                <w:rFonts w:ascii="Arial" w:hAnsi="Arial" w:cs="Arial" w:eastAsia="Arial"/>
                <w:sz w:val="20"/>
                <w:szCs w:val="20"/>
                <w:lang w:eastAsia="pt-BR"/>
              </w:rPr>
              <w:t xml:space="preserve">[Perfil 2]</w:t>
            </w:r>
            <w:r/>
          </w:p>
        </w:tc>
      </w:tr>
      <w:tr>
        <w:trPr>
          <w:jc w:val="center"/>
          <w:trHeight w:val="330"/>
        </w:trPr>
        <w:tc>
          <w:tcPr>
            <w:shd w:val="clear" w:color="auto" w:fill="auto"/>
            <w:tcBorders>
              <w:left w:val="single" w:sz="8" w:space="0" w:color="auto"/>
              <w:top w:val="single" w:sz="4" w:space="0" w:color="auto"/>
              <w:right w:val="single" w:sz="8" w:space="0" w:color="auto"/>
              <w:bottom w:val="single" w:sz="8" w:space="0" w:color="auto"/>
            </w:tcBorders>
            <w:tcW w:w="1564" w:type="pct"/>
            <w:vAlign w:val="bottom"/>
            <w:textDirection w:val="lrTb"/>
            <w:noWrap w:val="false"/>
          </w:tcPr>
          <w:p>
            <w:pPr>
              <w:jc w:val="center"/>
              <w:spacing w:lineRule="auto" w:line="360"/>
              <w:rPr>
                <w:rFonts w:ascii="Arial" w:hAnsi="Arial" w:cs="Arial" w:eastAsia="Arial"/>
                <w:sz w:val="20"/>
                <w:szCs w:val="20"/>
              </w:rPr>
            </w:pPr>
            <w:r>
              <w:rPr>
                <w:rFonts w:ascii="Arial" w:hAnsi="Arial" w:cs="Arial" w:eastAsia="Arial"/>
                <w:sz w:val="20"/>
                <w:szCs w:val="20"/>
                <w:lang w:eastAsia="pt-BR"/>
              </w:rPr>
              <w:t xml:space="preserve">[RF 01]</w:t>
            </w:r>
            <w:r/>
          </w:p>
        </w:tc>
        <w:tc>
          <w:tcPr>
            <w:tcBorders>
              <w:left w:val="none" w:color="000000" w:sz="4" w:space="0"/>
              <w:top w:val="single" w:color="000000" w:sz="8" w:space="0"/>
              <w:right w:val="single" w:sz="4" w:space="0" w:color="auto"/>
              <w:bottom w:val="single" w:sz="8" w:space="0" w:color="auto"/>
            </w:tcBorders>
            <w:tcW w:w="1718" w:type="pct"/>
            <w:vAlign w:val="center"/>
            <w:textDirection w:val="lrTb"/>
            <w:noWrap w:val="false"/>
          </w:tcPr>
          <w:p>
            <w:pPr>
              <w:jc w:val="center"/>
              <w:spacing w:lineRule="auto" w:line="360"/>
              <w:rPr>
                <w:rFonts w:ascii="Arial" w:hAnsi="Arial" w:cs="Arial" w:eastAsia="Arial"/>
                <w:sz w:val="20"/>
                <w:szCs w:val="20"/>
              </w:rPr>
            </w:pPr>
            <w:r>
              <w:rPr>
                <w:rFonts w:ascii="Arial" w:hAnsi="Arial" w:cs="Arial" w:eastAsia="Arial"/>
                <w:sz w:val="20"/>
                <w:szCs w:val="20"/>
                <w:lang w:eastAsia="pt-BR"/>
              </w:rPr>
              <w:t xml:space="preserve">X</w:t>
            </w:r>
            <w:r/>
          </w:p>
        </w:tc>
        <w:tc>
          <w:tcPr>
            <w:shd w:val="clear" w:color="auto" w:fill="FFFFFF"/>
            <w:tcBorders>
              <w:left w:val="single" w:sz="4" w:space="0" w:color="auto"/>
              <w:top w:val="none" w:color="000000" w:sz="4" w:space="0"/>
              <w:right w:val="single" w:sz="4" w:space="0" w:color="auto"/>
              <w:bottom w:val="single" w:sz="8" w:space="0" w:color="auto"/>
            </w:tcBorders>
            <w:tcW w:w="1718" w:type="pct"/>
            <w:vAlign w:val="center"/>
            <w:textDirection w:val="lrTb"/>
            <w:noWrap w:val="false"/>
          </w:tcPr>
          <w:p>
            <w:pPr>
              <w:jc w:val="center"/>
              <w:spacing w:lineRule="auto" w:line="360"/>
              <w:rPr>
                <w:rFonts w:ascii="Arial" w:hAnsi="Arial" w:cs="Arial" w:eastAsia="Arial"/>
                <w:sz w:val="20"/>
                <w:szCs w:val="20"/>
              </w:rPr>
            </w:pPr>
            <w:r>
              <w:rPr>
                <w:rFonts w:ascii="Arial" w:hAnsi="Arial" w:cs="Arial" w:eastAsia="Arial"/>
                <w:sz w:val="20"/>
                <w:szCs w:val="20"/>
              </w:rPr>
            </w:r>
            <w:r/>
          </w:p>
        </w:tc>
      </w:tr>
      <w:tr>
        <w:trPr>
          <w:jc w:val="center"/>
          <w:trHeight w:val="330"/>
        </w:trPr>
        <w:tc>
          <w:tcPr>
            <w:shd w:val="clear" w:color="auto" w:fill="auto"/>
            <w:tcBorders>
              <w:left w:val="single" w:sz="8" w:space="0" w:color="auto"/>
              <w:top w:val="none" w:color="000000" w:sz="4" w:space="0"/>
              <w:right w:val="single" w:sz="8" w:space="0" w:color="auto"/>
              <w:bottom w:val="single" w:sz="8" w:space="0" w:color="auto"/>
            </w:tcBorders>
            <w:tcW w:w="1564" w:type="pct"/>
            <w:vAlign w:val="bottom"/>
            <w:textDirection w:val="lrTb"/>
            <w:noWrap w:val="false"/>
          </w:tcPr>
          <w:p>
            <w:pPr>
              <w:jc w:val="center"/>
              <w:spacing w:lineRule="auto" w:line="360"/>
              <w:rPr>
                <w:rFonts w:ascii="Arial" w:hAnsi="Arial" w:cs="Arial" w:eastAsia="Arial"/>
                <w:sz w:val="20"/>
                <w:szCs w:val="20"/>
              </w:rPr>
            </w:pPr>
            <w:r>
              <w:rPr>
                <w:rFonts w:ascii="Arial" w:hAnsi="Arial" w:cs="Arial" w:eastAsia="Arial"/>
                <w:sz w:val="20"/>
                <w:szCs w:val="20"/>
                <w:lang w:eastAsia="pt-BR"/>
              </w:rPr>
              <w:t xml:space="preserve">[RF 02]</w:t>
            </w:r>
            <w:r/>
          </w:p>
        </w:tc>
        <w:tc>
          <w:tcPr>
            <w:tcBorders>
              <w:left w:val="none" w:color="000000" w:sz="4" w:space="0"/>
              <w:top w:val="single" w:sz="8" w:space="0" w:color="auto"/>
              <w:right w:val="single" w:sz="4" w:space="0" w:color="auto"/>
              <w:bottom w:val="single" w:sz="8" w:space="0" w:color="auto"/>
            </w:tcBorders>
            <w:tcW w:w="1718" w:type="pct"/>
            <w:vAlign w:val="center"/>
            <w:textDirection w:val="lrTb"/>
            <w:noWrap w:val="false"/>
          </w:tcPr>
          <w:p>
            <w:pPr>
              <w:jc w:val="center"/>
              <w:spacing w:lineRule="auto" w:line="360"/>
              <w:rPr>
                <w:rFonts w:ascii="Arial" w:hAnsi="Arial" w:cs="Arial" w:eastAsia="Arial"/>
                <w:sz w:val="20"/>
                <w:szCs w:val="20"/>
              </w:rPr>
            </w:pPr>
            <w:r>
              <w:rPr>
                <w:rFonts w:ascii="Arial" w:hAnsi="Arial" w:cs="Arial" w:eastAsia="Arial"/>
                <w:sz w:val="20"/>
                <w:szCs w:val="20"/>
                <w:lang w:eastAsia="pt-BR"/>
              </w:rPr>
              <w:t xml:space="preserve">X</w:t>
            </w:r>
            <w:r/>
          </w:p>
        </w:tc>
        <w:tc>
          <w:tcPr>
            <w:shd w:val="clear" w:color="auto" w:fill="FFFFFF"/>
            <w:tcBorders>
              <w:left w:val="single" w:sz="4" w:space="0" w:color="auto"/>
              <w:top w:val="none" w:color="000000" w:sz="4" w:space="0"/>
              <w:right w:val="single" w:sz="4" w:space="0" w:color="auto"/>
              <w:bottom w:val="single" w:sz="8" w:space="0" w:color="auto"/>
            </w:tcBorders>
            <w:tcW w:w="1718" w:type="pct"/>
            <w:vAlign w:val="center"/>
            <w:textDirection w:val="lrTb"/>
            <w:noWrap w:val="false"/>
          </w:tcPr>
          <w:p>
            <w:pPr>
              <w:jc w:val="center"/>
              <w:spacing w:lineRule="auto" w:line="360"/>
              <w:rPr>
                <w:rFonts w:ascii="Arial" w:hAnsi="Arial" w:cs="Arial" w:eastAsia="Arial"/>
                <w:sz w:val="20"/>
                <w:szCs w:val="20"/>
              </w:rPr>
            </w:pPr>
            <w:r>
              <w:rPr>
                <w:rFonts w:ascii="Arial" w:hAnsi="Arial" w:cs="Arial" w:eastAsia="Arial"/>
                <w:sz w:val="20"/>
                <w:szCs w:val="20"/>
                <w:lang w:eastAsia="pt-BR"/>
              </w:rPr>
              <w:t xml:space="preserve">X</w:t>
            </w:r>
            <w:r/>
          </w:p>
        </w:tc>
      </w:tr>
      <w:tr>
        <w:trPr>
          <w:jc w:val="center"/>
          <w:trHeight w:val="330"/>
        </w:trPr>
        <w:tc>
          <w:tcPr>
            <w:shd w:val="clear" w:color="auto" w:fill="auto"/>
            <w:tcBorders>
              <w:left w:val="single" w:sz="8" w:space="0" w:color="auto"/>
              <w:top w:val="none" w:color="000000" w:sz="4" w:space="0"/>
              <w:right w:val="single" w:sz="8" w:space="0" w:color="auto"/>
              <w:bottom w:val="single" w:sz="8" w:space="0" w:color="auto"/>
            </w:tcBorders>
            <w:tcW w:w="1564" w:type="pct"/>
            <w:vAlign w:val="bottom"/>
            <w:textDirection w:val="lrTb"/>
            <w:noWrap w:val="false"/>
          </w:tcPr>
          <w:p>
            <w:pPr>
              <w:jc w:val="center"/>
              <w:spacing w:lineRule="auto" w:line="360"/>
              <w:rPr>
                <w:rFonts w:ascii="Arial" w:hAnsi="Arial" w:cs="Arial" w:eastAsia="Arial"/>
                <w:sz w:val="20"/>
                <w:szCs w:val="20"/>
              </w:rPr>
            </w:pPr>
            <w:r>
              <w:rPr>
                <w:rFonts w:ascii="Arial" w:hAnsi="Arial" w:cs="Arial" w:eastAsia="Arial"/>
                <w:sz w:val="20"/>
                <w:szCs w:val="20"/>
                <w:lang w:eastAsia="pt-BR"/>
              </w:rPr>
              <w:t xml:space="preserve">[RF 03]</w:t>
            </w:r>
            <w:r/>
          </w:p>
        </w:tc>
        <w:tc>
          <w:tcPr>
            <w:tcBorders>
              <w:left w:val="none" w:color="000000" w:sz="4" w:space="0"/>
              <w:top w:val="single" w:sz="8" w:space="0" w:color="auto"/>
              <w:right w:val="single" w:sz="4" w:space="0" w:color="auto"/>
              <w:bottom w:val="single" w:sz="8" w:space="0" w:color="auto"/>
            </w:tcBorders>
            <w:tcW w:w="1718" w:type="pct"/>
            <w:vAlign w:val="center"/>
            <w:textDirection w:val="lrTb"/>
            <w:noWrap w:val="false"/>
          </w:tcPr>
          <w:p>
            <w:pPr>
              <w:jc w:val="center"/>
              <w:spacing w:lineRule="auto" w:line="360"/>
              <w:rPr>
                <w:rFonts w:ascii="Arial" w:hAnsi="Arial" w:cs="Arial" w:eastAsia="Arial"/>
                <w:sz w:val="20"/>
                <w:szCs w:val="20"/>
              </w:rPr>
            </w:pPr>
            <w:r>
              <w:rPr>
                <w:rFonts w:ascii="Arial" w:hAnsi="Arial" w:cs="Arial" w:eastAsia="Arial"/>
                <w:sz w:val="20"/>
                <w:szCs w:val="20"/>
                <w:lang w:eastAsia="pt-BR"/>
              </w:rPr>
              <w:t xml:space="preserve">X</w:t>
            </w:r>
            <w:r/>
          </w:p>
        </w:tc>
        <w:tc>
          <w:tcPr>
            <w:shd w:val="clear" w:color="auto" w:fill="FFFFFF"/>
            <w:tcBorders>
              <w:left w:val="single" w:sz="4" w:space="0" w:color="auto"/>
              <w:top w:val="none" w:color="000000" w:sz="4" w:space="0"/>
              <w:right w:val="single" w:sz="4" w:space="0" w:color="auto"/>
              <w:bottom w:val="single" w:sz="8" w:space="0" w:color="auto"/>
            </w:tcBorders>
            <w:tcW w:w="1718" w:type="pct"/>
            <w:vAlign w:val="center"/>
            <w:textDirection w:val="lrTb"/>
            <w:noWrap w:val="false"/>
          </w:tcPr>
          <w:p>
            <w:pPr>
              <w:jc w:val="center"/>
              <w:spacing w:lineRule="auto" w:line="360"/>
              <w:rPr>
                <w:rFonts w:ascii="Arial" w:hAnsi="Arial" w:cs="Arial" w:eastAsia="Arial"/>
                <w:sz w:val="20"/>
                <w:szCs w:val="20"/>
              </w:rPr>
            </w:pPr>
            <w:r>
              <w:rPr>
                <w:rFonts w:ascii="Arial" w:hAnsi="Arial" w:cs="Arial" w:eastAsia="Arial"/>
                <w:sz w:val="20"/>
                <w:szCs w:val="20"/>
              </w:rPr>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04]</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05]</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06]</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07]</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08]</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09]</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10]</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11]</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12]</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13]</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14]</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15]</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16]</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17]</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18]</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19]</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20]</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21]</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22]</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23]</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24]</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25]</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none" w:color="000000" w:sz="4" w:space="0"/>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 26]</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none" w:color="000000" w:sz="4" w:space="0"/>
              <w:right w:val="single" w:color="000000" w:sz="4" w:space="0"/>
              <w:bottom w:val="single" w:color="000000" w:sz="8" w:space="0"/>
            </w:tcBorders>
            <w:tcW w:w="1718" w:type="pct"/>
            <w:vAlign w:val="center"/>
            <w:textDirection w:val="lrTb"/>
            <w:noWrap w:val="false"/>
          </w:tcPr>
          <w:p>
            <w:pPr>
              <w:keepNext/>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single" w:color="000000" w:sz="8" w:space="0"/>
              <w:right w:val="single" w:color="000000" w:sz="8" w:space="0"/>
              <w:bottom w:val="single" w:sz="4" w:space="0" w:color="auto"/>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[RF27]</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single" w:color="000000" w:sz="8" w:space="0"/>
              <w:right w:val="single" w:color="000000" w:sz="4" w:space="0"/>
              <w:bottom w:val="single" w:sz="4" w:space="0" w:color="auto"/>
            </w:tcBorders>
            <w:tcW w:w="1718" w:type="pct"/>
            <w:vAlign w:val="center"/>
            <w:textDirection w:val="lrTb"/>
            <w:noWrap w:val="false"/>
          </w:tcPr>
          <w:p>
            <w:pPr>
              <w:keepNext/>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single" w:sz="4" w:space="0" w:color="auto"/>
              <w:right w:val="single" w:color="000000" w:sz="8" w:space="0"/>
              <w:bottom w:val="single" w:sz="4" w:space="0" w:color="auto"/>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[RF28]</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single" w:sz="4" w:space="0" w:color="auto"/>
              <w:right w:val="single" w:color="000000" w:sz="4" w:space="0"/>
              <w:bottom w:val="single" w:sz="4" w:space="0" w:color="auto"/>
            </w:tcBorders>
            <w:tcW w:w="1718" w:type="pct"/>
            <w:vAlign w:val="center"/>
            <w:textDirection w:val="lrTb"/>
            <w:noWrap w:val="false"/>
          </w:tcPr>
          <w:p>
            <w:pPr>
              <w:keepNext/>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single" w:sz="4" w:space="0" w:color="auto"/>
              <w:right w:val="single" w:color="000000" w:sz="8" w:space="0"/>
              <w:bottom w:val="single" w:sz="4" w:space="0" w:color="auto"/>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[RF29]</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single" w:sz="4" w:space="0" w:color="auto"/>
              <w:right w:val="single" w:color="000000" w:sz="4" w:space="0"/>
              <w:bottom w:val="single" w:sz="4" w:space="0" w:color="auto"/>
            </w:tcBorders>
            <w:tcW w:w="1718" w:type="pct"/>
            <w:vAlign w:val="center"/>
            <w:textDirection w:val="lrTb"/>
            <w:noWrap w:val="false"/>
          </w:tcPr>
          <w:p>
            <w:pPr>
              <w:keepNext/>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single" w:sz="4" w:space="0" w:color="auto"/>
              <w:right w:val="single" w:color="000000" w:sz="8" w:space="0"/>
              <w:bottom w:val="single" w:sz="4" w:space="0" w:color="auto"/>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[RF30]</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single" w:sz="4" w:space="0" w:color="auto"/>
              <w:right w:val="single" w:color="000000" w:sz="4" w:space="0"/>
              <w:bottom w:val="single" w:sz="4" w:space="0" w:color="auto"/>
            </w:tcBorders>
            <w:tcW w:w="1718" w:type="pct"/>
            <w:vAlign w:val="center"/>
            <w:textDirection w:val="lrTb"/>
            <w:noWrap w:val="false"/>
          </w:tcPr>
          <w:p>
            <w:pPr>
              <w:keepNext/>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r>
        <w:trPr>
          <w:jc w:val="center"/>
          <w:trHeight w:val="345"/>
        </w:trPr>
        <w:tc>
          <w:tcPr>
            <w:shd w:val="clear" w:color="auto" w:fill="FFFFFF"/>
            <w:tcBorders>
              <w:left w:val="single" w:color="000000" w:sz="8" w:space="0"/>
              <w:top w:val="single" w:sz="4" w:space="0" w:color="auto"/>
              <w:right w:val="single" w:color="000000" w:sz="8" w:space="0"/>
              <w:bottom w:val="single" w:color="000000" w:sz="8" w:space="0"/>
            </w:tcBorders>
            <w:tcW w:w="1564" w:type="pct"/>
            <w:vAlign w:val="bottom"/>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[RF31]</w:t>
            </w:r>
            <w:r/>
          </w:p>
        </w:tc>
        <w:tc>
          <w:tcPr>
            <w:tcBorders>
              <w:left w:val="none" w:color="000000" w:sz="4" w:space="0"/>
              <w:top w:val="single" w:color="000000" w:sz="8" w:space="0"/>
              <w:right w:val="single" w:color="000000" w:sz="4" w:space="0"/>
              <w:bottom w:val="single" w:color="000000" w:sz="8" w:space="0"/>
            </w:tcBorders>
            <w:tcW w:w="1718" w:type="pct"/>
            <w:vAlign w:val="center"/>
            <w:textDirection w:val="lrTb"/>
            <w:noWrap w:val="false"/>
          </w:tcPr>
          <w:p>
            <w:pPr>
              <w:jc w:val="center"/>
              <w:spacing w:lineRule="auto" w:line="360"/>
              <w:rPr>
                <w:rFonts w:ascii="Arial" w:hAnsi="Arial" w:cs="Arial" w:eastAsia="Arial"/>
                <w:sz w:val="20"/>
                <w:szCs w:val="20"/>
                <w:lang w:eastAsia="pt-BR"/>
              </w:rPr>
            </w:pPr>
            <w:r>
              <w:rPr>
                <w:rFonts w:ascii="Arial" w:hAnsi="Arial" w:cs="Arial" w:eastAsia="Arial"/>
                <w:sz w:val="20"/>
                <w:szCs w:val="20"/>
                <w:lang w:eastAsia="pt-BR"/>
              </w:rPr>
              <w:t xml:space="preserve">X</w:t>
            </w:r>
            <w:r/>
          </w:p>
        </w:tc>
        <w:tc>
          <w:tcPr>
            <w:shd w:val="clear" w:color="auto" w:fill="FFFFFF"/>
            <w:tcBorders>
              <w:left w:val="single" w:color="000000" w:sz="4" w:space="0"/>
              <w:top w:val="single" w:sz="4" w:space="0" w:color="auto"/>
              <w:right w:val="single" w:color="000000" w:sz="4" w:space="0"/>
              <w:bottom w:val="single" w:color="000000" w:sz="8" w:space="0"/>
            </w:tcBorders>
            <w:tcW w:w="1718" w:type="pct"/>
            <w:vAlign w:val="center"/>
            <w:textDirection w:val="lrTb"/>
            <w:noWrap w:val="false"/>
          </w:tcPr>
          <w:p>
            <w:pPr>
              <w:keepNext/>
              <w:spacing w:lineRule="auto" w:line="360"/>
              <w:rPr>
                <w:rFonts w:ascii="Arial" w:hAnsi="Arial" w:cs="Arial" w:eastAsia="Arial"/>
                <w:sz w:val="20"/>
                <w:szCs w:val="20"/>
                <w:lang w:eastAsia="pt-BR"/>
              </w:rPr>
            </w:pPr>
            <w:r>
              <w:rPr>
                <w:rFonts w:ascii="Arial" w:hAnsi="Arial" w:cs="Arial" w:eastAsia="Arial"/>
                <w:sz w:val="20"/>
                <w:szCs w:val="20"/>
                <w:lang w:eastAsia="pt-BR"/>
              </w:rPr>
            </w:r>
            <w:r/>
          </w:p>
        </w:tc>
      </w:tr>
    </w:tbl>
    <w:p>
      <w:pPr>
        <w:pStyle w:val="236"/>
        <w:rPr>
          <w:rFonts w:ascii="Arial" w:hAnsi="Arial" w:cs="Arial"/>
          <w:color w:val="auto"/>
          <w:sz w:val="20"/>
        </w:rPr>
      </w:pPr>
      <w:r/>
      <w:bookmarkStart w:id="305" w:name="_Toc515021241"/>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56</w:t>
      </w:r>
      <w:r>
        <w:rPr>
          <w:rFonts w:ascii="Arial" w:hAnsi="Arial" w:cs="Arial"/>
          <w:color w:val="auto"/>
          <w:sz w:val="20"/>
        </w:rPr>
        <w:fldChar w:fldCharType="end"/>
      </w:r>
      <w:r>
        <w:rPr>
          <w:rFonts w:ascii="Arial" w:hAnsi="Arial" w:cs="Arial"/>
          <w:color w:val="auto"/>
          <w:sz w:val="20"/>
        </w:rPr>
        <w:t xml:space="preserve">-Quadro de permissões</w:t>
      </w:r>
      <w:bookmarkEnd w:id="305"/>
      <w:r/>
      <w:r/>
    </w:p>
    <w:p>
      <w:r/>
      <w:r/>
    </w:p>
    <w:p>
      <w:pPr>
        <w:pStyle w:val="264"/>
        <w:rPr>
          <w:rFonts w:ascii="Arial" w:hAnsi="Arial" w:cs="Arial"/>
        </w:rPr>
        <w:outlineLvl w:val="1"/>
      </w:pPr>
      <w:r/>
      <w:bookmarkStart w:id="306" w:name="_Toc515337395"/>
      <w:r>
        <w:rPr>
          <w:rFonts w:ascii="Arial" w:hAnsi="Arial" w:cs="Arial"/>
        </w:rPr>
        <w:t xml:space="preserve">RASTREABILIDADE</w:t>
      </w:r>
      <w:bookmarkEnd w:id="306"/>
      <w:r/>
      <w:r/>
    </w:p>
    <w:p>
      <w:pPr>
        <w:pStyle w:val="267"/>
        <w:rPr>
          <w:rFonts w:ascii="Arial" w:hAnsi="Arial" w:cs="Arial"/>
        </w:rPr>
        <w:outlineLvl w:val="2"/>
      </w:pPr>
      <w:r/>
      <w:bookmarkStart w:id="307" w:name="_Toc515337396"/>
      <w:r>
        <w:rPr>
          <w:rFonts w:ascii="Arial" w:hAnsi="Arial" w:cs="Arial"/>
        </w:rPr>
        <w:t xml:space="preserve">Requisitos Funcionais X Funcionalidades</w:t>
      </w:r>
      <w:bookmarkEnd w:id="307"/>
      <w:r/>
      <w:r/>
    </w:p>
    <w:tbl>
      <w:tblPr>
        <w:tblW w:w="5000" w:type="pct"/>
        <w:jc w:val="center"/>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ook w:val="04A0" w:firstRow="1" w:lastRow="0" w:firstColumn="1" w:lastColumn="0" w:noHBand="0" w:noVBand="1"/>
      </w:tblPr>
      <w:tblGrid>
        <w:gridCol w:w="2672"/>
        <w:gridCol w:w="637"/>
        <w:gridCol w:w="638"/>
        <w:gridCol w:w="638"/>
        <w:gridCol w:w="638"/>
        <w:gridCol w:w="638"/>
        <w:gridCol w:w="638"/>
        <w:gridCol w:w="638"/>
        <w:gridCol w:w="642"/>
        <w:gridCol w:w="6"/>
        <w:gridCol w:w="638"/>
        <w:gridCol w:w="638"/>
      </w:tblGrid>
      <w:tr>
        <w:trPr>
          <w:gridBefore w:val="1"/>
          <w:wBefore w:w="2672" w:type="dxa"/>
          <w:jc w:val="center"/>
          <w:trHeight w:val="316"/>
          <w:tblHeader/>
        </w:trPr>
        <w:tc>
          <w:tcPr>
            <w:gridSpan w:val="11"/>
            <w:tcBorders>
              <w:left w:val="single" w:sz="4" w:space="0" w:color="auto"/>
            </w:tcBorders>
            <w:tcW w:w="3525" w:type="pct"/>
            <w:vAlign w:val="center"/>
            <w:textDirection w:val="lrTb"/>
            <w:noWrap w:val="false"/>
          </w:tcPr>
          <w:p>
            <w:pPr>
              <w:jc w:val="center"/>
              <w:rPr>
                <w:rFonts w:ascii="Arial" w:hAnsi="Arial" w:cs="Arial" w:eastAsia="Arial"/>
                <w:b/>
                <w:sz w:val="20"/>
                <w:szCs w:val="20"/>
              </w:rPr>
            </w:pPr>
            <w:r>
              <w:rPr>
                <w:rFonts w:ascii="Arial" w:hAnsi="Arial" w:cs="Arial" w:eastAsia="Arial"/>
                <w:b/>
                <w:sz w:val="20"/>
                <w:szCs w:val="20"/>
              </w:rPr>
              <w:t xml:space="preserve">Funcionalidades</w:t>
            </w:r>
            <w:r/>
          </w:p>
        </w:tc>
      </w:tr>
      <w:tr>
        <w:trPr>
          <w:jc w:val="center"/>
          <w:trHeight w:val="401"/>
          <w:tblHeader/>
        </w:trPr>
        <w:tc>
          <w:tcPr>
            <w:tcBorders>
              <w:top w:val="single" w:sz="4" w:space="0" w:color="auto"/>
            </w:tcBorders>
            <w:tcW w:w="1475" w:type="pct"/>
            <w:vAlign w:val="center"/>
            <w:textDirection w:val="lrTb"/>
            <w:noWrap w:val="false"/>
          </w:tcPr>
          <w:p>
            <w:pPr>
              <w:jc w:val="center"/>
              <w:rPr>
                <w:rFonts w:ascii="Arial" w:hAnsi="Arial" w:cs="Arial" w:eastAsia="Arial"/>
                <w:b/>
                <w:sz w:val="20"/>
                <w:szCs w:val="20"/>
              </w:rPr>
            </w:pPr>
            <w:r>
              <w:rPr>
                <w:rFonts w:ascii="Arial" w:hAnsi="Arial" w:cs="Arial" w:eastAsia="Arial"/>
                <w:b/>
                <w:sz w:val="20"/>
                <w:szCs w:val="20"/>
              </w:rPr>
              <w:t xml:space="preserve">Requisitos Funcionais</w:t>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F01</w:t>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F02</w:t>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F03</w:t>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F04</w:t>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F05</w:t>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F06</w:t>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F07</w:t>
            </w:r>
            <w:r/>
          </w:p>
        </w:tc>
        <w:tc>
          <w:tcPr>
            <w:tcW w:w="354"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F08</w:t>
            </w:r>
            <w:r/>
          </w:p>
        </w:tc>
        <w:tc>
          <w:tcPr>
            <w:gridSpan w:val="2"/>
            <w:tcW w:w="354"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F09</w:t>
            </w:r>
            <w:r/>
          </w:p>
        </w:tc>
        <w:tc>
          <w:tcPr>
            <w:tcW w:w="354"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F10</w:t>
            </w:r>
            <w:r/>
          </w:p>
        </w:tc>
      </w:tr>
      <w:tr>
        <w:trPr>
          <w:jc w:val="center"/>
          <w:trHeight w:val="271"/>
        </w:trPr>
        <w:tc>
          <w:tcPr>
            <w:tcW w:w="1475"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[RF01]</w:t>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X</w:t>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gridSpan w:val="2"/>
            <w:tcW w:w="357"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textDirection w:val="lrTb"/>
            <w:noWrap w:val="false"/>
          </w:tcPr>
          <w:p>
            <w:pPr>
              <w:jc w:val="center"/>
              <w:rPr>
                <w:rFonts w:ascii="Arial" w:hAnsi="Arial" w:cs="Arial" w:eastAsia="Arial"/>
                <w:sz w:val="20"/>
                <w:szCs w:val="20"/>
              </w:rPr>
            </w:pPr>
            <w:r>
              <w:rPr>
                <w:rFonts w:ascii="Arial" w:hAnsi="Arial" w:cs="Arial" w:eastAsia="Arial"/>
                <w:sz w:val="20"/>
                <w:szCs w:val="20"/>
              </w:rPr>
            </w:r>
            <w:r/>
          </w:p>
        </w:tc>
      </w:tr>
      <w:tr>
        <w:trPr>
          <w:jc w:val="center"/>
          <w:trHeight w:val="271"/>
        </w:trPr>
        <w:tc>
          <w:tcPr>
            <w:tcW w:w="1475"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[RF02]</w:t>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X</w:t>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gridSpan w:val="2"/>
            <w:tcW w:w="357"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textDirection w:val="lrTb"/>
            <w:noWrap w:val="false"/>
          </w:tcPr>
          <w:p>
            <w:pPr>
              <w:jc w:val="center"/>
              <w:rPr>
                <w:rFonts w:ascii="Arial" w:hAnsi="Arial" w:cs="Arial" w:eastAsia="Arial"/>
                <w:sz w:val="20"/>
                <w:szCs w:val="20"/>
              </w:rPr>
            </w:pPr>
            <w:r>
              <w:rPr>
                <w:rFonts w:ascii="Arial" w:hAnsi="Arial" w:cs="Arial" w:eastAsia="Arial"/>
                <w:sz w:val="20"/>
                <w:szCs w:val="20"/>
              </w:rPr>
            </w:r>
            <w:r/>
          </w:p>
        </w:tc>
      </w:tr>
      <w:tr>
        <w:trPr>
          <w:jc w:val="center"/>
          <w:trHeight w:val="271"/>
        </w:trPr>
        <w:tc>
          <w:tcPr>
            <w:tcW w:w="1475"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[RF03]</w:t>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X</w:t>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gridSpan w:val="2"/>
            <w:tcW w:w="357"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textDirection w:val="lrTb"/>
            <w:noWrap w:val="false"/>
          </w:tcPr>
          <w:p>
            <w:pPr>
              <w:jc w:val="center"/>
              <w:rPr>
                <w:rFonts w:ascii="Arial" w:hAnsi="Arial" w:cs="Arial" w:eastAsia="Arial"/>
                <w:sz w:val="20"/>
                <w:szCs w:val="20"/>
              </w:rPr>
            </w:pPr>
            <w:r>
              <w:rPr>
                <w:rFonts w:ascii="Arial" w:hAnsi="Arial" w:cs="Arial" w:eastAsia="Arial"/>
                <w:sz w:val="20"/>
                <w:szCs w:val="20"/>
              </w:rPr>
            </w:r>
            <w:r/>
          </w:p>
        </w:tc>
      </w:tr>
      <w:tr>
        <w:trPr>
          <w:jc w:val="center"/>
          <w:trHeight w:val="271"/>
        </w:trPr>
        <w:tc>
          <w:tcPr>
            <w:tcW w:w="1475"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-[RF04]</w:t>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X</w:t>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gridSpan w:val="2"/>
            <w:tcW w:w="357"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textDirection w:val="lrTb"/>
            <w:noWrap w:val="false"/>
          </w:tcPr>
          <w:p>
            <w:pPr>
              <w:jc w:val="center"/>
              <w:rPr>
                <w:rFonts w:ascii="Arial" w:hAnsi="Arial" w:cs="Arial" w:eastAsia="Arial"/>
                <w:sz w:val="20"/>
                <w:szCs w:val="20"/>
              </w:rPr>
            </w:pPr>
            <w:r>
              <w:rPr>
                <w:rFonts w:ascii="Arial" w:hAnsi="Arial" w:cs="Arial" w:eastAsia="Arial"/>
                <w:sz w:val="20"/>
                <w:szCs w:val="20"/>
              </w:rPr>
            </w:r>
            <w:r/>
          </w:p>
        </w:tc>
      </w:tr>
      <w:tr>
        <w:trPr>
          <w:jc w:val="center"/>
          <w:trHeight w:val="271"/>
        </w:trPr>
        <w:tc>
          <w:tcPr>
            <w:tcW w:w="1475"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[RF05]</w:t>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X</w:t>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gridSpan w:val="2"/>
            <w:tcW w:w="357" w:type="pct"/>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textDirection w:val="lrTb"/>
            <w:noWrap w:val="false"/>
          </w:tcPr>
          <w:p>
            <w:pPr>
              <w:jc w:val="center"/>
              <w:rPr>
                <w:rFonts w:ascii="Arial" w:hAnsi="Arial" w:cs="Arial" w:eastAsia="Arial"/>
                <w:sz w:val="20"/>
                <w:szCs w:val="20"/>
              </w:rPr>
            </w:pPr>
            <w:r>
              <w:rPr>
                <w:rFonts w:ascii="Arial" w:hAnsi="Arial" w:cs="Arial" w:eastAsia="Arial"/>
                <w:sz w:val="20"/>
                <w:szCs w:val="20"/>
              </w:rPr>
            </w:r>
            <w:r/>
          </w:p>
        </w:tc>
        <w:tc>
          <w:tcPr>
            <w:tcW w:w="352" w:type="pct"/>
            <w:textDirection w:val="lrTb"/>
            <w:noWrap w:val="false"/>
          </w:tcPr>
          <w:p>
            <w:pPr>
              <w:jc w:val="center"/>
              <w:rPr>
                <w:rFonts w:ascii="Arial" w:hAnsi="Arial" w:cs="Arial" w:eastAsia="Arial"/>
                <w:sz w:val="20"/>
                <w:szCs w:val="20"/>
              </w:rPr>
            </w:pPr>
            <w:r>
              <w:rPr>
                <w:rFonts w:ascii="Arial" w:hAnsi="Arial" w:cs="Arial" w:eastAsia="Arial"/>
                <w:sz w:val="20"/>
                <w:szCs w:val="20"/>
              </w:rPr>
            </w:r>
            <w:r/>
          </w:p>
        </w:tc>
      </w:tr>
      <w:tr>
        <w:trPr>
          <w:jc w:val="center"/>
          <w:trHeight w:val="271"/>
        </w:trPr>
        <w:tc>
          <w:tcPr>
            <w:tcW w:w="1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[RF06]</w:t>
            </w:r>
            <w:r/>
          </w:p>
        </w:tc>
        <w:tc>
          <w:tcPr>
            <w:tcW w:w="35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52"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5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5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5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5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5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gridSpan w:val="2"/>
            <w:tcW w:w="35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52" w:type="pct"/>
            <w:textDirection w:val="lrTb"/>
            <w:noWrap w:val="false"/>
          </w:tcPr>
          <w:p>
            <w:pPr>
              <w:jc w:val="center"/>
              <w:rPr>
                <w:rFonts w:ascii="Arial" w:hAnsi="Arial" w:cs="Arial"/>
                <w:sz w:val="20"/>
                <w:szCs w:val="20"/>
              </w:rPr>
            </w:pPr>
            <w:r>
              <w:rPr>
                <w:rFonts w:ascii="Arial" w:hAnsi="Arial" w:cs="Arial"/>
                <w:sz w:val="20"/>
                <w:szCs w:val="20"/>
              </w:rPr>
            </w:r>
            <w:r/>
          </w:p>
        </w:tc>
        <w:tc>
          <w:tcPr>
            <w:tcW w:w="352" w:type="pct"/>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[RF07]</w:t>
            </w:r>
            <w:r/>
          </w:p>
        </w:tc>
        <w:tc>
          <w:tcPr>
            <w:tcW w:w="352" w:type="pct"/>
            <w:vAlign w:val="center"/>
            <w:textDirection w:val="lrTb"/>
            <w:noWrap w:val="false"/>
          </w:tcPr>
          <w:p>
            <w:pPr>
              <w:rPr>
                <w:rFonts w:ascii="Arial" w:hAnsi="Arial" w:cs="Arial"/>
                <w:sz w:val="20"/>
                <w:szCs w:val="20"/>
              </w:rPr>
            </w:pPr>
            <w:r>
              <w:rPr>
                <w:rFonts w:ascii="Arial" w:hAnsi="Arial" w:cs="Arial"/>
                <w:sz w:val="20"/>
                <w:szCs w:val="20"/>
              </w:rPr>
            </w:r>
            <w:r/>
          </w:p>
        </w:tc>
        <w:tc>
          <w:tcPr>
            <w:tcW w:w="352" w:type="pct"/>
            <w:vAlign w:val="center"/>
            <w:textDirection w:val="lrTb"/>
            <w:noWrap w:val="false"/>
          </w:tcPr>
          <w:p>
            <w:pPr>
              <w:jc w:val="center"/>
              <w:rPr>
                <w:rFonts w:ascii="Arial" w:hAnsi="Arial" w:cs="Arial"/>
                <w:sz w:val="20"/>
                <w:szCs w:val="20"/>
              </w:rPr>
            </w:pPr>
            <w:r>
              <w:rPr>
                <w:rFonts w:ascii="Arial" w:hAnsi="Arial" w:cs="Arial"/>
                <w:sz w:val="20"/>
              </w:rPr>
              <w:t xml:space="preserve">X</w:t>
            </w:r>
            <w:r/>
          </w:p>
        </w:tc>
        <w:tc>
          <w:tcPr>
            <w:tcW w:w="352" w:type="pct"/>
            <w:vAlign w:val="center"/>
            <w:textDirection w:val="lrTb"/>
            <w:noWrap w:val="false"/>
          </w:tcPr>
          <w:p>
            <w:pPr>
              <w:rPr>
                <w:rFonts w:ascii="Arial" w:hAnsi="Arial" w:cs="Arial"/>
                <w:sz w:val="20"/>
                <w:szCs w:val="20"/>
              </w:rPr>
            </w:pPr>
            <w:r>
              <w:rPr>
                <w:rFonts w:ascii="Arial" w:hAnsi="Arial" w:cs="Arial"/>
                <w:sz w:val="20"/>
                <w:szCs w:val="20"/>
              </w:rPr>
            </w:r>
            <w:r/>
          </w:p>
        </w:tc>
        <w:tc>
          <w:tcPr>
            <w:tcW w:w="352" w:type="pct"/>
            <w:vAlign w:val="center"/>
            <w:textDirection w:val="lrTb"/>
            <w:noWrap w:val="false"/>
          </w:tcPr>
          <w:p>
            <w:pPr>
              <w:rPr>
                <w:rFonts w:ascii="Arial" w:hAnsi="Arial" w:cs="Arial"/>
                <w:sz w:val="20"/>
                <w:szCs w:val="20"/>
              </w:rPr>
            </w:pPr>
            <w:r>
              <w:rPr>
                <w:rFonts w:ascii="Arial" w:hAnsi="Arial" w:cs="Arial"/>
                <w:sz w:val="20"/>
                <w:szCs w:val="20"/>
              </w:rPr>
            </w:r>
            <w:r/>
          </w:p>
        </w:tc>
        <w:tc>
          <w:tcPr>
            <w:tcW w:w="352" w:type="pct"/>
            <w:vAlign w:val="center"/>
            <w:textDirection w:val="lrTb"/>
            <w:noWrap w:val="false"/>
          </w:tcPr>
          <w:p>
            <w:pPr>
              <w:rPr>
                <w:rFonts w:ascii="Arial" w:hAnsi="Arial" w:cs="Arial"/>
                <w:sz w:val="20"/>
                <w:szCs w:val="20"/>
              </w:rPr>
            </w:pPr>
            <w:r>
              <w:rPr>
                <w:rFonts w:ascii="Arial" w:hAnsi="Arial" w:cs="Arial"/>
                <w:sz w:val="20"/>
                <w:szCs w:val="20"/>
              </w:rPr>
            </w:r>
            <w:r/>
          </w:p>
        </w:tc>
        <w:tc>
          <w:tcPr>
            <w:tcW w:w="352" w:type="pct"/>
            <w:vAlign w:val="center"/>
            <w:textDirection w:val="lrTb"/>
            <w:noWrap w:val="false"/>
          </w:tcPr>
          <w:p>
            <w:pPr>
              <w:rPr>
                <w:rFonts w:ascii="Arial" w:hAnsi="Arial" w:cs="Arial"/>
                <w:sz w:val="20"/>
                <w:szCs w:val="20"/>
              </w:rPr>
            </w:pPr>
            <w:r>
              <w:rPr>
                <w:rFonts w:ascii="Arial" w:hAnsi="Arial" w:cs="Arial"/>
                <w:sz w:val="20"/>
                <w:szCs w:val="20"/>
              </w:rPr>
            </w:r>
            <w:r/>
          </w:p>
        </w:tc>
        <w:tc>
          <w:tcPr>
            <w:tcW w:w="352" w:type="pct"/>
            <w:vAlign w:val="center"/>
            <w:textDirection w:val="lrTb"/>
            <w:noWrap w:val="false"/>
          </w:tcPr>
          <w:p>
            <w:pPr>
              <w:rPr>
                <w:rFonts w:ascii="Arial" w:hAnsi="Arial" w:cs="Arial"/>
                <w:sz w:val="20"/>
                <w:szCs w:val="20"/>
              </w:rPr>
            </w:pPr>
            <w:r>
              <w:rPr>
                <w:rFonts w:ascii="Arial" w:hAnsi="Arial" w:cs="Arial"/>
                <w:sz w:val="20"/>
                <w:szCs w:val="20"/>
              </w:rPr>
            </w:r>
            <w:r/>
          </w:p>
        </w:tc>
        <w:tc>
          <w:tcPr>
            <w:gridSpan w:val="2"/>
            <w:tcW w:w="357" w:type="pct"/>
            <w:vAlign w:val="center"/>
            <w:textDirection w:val="lrTb"/>
            <w:noWrap w:val="false"/>
          </w:tcPr>
          <w:p>
            <w:pPr>
              <w:rPr>
                <w:rFonts w:ascii="Arial" w:hAnsi="Arial" w:cs="Arial"/>
                <w:sz w:val="20"/>
                <w:szCs w:val="20"/>
              </w:rPr>
            </w:pPr>
            <w:r>
              <w:rPr>
                <w:rFonts w:ascii="Arial" w:hAnsi="Arial" w:cs="Arial"/>
                <w:sz w:val="20"/>
                <w:szCs w:val="20"/>
              </w:rPr>
            </w:r>
            <w:r/>
          </w:p>
        </w:tc>
        <w:tc>
          <w:tcPr>
            <w:tcW w:w="352" w:type="pct"/>
            <w:textDirection w:val="lrTb"/>
            <w:noWrap w:val="false"/>
          </w:tcPr>
          <w:p>
            <w:pPr>
              <w:rPr>
                <w:rFonts w:ascii="Arial" w:hAnsi="Arial" w:cs="Arial"/>
                <w:sz w:val="20"/>
                <w:szCs w:val="20"/>
              </w:rPr>
            </w:pPr>
            <w:r>
              <w:rPr>
                <w:rFonts w:ascii="Arial" w:hAnsi="Arial" w:cs="Arial"/>
                <w:sz w:val="20"/>
                <w:szCs w:val="20"/>
              </w:rPr>
            </w:r>
            <w:r/>
          </w:p>
        </w:tc>
        <w:tc>
          <w:tcPr>
            <w:tcW w:w="352" w:type="pct"/>
            <w:textDirection w:val="lrTb"/>
            <w:noWrap w:val="false"/>
          </w:tcPr>
          <w:p>
            <w:pPr>
              <w:rPr>
                <w:rFonts w:ascii="Arial" w:hAnsi="Arial" w:cs="Arial"/>
                <w:sz w:val="20"/>
                <w:szCs w:val="20"/>
              </w:rPr>
            </w:pPr>
            <w:r>
              <w:rPr>
                <w:rFonts w:ascii="Arial" w:hAnsi="Arial" w:cs="Arial"/>
                <w:sz w:val="20"/>
                <w:szCs w:val="20"/>
              </w:rPr>
            </w:r>
            <w:r/>
          </w:p>
        </w:tc>
      </w:tr>
      <w:tr>
        <w:trPr>
          <w:jc w:val="center"/>
          <w:trHeight w:val="271"/>
        </w:trPr>
        <w:tc>
          <w:tcPr>
            <w:tcW w:w="1475" w:type="pct"/>
            <w:vAlign w:val="center"/>
            <w:textDirection w:val="lrTb"/>
            <w:noWrap w:val="false"/>
          </w:tcPr>
          <w:p>
            <w:pPr>
              <w:jc w:val="center"/>
              <w:rPr>
                <w:rFonts w:ascii="Arial" w:hAnsi="Arial" w:cs="Arial"/>
                <w:sz w:val="20"/>
              </w:rPr>
            </w:pPr>
            <w:r>
              <w:rPr>
                <w:rFonts w:ascii="Arial" w:hAnsi="Arial" w:cs="Arial"/>
                <w:sz w:val="20"/>
                <w:szCs w:val="20"/>
              </w:rPr>
              <w:t xml:space="preserve">[RF08]</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rPr>
            </w:pPr>
            <w:r>
              <w:rPr>
                <w:rFonts w:ascii="Arial" w:hAnsi="Arial" w:cs="Arial"/>
                <w:sz w:val="20"/>
                <w:szCs w:val="20"/>
              </w:rPr>
              <w:t xml:space="preserve">[RF09]</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gridSpan w:val="2"/>
            <w:tcW w:w="357" w:type="pct"/>
            <w:vAlign w:val="center"/>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rPr>
            </w:pPr>
            <w:r>
              <w:rPr>
                <w:rFonts w:ascii="Arial" w:hAnsi="Arial" w:cs="Arial"/>
                <w:sz w:val="20"/>
                <w:szCs w:val="20"/>
              </w:rPr>
              <w:t xml:space="preserve">[RF10]</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gridSpan w:val="2"/>
            <w:tcW w:w="357" w:type="pct"/>
            <w:vAlign w:val="center"/>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rPr>
            </w:pPr>
            <w:r>
              <w:rPr>
                <w:rFonts w:ascii="Arial" w:hAnsi="Arial" w:cs="Arial"/>
                <w:sz w:val="20"/>
                <w:szCs w:val="20"/>
              </w:rPr>
              <w:t xml:space="preserve">[RF11]</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rPr>
            </w:pPr>
            <w:r>
              <w:rPr>
                <w:rFonts w:ascii="Arial" w:hAnsi="Arial" w:cs="Arial"/>
                <w:sz w:val="20"/>
                <w:szCs w:val="20"/>
              </w:rPr>
              <w:t xml:space="preserve">[RF12]</w:t>
            </w:r>
            <w:r/>
          </w:p>
        </w:tc>
        <w:tc>
          <w:tcPr>
            <w:tcW w:w="35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rPr>
            </w:pPr>
            <w:r>
              <w:rPr>
                <w:rFonts w:ascii="Arial" w:hAnsi="Arial" w:cs="Arial"/>
                <w:sz w:val="20"/>
                <w:szCs w:val="20"/>
              </w:rPr>
              <w:t xml:space="preserve">[RF13]</w:t>
            </w:r>
            <w:r/>
          </w:p>
        </w:tc>
        <w:tc>
          <w:tcPr>
            <w:tcW w:w="35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rPr>
            </w:pPr>
            <w:r>
              <w:rPr>
                <w:rFonts w:ascii="Arial" w:hAnsi="Arial" w:cs="Arial"/>
                <w:sz w:val="20"/>
                <w:szCs w:val="20"/>
              </w:rPr>
              <w:t xml:space="preserve">[RF14]</w:t>
            </w:r>
            <w:r/>
          </w:p>
        </w:tc>
        <w:tc>
          <w:tcPr>
            <w:tcW w:w="35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rPr>
            </w:pPr>
            <w:r>
              <w:rPr>
                <w:rFonts w:ascii="Arial" w:hAnsi="Arial" w:cs="Arial"/>
                <w:sz w:val="20"/>
                <w:szCs w:val="20"/>
              </w:rPr>
              <w:t xml:space="preserve">[RF15]</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352" w:type="pct"/>
            <w:textDirection w:val="lrTb"/>
            <w:noWrap w:val="false"/>
          </w:tcPr>
          <w:p>
            <w:pPr>
              <w:jc w:val="center"/>
              <w:rPr>
                <w:rFonts w:ascii="Arial" w:hAnsi="Arial" w:cs="Arial"/>
                <w:sz w:val="20"/>
              </w:rPr>
            </w:pPr>
            <w:r>
              <w:rPr>
                <w:rFonts w:ascii="Arial" w:hAnsi="Arial" w:cs="Arial"/>
                <w:sz w:val="20"/>
              </w:rPr>
            </w:r>
            <w:r/>
          </w:p>
        </w:tc>
        <w:tc>
          <w:tcPr>
            <w:tcW w:w="352" w:type="pct"/>
            <w:textDirection w:val="lrTb"/>
            <w:noWrap w:val="false"/>
          </w:tcPr>
          <w:p>
            <w:pPr>
              <w:jc w:val="center"/>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rPr>
            </w:pPr>
            <w:r>
              <w:rPr>
                <w:rFonts w:ascii="Arial" w:hAnsi="Arial" w:cs="Arial"/>
                <w:sz w:val="20"/>
                <w:szCs w:val="20"/>
              </w:rPr>
              <w:t xml:space="preserve">[RF16]</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352" w:type="pct"/>
            <w:textDirection w:val="lrTb"/>
            <w:noWrap w:val="false"/>
          </w:tcPr>
          <w:p>
            <w:pPr>
              <w:jc w:val="center"/>
              <w:rPr>
                <w:rFonts w:ascii="Arial" w:hAnsi="Arial" w:cs="Arial"/>
                <w:sz w:val="20"/>
              </w:rPr>
            </w:pPr>
            <w:r>
              <w:rPr>
                <w:rFonts w:ascii="Arial" w:hAnsi="Arial" w:cs="Arial"/>
                <w:sz w:val="20"/>
              </w:rPr>
            </w:r>
            <w:r/>
          </w:p>
        </w:tc>
        <w:tc>
          <w:tcPr>
            <w:tcW w:w="352" w:type="pct"/>
            <w:textDirection w:val="lrTb"/>
            <w:noWrap w:val="false"/>
          </w:tcPr>
          <w:p>
            <w:pPr>
              <w:jc w:val="center"/>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rPr>
            </w:pPr>
            <w:r>
              <w:rPr>
                <w:rFonts w:ascii="Arial" w:hAnsi="Arial" w:cs="Arial"/>
                <w:sz w:val="20"/>
                <w:szCs w:val="20"/>
              </w:rPr>
              <w:t xml:space="preserve">[RF17]</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352" w:type="pct"/>
            <w:textDirection w:val="lrTb"/>
            <w:noWrap w:val="false"/>
          </w:tcPr>
          <w:p>
            <w:pPr>
              <w:jc w:val="center"/>
              <w:rPr>
                <w:rFonts w:ascii="Arial" w:hAnsi="Arial" w:cs="Arial"/>
                <w:sz w:val="20"/>
              </w:rPr>
            </w:pPr>
            <w:r>
              <w:rPr>
                <w:rFonts w:ascii="Arial" w:hAnsi="Arial" w:cs="Arial"/>
                <w:sz w:val="20"/>
              </w:rPr>
            </w:r>
            <w:r/>
          </w:p>
        </w:tc>
        <w:tc>
          <w:tcPr>
            <w:tcW w:w="352" w:type="pct"/>
            <w:textDirection w:val="lrTb"/>
            <w:noWrap w:val="false"/>
          </w:tcPr>
          <w:p>
            <w:pPr>
              <w:jc w:val="center"/>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rPr>
            </w:pPr>
            <w:r>
              <w:rPr>
                <w:rFonts w:ascii="Arial" w:hAnsi="Arial" w:cs="Arial"/>
                <w:sz w:val="20"/>
                <w:szCs w:val="20"/>
              </w:rPr>
              <w:t xml:space="preserve">[RF18]</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352" w:type="pct"/>
            <w:textDirection w:val="lrTb"/>
            <w:noWrap w:val="false"/>
          </w:tcPr>
          <w:p>
            <w:pPr>
              <w:jc w:val="center"/>
              <w:rPr>
                <w:rFonts w:ascii="Arial" w:hAnsi="Arial" w:cs="Arial"/>
                <w:sz w:val="20"/>
              </w:rPr>
            </w:pPr>
            <w:r>
              <w:rPr>
                <w:rFonts w:ascii="Arial" w:hAnsi="Arial" w:cs="Arial"/>
                <w:sz w:val="20"/>
              </w:rPr>
            </w:r>
            <w:r/>
          </w:p>
        </w:tc>
        <w:tc>
          <w:tcPr>
            <w:tcW w:w="352" w:type="pct"/>
            <w:textDirection w:val="lrTb"/>
            <w:noWrap w:val="false"/>
          </w:tcPr>
          <w:p>
            <w:pPr>
              <w:jc w:val="center"/>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rPr>
            </w:pPr>
            <w:r>
              <w:rPr>
                <w:rFonts w:ascii="Arial" w:hAnsi="Arial" w:cs="Arial"/>
                <w:sz w:val="20"/>
                <w:szCs w:val="20"/>
              </w:rPr>
              <w:t xml:space="preserve">[RF19]</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rPr>
            </w:pPr>
            <w:r>
              <w:rPr>
                <w:rFonts w:ascii="Arial" w:hAnsi="Arial" w:cs="Arial"/>
                <w:sz w:val="20"/>
                <w:szCs w:val="20"/>
              </w:rPr>
              <w:t xml:space="preserve">[RF20]</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rPr>
            </w:pPr>
            <w:r>
              <w:rPr>
                <w:rFonts w:ascii="Arial" w:hAnsi="Arial" w:cs="Arial"/>
                <w:sz w:val="20"/>
                <w:szCs w:val="20"/>
              </w:rPr>
              <w:t xml:space="preserve">[RF21]</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rPr>
            </w:pPr>
            <w:r>
              <w:rPr>
                <w:rFonts w:ascii="Arial" w:hAnsi="Arial" w:cs="Arial"/>
                <w:sz w:val="20"/>
                <w:szCs w:val="20"/>
              </w:rPr>
              <w:t xml:space="preserve">[RF22]</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rPr>
            </w:pPr>
            <w:r>
              <w:rPr>
                <w:rFonts w:ascii="Arial" w:hAnsi="Arial" w:cs="Arial"/>
                <w:sz w:val="20"/>
                <w:szCs w:val="20"/>
              </w:rPr>
              <w:t xml:space="preserve">[RF23]</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rPr>
            </w:pPr>
            <w:r>
              <w:rPr>
                <w:rFonts w:ascii="Arial" w:hAnsi="Arial" w:cs="Arial"/>
                <w:sz w:val="20"/>
                <w:szCs w:val="20"/>
              </w:rPr>
              <w:t xml:space="preserve">[RF24]</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rPr>
            </w:pPr>
            <w:r>
              <w:rPr>
                <w:rFonts w:ascii="Arial" w:hAnsi="Arial" w:cs="Arial"/>
                <w:sz w:val="20"/>
                <w:szCs w:val="20"/>
              </w:rPr>
              <w:t xml:space="preserve">[RF25]</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c>
          <w:tcPr>
            <w:tcW w:w="352"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rPr>
            </w:pPr>
            <w:r>
              <w:rPr>
                <w:rFonts w:ascii="Arial" w:hAnsi="Arial" w:cs="Arial"/>
                <w:sz w:val="20"/>
                <w:szCs w:val="20"/>
              </w:rPr>
              <w:t xml:space="preserve">[RF26]</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keepNext/>
              <w:rPr>
                <w:rFonts w:ascii="Arial" w:hAnsi="Arial" w:cs="Arial"/>
                <w:sz w:val="20"/>
              </w:rPr>
            </w:pPr>
            <w:r>
              <w:rPr>
                <w:rFonts w:ascii="Arial" w:hAnsi="Arial" w:cs="Arial"/>
                <w:sz w:val="20"/>
              </w:rPr>
            </w:r>
            <w:r/>
          </w:p>
        </w:tc>
        <w:tc>
          <w:tcPr>
            <w:tcW w:w="352" w:type="pct"/>
            <w:textDirection w:val="lrTb"/>
            <w:noWrap w:val="false"/>
          </w:tcPr>
          <w:p>
            <w:pPr>
              <w:keepNext/>
              <w:rPr>
                <w:rFonts w:ascii="Arial" w:hAnsi="Arial" w:cs="Arial"/>
                <w:sz w:val="20"/>
              </w:rPr>
            </w:pPr>
            <w:r>
              <w:rPr>
                <w:rFonts w:ascii="Arial" w:hAnsi="Arial" w:cs="Arial"/>
                <w:sz w:val="20"/>
              </w:rPr>
            </w:r>
            <w:r/>
          </w:p>
        </w:tc>
        <w:tc>
          <w:tcPr>
            <w:tcW w:w="352" w:type="pct"/>
            <w:textDirection w:val="lrTb"/>
            <w:noWrap w:val="false"/>
          </w:tcPr>
          <w:p>
            <w:pPr>
              <w:keepNext/>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[RF27]</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keepNext/>
              <w:rPr>
                <w:rFonts w:ascii="Arial" w:hAnsi="Arial" w:cs="Arial"/>
                <w:sz w:val="20"/>
              </w:rPr>
            </w:pPr>
            <w:r>
              <w:rPr>
                <w:rFonts w:ascii="Arial" w:hAnsi="Arial" w:cs="Arial"/>
                <w:sz w:val="20"/>
              </w:rPr>
            </w:r>
            <w:r/>
          </w:p>
        </w:tc>
        <w:tc>
          <w:tcPr>
            <w:tcW w:w="352" w:type="pct"/>
            <w:textDirection w:val="lrTb"/>
            <w:noWrap w:val="false"/>
          </w:tcPr>
          <w:p>
            <w:pPr>
              <w:jc w:val="center"/>
              <w:keepNext/>
              <w:rPr>
                <w:rFonts w:ascii="Arial" w:hAnsi="Arial" w:cs="Arial"/>
                <w:sz w:val="20"/>
              </w:rPr>
            </w:pPr>
            <w:r>
              <w:rPr>
                <w:rFonts w:ascii="Arial" w:hAnsi="Arial" w:cs="Arial"/>
                <w:sz w:val="20"/>
              </w:rPr>
              <w:t xml:space="preserve">X</w:t>
            </w:r>
            <w:r/>
          </w:p>
        </w:tc>
        <w:tc>
          <w:tcPr>
            <w:tcW w:w="352" w:type="pct"/>
            <w:textDirection w:val="lrTb"/>
            <w:noWrap w:val="false"/>
          </w:tcPr>
          <w:p>
            <w:pPr>
              <w:keepNext/>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[RF28]</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keepNext/>
              <w:rPr>
                <w:rFonts w:ascii="Arial" w:hAnsi="Arial" w:cs="Arial"/>
                <w:sz w:val="20"/>
              </w:rPr>
            </w:pPr>
            <w:r>
              <w:rPr>
                <w:rFonts w:ascii="Arial" w:hAnsi="Arial" w:cs="Arial"/>
                <w:sz w:val="20"/>
              </w:rPr>
            </w:r>
            <w:r/>
          </w:p>
        </w:tc>
        <w:tc>
          <w:tcPr>
            <w:tcW w:w="352" w:type="pct"/>
            <w:textDirection w:val="lrTb"/>
            <w:noWrap w:val="false"/>
          </w:tcPr>
          <w:p>
            <w:pPr>
              <w:jc w:val="center"/>
              <w:keepNext/>
              <w:rPr>
                <w:rFonts w:ascii="Arial" w:hAnsi="Arial" w:cs="Arial"/>
                <w:sz w:val="20"/>
              </w:rPr>
            </w:pPr>
            <w:r>
              <w:rPr>
                <w:rFonts w:ascii="Arial" w:hAnsi="Arial" w:cs="Arial"/>
                <w:sz w:val="20"/>
              </w:rPr>
              <w:t xml:space="preserve">X</w:t>
            </w:r>
            <w:r/>
          </w:p>
        </w:tc>
        <w:tc>
          <w:tcPr>
            <w:tcW w:w="352" w:type="pct"/>
            <w:textDirection w:val="lrTb"/>
            <w:noWrap w:val="false"/>
          </w:tcPr>
          <w:p>
            <w:pPr>
              <w:keepNext/>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[RF29]</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keepNext/>
              <w:rPr>
                <w:rFonts w:ascii="Arial" w:hAnsi="Arial" w:cs="Arial"/>
                <w:sz w:val="20"/>
              </w:rPr>
            </w:pPr>
            <w:r>
              <w:rPr>
                <w:rFonts w:ascii="Arial" w:hAnsi="Arial" w:cs="Arial"/>
                <w:sz w:val="20"/>
              </w:rPr>
            </w:r>
            <w:r/>
          </w:p>
        </w:tc>
        <w:tc>
          <w:tcPr>
            <w:tcW w:w="352" w:type="pct"/>
            <w:textDirection w:val="lrTb"/>
            <w:noWrap w:val="false"/>
          </w:tcPr>
          <w:p>
            <w:pPr>
              <w:jc w:val="center"/>
              <w:keepNext/>
              <w:rPr>
                <w:rFonts w:ascii="Arial" w:hAnsi="Arial" w:cs="Arial"/>
                <w:sz w:val="20"/>
              </w:rPr>
            </w:pPr>
            <w:r>
              <w:rPr>
                <w:rFonts w:ascii="Arial" w:hAnsi="Arial" w:cs="Arial"/>
                <w:sz w:val="20"/>
              </w:rPr>
              <w:t xml:space="preserve">X</w:t>
            </w:r>
            <w:r/>
          </w:p>
        </w:tc>
        <w:tc>
          <w:tcPr>
            <w:tcW w:w="352" w:type="pct"/>
            <w:textDirection w:val="lrTb"/>
            <w:noWrap w:val="false"/>
          </w:tcPr>
          <w:p>
            <w:pPr>
              <w:keepNext/>
              <w:rPr>
                <w:rFonts w:ascii="Arial" w:hAnsi="Arial" w:cs="Arial"/>
                <w:sz w:val="20"/>
              </w:rPr>
            </w:pPr>
            <w:r>
              <w:rPr>
                <w:rFonts w:ascii="Arial" w:hAnsi="Arial" w:cs="Arial"/>
                <w:sz w:val="20"/>
              </w:rPr>
            </w:r>
            <w:r/>
          </w:p>
        </w:tc>
      </w:tr>
      <w:tr>
        <w:trPr>
          <w:jc w:val="center"/>
          <w:trHeight w:val="271"/>
        </w:trPr>
        <w:tc>
          <w:tcPr>
            <w:tcW w:w="1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[RF30]</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keepNext/>
              <w:rPr>
                <w:rFonts w:ascii="Arial" w:hAnsi="Arial" w:cs="Arial"/>
                <w:sz w:val="20"/>
              </w:rPr>
            </w:pPr>
            <w:r>
              <w:rPr>
                <w:rFonts w:ascii="Arial" w:hAnsi="Arial" w:cs="Arial"/>
                <w:sz w:val="20"/>
              </w:rPr>
            </w:r>
            <w:r/>
          </w:p>
        </w:tc>
        <w:tc>
          <w:tcPr>
            <w:tcW w:w="352" w:type="pct"/>
            <w:textDirection w:val="lrTb"/>
            <w:noWrap w:val="false"/>
          </w:tcPr>
          <w:p>
            <w:pPr>
              <w:jc w:val="center"/>
              <w:keepNext/>
              <w:rPr>
                <w:rFonts w:ascii="Arial" w:hAnsi="Arial" w:cs="Arial"/>
                <w:sz w:val="20"/>
              </w:rPr>
            </w:pPr>
            <w:r>
              <w:rPr>
                <w:rFonts w:ascii="Arial" w:hAnsi="Arial" w:cs="Arial"/>
                <w:sz w:val="20"/>
              </w:rPr>
            </w:r>
            <w:r/>
          </w:p>
        </w:tc>
        <w:tc>
          <w:tcPr>
            <w:tcW w:w="352" w:type="pct"/>
            <w:textDirection w:val="lrTb"/>
            <w:noWrap w:val="false"/>
          </w:tcPr>
          <w:p>
            <w:pPr>
              <w:jc w:val="center"/>
              <w:keepNext/>
              <w:rPr>
                <w:rFonts w:ascii="Arial" w:hAnsi="Arial" w:cs="Arial"/>
                <w:sz w:val="20"/>
              </w:rPr>
            </w:pPr>
            <w:r>
              <w:rPr>
                <w:rFonts w:ascii="Arial" w:hAnsi="Arial" w:cs="Arial"/>
                <w:sz w:val="20"/>
              </w:rPr>
              <w:t xml:space="preserve">X</w:t>
            </w:r>
            <w:r/>
          </w:p>
        </w:tc>
      </w:tr>
      <w:tr>
        <w:trPr>
          <w:jc w:val="center"/>
          <w:trHeight w:val="271"/>
        </w:trPr>
        <w:tc>
          <w:tcPr>
            <w:tcW w:w="1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[RF31]</w:t>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tcW w:w="352" w:type="pct"/>
            <w:vAlign w:val="center"/>
            <w:textDirection w:val="lrTb"/>
            <w:noWrap w:val="false"/>
          </w:tcPr>
          <w:p>
            <w:pPr>
              <w:jc w:val="center"/>
              <w:rPr>
                <w:rFonts w:ascii="Arial" w:hAnsi="Arial" w:cs="Arial"/>
                <w:sz w:val="20"/>
              </w:rPr>
            </w:pPr>
            <w:r>
              <w:rPr>
                <w:rFonts w:ascii="Arial" w:hAnsi="Arial" w:cs="Arial"/>
                <w:sz w:val="20"/>
              </w:rPr>
            </w:r>
            <w:r/>
          </w:p>
        </w:tc>
        <w:tc>
          <w:tcPr>
            <w:tcW w:w="352" w:type="pct"/>
            <w:vAlign w:val="center"/>
            <w:textDirection w:val="lrTb"/>
            <w:noWrap w:val="false"/>
          </w:tcPr>
          <w:p>
            <w:pPr>
              <w:rPr>
                <w:rFonts w:ascii="Arial" w:hAnsi="Arial" w:cs="Arial"/>
                <w:sz w:val="20"/>
              </w:rPr>
            </w:pPr>
            <w:r>
              <w:rPr>
                <w:rFonts w:ascii="Arial" w:hAnsi="Arial" w:cs="Arial"/>
                <w:sz w:val="20"/>
              </w:rPr>
            </w:r>
            <w:r/>
          </w:p>
        </w:tc>
        <w:tc>
          <w:tcPr>
            <w:gridSpan w:val="2"/>
            <w:tcW w:w="357" w:type="pct"/>
            <w:vAlign w:val="center"/>
            <w:textDirection w:val="lrTb"/>
            <w:noWrap w:val="false"/>
          </w:tcPr>
          <w:p>
            <w:pPr>
              <w:keepNext/>
              <w:rPr>
                <w:rFonts w:ascii="Arial" w:hAnsi="Arial" w:cs="Arial"/>
                <w:sz w:val="20"/>
              </w:rPr>
            </w:pPr>
            <w:r>
              <w:rPr>
                <w:rFonts w:ascii="Arial" w:hAnsi="Arial" w:cs="Arial"/>
                <w:sz w:val="20"/>
              </w:rPr>
            </w:r>
            <w:r/>
          </w:p>
        </w:tc>
        <w:tc>
          <w:tcPr>
            <w:tcW w:w="352" w:type="pct"/>
            <w:textDirection w:val="lrTb"/>
            <w:noWrap w:val="false"/>
          </w:tcPr>
          <w:p>
            <w:pPr>
              <w:jc w:val="center"/>
              <w:keepNext/>
              <w:rPr>
                <w:rFonts w:ascii="Arial" w:hAnsi="Arial" w:cs="Arial"/>
                <w:sz w:val="20"/>
              </w:rPr>
            </w:pPr>
            <w:r>
              <w:rPr>
                <w:rFonts w:ascii="Arial" w:hAnsi="Arial" w:cs="Arial"/>
                <w:sz w:val="20"/>
              </w:rPr>
            </w:r>
            <w:r/>
          </w:p>
        </w:tc>
        <w:tc>
          <w:tcPr>
            <w:tcW w:w="352" w:type="pct"/>
            <w:textDirection w:val="lrTb"/>
            <w:noWrap w:val="false"/>
          </w:tcPr>
          <w:p>
            <w:pPr>
              <w:jc w:val="center"/>
              <w:keepNext/>
              <w:rPr>
                <w:rFonts w:ascii="Arial" w:hAnsi="Arial" w:cs="Arial"/>
                <w:sz w:val="20"/>
              </w:rPr>
            </w:pPr>
            <w:r>
              <w:rPr>
                <w:rFonts w:ascii="Arial" w:hAnsi="Arial" w:cs="Arial"/>
                <w:sz w:val="20"/>
              </w:rPr>
              <w:t xml:space="preserve">X</w:t>
            </w:r>
            <w:r/>
          </w:p>
        </w:tc>
      </w:tr>
    </w:tbl>
    <w:p>
      <w:pPr>
        <w:pStyle w:val="236"/>
        <w:rPr>
          <w:rFonts w:ascii="Arial" w:hAnsi="Arial" w:cs="Arial"/>
          <w:color w:val="auto"/>
          <w:sz w:val="20"/>
        </w:rPr>
      </w:pPr>
      <w:r/>
      <w:bookmarkStart w:id="308" w:name="_Toc515021242"/>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57</w:t>
      </w:r>
      <w:r>
        <w:rPr>
          <w:rFonts w:ascii="Arial" w:hAnsi="Arial" w:cs="Arial"/>
          <w:color w:val="auto"/>
          <w:sz w:val="20"/>
        </w:rPr>
        <w:fldChar w:fldCharType="end"/>
      </w:r>
      <w:r>
        <w:rPr>
          <w:rFonts w:ascii="Arial" w:hAnsi="Arial" w:cs="Arial"/>
          <w:color w:val="auto"/>
          <w:sz w:val="20"/>
        </w:rPr>
        <w:t xml:space="preserve">-Matriz requ</w:t>
      </w:r>
      <w:r>
        <w:rPr>
          <w:rFonts w:ascii="Arial" w:hAnsi="Arial" w:cs="Arial"/>
          <w:color w:val="auto"/>
          <w:sz w:val="20"/>
        </w:rPr>
        <w:t xml:space="preserve">i</w:t>
      </w:r>
      <w:r>
        <w:rPr>
          <w:rFonts w:ascii="Arial" w:hAnsi="Arial" w:cs="Arial"/>
          <w:color w:val="auto"/>
          <w:sz w:val="20"/>
        </w:rPr>
        <w:t xml:space="preserve">sitos funcionais x funcionalidades</w:t>
      </w:r>
      <w:bookmarkEnd w:id="308"/>
      <w:r/>
      <w:r/>
    </w:p>
    <w:p>
      <w:pPr>
        <w:pStyle w:val="267"/>
        <w:rPr>
          <w:rFonts w:ascii="Arial" w:hAnsi="Arial" w:cs="Arial"/>
        </w:rPr>
        <w:outlineLvl w:val="2"/>
      </w:pPr>
      <w:r/>
      <w:bookmarkStart w:id="309" w:name="_Toc515337397"/>
      <w:r>
        <w:rPr>
          <w:rFonts w:ascii="Arial" w:hAnsi="Arial" w:cs="Arial"/>
        </w:rPr>
        <w:t xml:space="preserve">Requisitos Funcionais X Requisitos de Dados X Telas</w:t>
      </w:r>
      <w:bookmarkEnd w:id="309"/>
      <w:r/>
      <w:r/>
    </w:p>
    <w:tbl>
      <w:tblPr>
        <w:tblW w:w="5000" w:type="pct"/>
        <w:jc w:val="center"/>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ook w:val="04A0" w:firstRow="1" w:lastRow="0" w:firstColumn="1" w:lastColumn="0" w:noHBand="0" w:noVBand="1"/>
      </w:tblPr>
      <w:tblGrid>
        <w:gridCol w:w="1724"/>
        <w:gridCol w:w="862"/>
        <w:gridCol w:w="720"/>
        <w:gridCol w:w="720"/>
        <w:gridCol w:w="719"/>
        <w:gridCol w:w="719"/>
        <w:gridCol w:w="719"/>
        <w:gridCol w:w="719"/>
        <w:gridCol w:w="719"/>
        <w:gridCol w:w="719"/>
        <w:gridCol w:w="721"/>
      </w:tblGrid>
      <w:tr>
        <w:trPr>
          <w:gridBefore w:val="2"/>
          <w:wBefore w:w="2586" w:type="dxa"/>
          <w:jc w:val="center"/>
          <w:trHeight w:val="316"/>
          <w:tblHeader/>
        </w:trPr>
        <w:tc>
          <w:tcPr>
            <w:gridSpan w:val="9"/>
            <w:tcBorders>
              <w:left w:val="single" w:sz="4" w:space="0" w:color="auto"/>
            </w:tcBorders>
            <w:tcW w:w="3574" w:type="pct"/>
            <w:vAlign w:val="center"/>
            <w:textDirection w:val="lrTb"/>
            <w:noWrap w:val="false"/>
          </w:tcPr>
          <w:p>
            <w:pPr>
              <w:jc w:val="center"/>
              <w:rPr>
                <w:rFonts w:ascii="Arial" w:hAnsi="Arial" w:cs="Arial"/>
                <w:b/>
                <w:sz w:val="20"/>
                <w:szCs w:val="20"/>
              </w:rPr>
            </w:pPr>
            <w:r>
              <w:rPr>
                <w:rFonts w:ascii="Arial" w:hAnsi="Arial" w:cs="Arial"/>
                <w:b/>
                <w:sz w:val="20"/>
                <w:szCs w:val="20"/>
              </w:rPr>
              <w:t xml:space="preserve">Requisitos de Dados</w:t>
            </w:r>
            <w:r/>
          </w:p>
        </w:tc>
      </w:tr>
      <w:tr>
        <w:trPr>
          <w:jc w:val="center"/>
          <w:trHeight w:val="401"/>
          <w:tblHeader/>
        </w:trPr>
        <w:tc>
          <w:tcPr>
            <w:tcBorders>
              <w:top w:val="single" w:sz="4" w:space="0" w:color="auto"/>
            </w:tcBorders>
            <w:tcW w:w="951" w:type="pct"/>
            <w:vAlign w:val="center"/>
            <w:textDirection w:val="lrTb"/>
            <w:noWrap w:val="false"/>
          </w:tcPr>
          <w:p>
            <w:pPr>
              <w:jc w:val="center"/>
              <w:rPr>
                <w:rFonts w:ascii="Arial" w:hAnsi="Arial" w:cs="Arial"/>
                <w:b/>
                <w:sz w:val="20"/>
                <w:szCs w:val="20"/>
              </w:rPr>
            </w:pPr>
            <w:r>
              <w:rPr>
                <w:rFonts w:ascii="Arial" w:hAnsi="Arial" w:cs="Arial"/>
                <w:b/>
                <w:sz w:val="20"/>
                <w:szCs w:val="20"/>
              </w:rPr>
              <w:t xml:space="preserve">Requisitos Funcionais</w:t>
            </w:r>
            <w:r/>
          </w:p>
        </w:tc>
        <w:tc>
          <w:tcPr>
            <w:tcW w:w="475" w:type="pct"/>
            <w:vAlign w:val="center"/>
            <w:textDirection w:val="lrTb"/>
            <w:noWrap w:val="false"/>
          </w:tcPr>
          <w:p>
            <w:pPr>
              <w:jc w:val="center"/>
              <w:rPr>
                <w:rFonts w:ascii="Arial" w:hAnsi="Arial" w:cs="Arial"/>
                <w:b/>
                <w:sz w:val="20"/>
                <w:szCs w:val="20"/>
              </w:rPr>
            </w:pPr>
            <w:r>
              <w:rPr>
                <w:rFonts w:ascii="Arial" w:hAnsi="Arial" w:cs="Arial"/>
                <w:b/>
                <w:sz w:val="20"/>
                <w:szCs w:val="20"/>
              </w:rPr>
              <w:t xml:space="preserve">Telas</w:t>
            </w:r>
            <w:r/>
          </w:p>
        </w:tc>
        <w:tc>
          <w:tcPr>
            <w:tcW w:w="397" w:type="pct"/>
            <w:vAlign w:val="center"/>
            <w:textDirection w:val="lrTb"/>
            <w:noWrap w:val="false"/>
          </w:tcPr>
          <w:p>
            <w:pPr>
              <w:jc w:val="center"/>
              <w:rPr>
                <w:rFonts w:ascii="Arial" w:hAnsi="Arial" w:cs="Arial"/>
                <w:sz w:val="18"/>
                <w:szCs w:val="20"/>
              </w:rPr>
            </w:pPr>
            <w:r>
              <w:rPr>
                <w:rFonts w:ascii="Arial" w:hAnsi="Arial" w:cs="Arial"/>
                <w:sz w:val="18"/>
                <w:szCs w:val="20"/>
              </w:rPr>
              <w:t xml:space="preserve">RD01</w:t>
            </w:r>
            <w:r/>
          </w:p>
        </w:tc>
        <w:tc>
          <w:tcPr>
            <w:tcW w:w="397" w:type="pct"/>
            <w:vAlign w:val="center"/>
            <w:textDirection w:val="lrTb"/>
            <w:noWrap w:val="false"/>
          </w:tcPr>
          <w:p>
            <w:pPr>
              <w:jc w:val="center"/>
              <w:rPr>
                <w:rFonts w:ascii="Arial" w:hAnsi="Arial" w:cs="Arial"/>
                <w:sz w:val="18"/>
                <w:szCs w:val="20"/>
              </w:rPr>
            </w:pPr>
            <w:r>
              <w:rPr>
                <w:rFonts w:ascii="Arial" w:hAnsi="Arial" w:cs="Arial"/>
                <w:sz w:val="18"/>
                <w:szCs w:val="20"/>
              </w:rPr>
              <w:t xml:space="preserve">RD02</w:t>
            </w:r>
            <w:r/>
          </w:p>
        </w:tc>
        <w:tc>
          <w:tcPr>
            <w:tcW w:w="397" w:type="pct"/>
            <w:vAlign w:val="center"/>
            <w:textDirection w:val="lrTb"/>
            <w:noWrap w:val="false"/>
          </w:tcPr>
          <w:p>
            <w:pPr>
              <w:jc w:val="center"/>
              <w:rPr>
                <w:rFonts w:ascii="Arial" w:hAnsi="Arial" w:cs="Arial"/>
                <w:sz w:val="18"/>
                <w:szCs w:val="20"/>
              </w:rPr>
            </w:pPr>
            <w:r>
              <w:rPr>
                <w:rFonts w:ascii="Arial" w:hAnsi="Arial" w:cs="Arial"/>
                <w:sz w:val="18"/>
                <w:szCs w:val="20"/>
              </w:rPr>
              <w:t xml:space="preserve">RD03</w:t>
            </w:r>
            <w:r/>
          </w:p>
        </w:tc>
        <w:tc>
          <w:tcPr>
            <w:tcW w:w="397" w:type="pct"/>
            <w:vAlign w:val="center"/>
            <w:textDirection w:val="lrTb"/>
            <w:noWrap w:val="false"/>
          </w:tcPr>
          <w:p>
            <w:pPr>
              <w:jc w:val="center"/>
              <w:rPr>
                <w:rFonts w:ascii="Arial" w:hAnsi="Arial" w:cs="Arial"/>
                <w:sz w:val="18"/>
                <w:szCs w:val="20"/>
              </w:rPr>
            </w:pPr>
            <w:r>
              <w:rPr>
                <w:rFonts w:ascii="Arial" w:hAnsi="Arial" w:cs="Arial"/>
                <w:sz w:val="18"/>
                <w:szCs w:val="20"/>
              </w:rPr>
              <w:t xml:space="preserve">RD04</w:t>
            </w:r>
            <w:r/>
          </w:p>
        </w:tc>
        <w:tc>
          <w:tcPr>
            <w:tcW w:w="397" w:type="pct"/>
            <w:vAlign w:val="center"/>
            <w:textDirection w:val="lrTb"/>
            <w:noWrap w:val="false"/>
          </w:tcPr>
          <w:p>
            <w:pPr>
              <w:jc w:val="center"/>
              <w:rPr>
                <w:rFonts w:ascii="Arial" w:hAnsi="Arial" w:cs="Arial"/>
                <w:sz w:val="18"/>
                <w:szCs w:val="20"/>
              </w:rPr>
            </w:pPr>
            <w:r>
              <w:rPr>
                <w:rFonts w:ascii="Arial" w:hAnsi="Arial" w:cs="Arial"/>
                <w:sz w:val="18"/>
                <w:szCs w:val="20"/>
              </w:rPr>
              <w:t xml:space="preserve">RD05</w:t>
            </w:r>
            <w:r/>
          </w:p>
        </w:tc>
        <w:tc>
          <w:tcPr>
            <w:tcW w:w="397" w:type="pct"/>
            <w:vAlign w:val="center"/>
            <w:textDirection w:val="lrTb"/>
            <w:noWrap w:val="false"/>
          </w:tcPr>
          <w:p>
            <w:pPr>
              <w:jc w:val="center"/>
              <w:rPr>
                <w:rFonts w:ascii="Arial" w:hAnsi="Arial" w:cs="Arial"/>
                <w:sz w:val="18"/>
                <w:szCs w:val="20"/>
              </w:rPr>
            </w:pPr>
            <w:r>
              <w:rPr>
                <w:rFonts w:ascii="Arial" w:hAnsi="Arial" w:cs="Arial"/>
                <w:sz w:val="18"/>
                <w:szCs w:val="20"/>
              </w:rPr>
              <w:t xml:space="preserve">RD06</w:t>
            </w:r>
            <w:r/>
          </w:p>
        </w:tc>
        <w:tc>
          <w:tcPr>
            <w:tcW w:w="397" w:type="pct"/>
            <w:vAlign w:val="center"/>
            <w:textDirection w:val="lrTb"/>
            <w:noWrap w:val="false"/>
          </w:tcPr>
          <w:p>
            <w:pPr>
              <w:jc w:val="center"/>
              <w:rPr>
                <w:rFonts w:ascii="Arial" w:hAnsi="Arial" w:cs="Arial"/>
                <w:sz w:val="18"/>
                <w:szCs w:val="20"/>
              </w:rPr>
            </w:pPr>
            <w:r>
              <w:rPr>
                <w:rFonts w:ascii="Arial" w:hAnsi="Arial" w:cs="Arial"/>
                <w:sz w:val="18"/>
                <w:szCs w:val="20"/>
              </w:rPr>
              <w:t xml:space="preserve">RD07</w:t>
            </w:r>
            <w:r/>
          </w:p>
        </w:tc>
        <w:tc>
          <w:tcPr>
            <w:tcW w:w="397" w:type="pct"/>
            <w:vAlign w:val="center"/>
            <w:textDirection w:val="lrTb"/>
            <w:noWrap w:val="false"/>
          </w:tcPr>
          <w:p>
            <w:pPr>
              <w:jc w:val="center"/>
              <w:rPr>
                <w:rFonts w:ascii="Arial" w:hAnsi="Arial" w:cs="Arial"/>
                <w:sz w:val="18"/>
                <w:szCs w:val="20"/>
              </w:rPr>
            </w:pPr>
            <w:r>
              <w:rPr>
                <w:rFonts w:ascii="Arial" w:hAnsi="Arial" w:cs="Arial"/>
                <w:sz w:val="18"/>
                <w:szCs w:val="20"/>
              </w:rPr>
              <w:t xml:space="preserve">RD08</w:t>
            </w:r>
            <w:r/>
          </w:p>
        </w:tc>
        <w:tc>
          <w:tcPr>
            <w:tcW w:w="398" w:type="pct"/>
            <w:vAlign w:val="center"/>
            <w:textDirection w:val="lrTb"/>
            <w:noWrap w:val="false"/>
          </w:tcPr>
          <w:p>
            <w:pPr>
              <w:jc w:val="center"/>
              <w:rPr>
                <w:rFonts w:ascii="Arial" w:hAnsi="Arial" w:cs="Arial"/>
                <w:sz w:val="18"/>
                <w:szCs w:val="20"/>
              </w:rPr>
            </w:pPr>
            <w:r>
              <w:rPr>
                <w:rFonts w:ascii="Arial" w:hAnsi="Arial" w:cs="Arial"/>
                <w:sz w:val="18"/>
                <w:szCs w:val="20"/>
              </w:rPr>
              <w:t xml:space="preserve">RD</w:t>
            </w:r>
            <w:r>
              <w:rPr>
                <w:rFonts w:ascii="Arial" w:hAnsi="Arial" w:cs="Arial"/>
                <w:sz w:val="18"/>
                <w:szCs w:val="20"/>
              </w:rPr>
              <w:t xml:space="preserve">09</w:t>
            </w:r>
            <w:r/>
          </w:p>
        </w:tc>
      </w:tr>
      <w:tr>
        <w:trPr>
          <w:jc w:val="center"/>
          <w:trHeight w:val="271"/>
        </w:trPr>
        <w:tc>
          <w:tcPr>
            <w:tcW w:w="9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[RF01]</w:t>
            </w:r>
            <w:r/>
          </w:p>
        </w:tc>
        <w:tc>
          <w:tcPr>
            <w:tcW w:w="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[T0</w:t>
            </w:r>
            <w:r>
              <w:rPr>
                <w:rFonts w:ascii="Arial" w:hAnsi="Arial" w:cs="Arial"/>
                <w:sz w:val="20"/>
                <w:szCs w:val="20"/>
              </w:rPr>
              <w:t xml:space="preserve">2</w:t>
            </w:r>
            <w:r>
              <w:rPr>
                <w:rFonts w:ascii="Arial" w:hAnsi="Arial" w:cs="Arial"/>
                <w:sz w:val="20"/>
                <w:szCs w:val="20"/>
              </w:rPr>
              <w:t xml:space="preserve">]</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8"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9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[RF02]</w:t>
            </w:r>
            <w:r/>
          </w:p>
        </w:tc>
        <w:tc>
          <w:tcPr>
            <w:tcW w:w="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[T02]</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8"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9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[RF03]</w:t>
            </w:r>
            <w:r/>
          </w:p>
        </w:tc>
        <w:tc>
          <w:tcPr>
            <w:tcW w:w="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[T0</w:t>
            </w:r>
            <w:r>
              <w:rPr>
                <w:rFonts w:ascii="Arial" w:hAnsi="Arial" w:cs="Arial"/>
                <w:sz w:val="20"/>
                <w:szCs w:val="20"/>
              </w:rPr>
              <w:t xml:space="preserve">2</w:t>
            </w:r>
            <w:r>
              <w:rPr>
                <w:rFonts w:ascii="Arial" w:hAnsi="Arial" w:cs="Arial"/>
                <w:sz w:val="20"/>
                <w:szCs w:val="20"/>
              </w:rPr>
              <w:t xml:space="preserve">]</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8"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9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[RF04]</w:t>
            </w:r>
            <w:r/>
          </w:p>
        </w:tc>
        <w:tc>
          <w:tcPr>
            <w:tcW w:w="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[T0</w:t>
            </w:r>
            <w:r>
              <w:rPr>
                <w:rFonts w:ascii="Arial" w:hAnsi="Arial" w:cs="Arial"/>
                <w:sz w:val="20"/>
                <w:szCs w:val="20"/>
              </w:rPr>
              <w:t xml:space="preserve">2</w:t>
            </w:r>
            <w:r>
              <w:rPr>
                <w:rFonts w:ascii="Arial" w:hAnsi="Arial" w:cs="Arial"/>
                <w:sz w:val="20"/>
                <w:szCs w:val="20"/>
              </w:rPr>
              <w:t xml:space="preserve">]</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8"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9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[RF05]</w:t>
            </w:r>
            <w:r/>
          </w:p>
        </w:tc>
        <w:tc>
          <w:tcPr>
            <w:tcW w:w="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[T04]</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8"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9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[RF06]</w:t>
            </w:r>
            <w:r/>
          </w:p>
        </w:tc>
        <w:tc>
          <w:tcPr>
            <w:tcW w:w="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[T</w:t>
            </w:r>
            <w:r>
              <w:rPr>
                <w:rFonts w:ascii="Arial" w:hAnsi="Arial" w:cs="Arial"/>
                <w:sz w:val="20"/>
                <w:szCs w:val="20"/>
              </w:rPr>
              <w:t xml:space="preserve">04</w:t>
            </w:r>
            <w:r>
              <w:rPr>
                <w:rFonts w:ascii="Arial" w:hAnsi="Arial" w:cs="Arial"/>
                <w:sz w:val="20"/>
                <w:szCs w:val="20"/>
              </w:rPr>
              <w:t xml:space="preserve">]</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8"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9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[RF07]</w:t>
            </w:r>
            <w:r/>
          </w:p>
        </w:tc>
        <w:tc>
          <w:tcPr>
            <w:tcW w:w="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[T04]</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8"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9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[RF08]</w:t>
            </w:r>
            <w:r/>
          </w:p>
        </w:tc>
        <w:tc>
          <w:tcPr>
            <w:tcW w:w="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[T04]</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8"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9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[RF09]</w:t>
            </w:r>
            <w:r/>
          </w:p>
        </w:tc>
        <w:tc>
          <w:tcPr>
            <w:tcW w:w="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[T05]</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8"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9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[RF10]</w:t>
            </w:r>
            <w:r/>
          </w:p>
        </w:tc>
        <w:tc>
          <w:tcPr>
            <w:tcW w:w="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[T05]</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8"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9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[RF11]</w:t>
            </w:r>
            <w:r/>
          </w:p>
        </w:tc>
        <w:tc>
          <w:tcPr>
            <w:tcW w:w="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[T02]</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8"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9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[RF12]</w:t>
            </w:r>
            <w:r/>
          </w:p>
        </w:tc>
        <w:tc>
          <w:tcPr>
            <w:tcW w:w="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[T04]</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8"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r>
      <w:tr>
        <w:trPr>
          <w:jc w:val="center"/>
          <w:trHeight w:val="271"/>
        </w:trPr>
        <w:tc>
          <w:tcPr>
            <w:tcW w:w="9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[RF13]</w:t>
            </w:r>
            <w:r/>
          </w:p>
        </w:tc>
        <w:tc>
          <w:tcPr>
            <w:tcW w:w="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[T04]</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8"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r>
      <w:tr>
        <w:trPr>
          <w:jc w:val="center"/>
          <w:trHeight w:val="271"/>
        </w:trPr>
        <w:tc>
          <w:tcPr>
            <w:tcW w:w="9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[RF23]</w:t>
            </w:r>
            <w:r/>
          </w:p>
        </w:tc>
        <w:tc>
          <w:tcPr>
            <w:tcW w:w="475" w:type="pct"/>
            <w:vAlign w:val="center"/>
            <w:textDirection w:val="lrTb"/>
            <w:noWrap w:val="false"/>
          </w:tcPr>
          <w:p>
            <w:pPr>
              <w:jc w:val="center"/>
              <w:rPr>
                <w:rFonts w:ascii="Arial" w:hAnsi="Arial" w:cs="Arial"/>
                <w:sz w:val="20"/>
                <w:szCs w:val="20"/>
              </w:rPr>
            </w:pPr>
            <w:r>
              <w:rPr>
                <w:rFonts w:ascii="Arial" w:hAnsi="Arial" w:cs="Arial"/>
                <w:sz w:val="20"/>
                <w:szCs w:val="20"/>
              </w:rPr>
              <w:t xml:space="preserve">[T05]</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7"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8" w:type="pct"/>
            <w:vAlign w:val="center"/>
            <w:textDirection w:val="lrTb"/>
            <w:noWrap w:val="false"/>
          </w:tcPr>
          <w:p>
            <w:pPr>
              <w:jc w:val="center"/>
              <w:keepNext/>
              <w:rPr>
                <w:rFonts w:ascii="Arial" w:hAnsi="Arial" w:cs="Arial"/>
                <w:sz w:val="20"/>
                <w:szCs w:val="20"/>
              </w:rPr>
            </w:pPr>
            <w:r>
              <w:rPr>
                <w:rFonts w:ascii="Arial" w:hAnsi="Arial" w:cs="Arial"/>
                <w:sz w:val="20"/>
                <w:szCs w:val="20"/>
              </w:rPr>
            </w:r>
            <w:r/>
          </w:p>
        </w:tc>
      </w:tr>
    </w:tbl>
    <w:p>
      <w:pPr>
        <w:pStyle w:val="236"/>
        <w:rPr>
          <w:rFonts w:ascii="Arial" w:hAnsi="Arial" w:cs="Arial"/>
          <w:color w:val="auto"/>
          <w:sz w:val="20"/>
        </w:rPr>
      </w:pPr>
      <w:r/>
      <w:bookmarkStart w:id="310" w:name="_Toc515021243"/>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58</w:t>
      </w:r>
      <w:r>
        <w:rPr>
          <w:rFonts w:ascii="Arial" w:hAnsi="Arial" w:cs="Arial"/>
          <w:color w:val="auto"/>
          <w:sz w:val="20"/>
        </w:rPr>
        <w:fldChar w:fldCharType="end"/>
      </w:r>
      <w:r>
        <w:rPr>
          <w:rFonts w:ascii="Arial" w:hAnsi="Arial" w:cs="Arial"/>
          <w:color w:val="auto"/>
          <w:sz w:val="20"/>
        </w:rPr>
        <w:t xml:space="preserve">-Requisitos funcionais x requisito </w:t>
      </w:r>
      <w:r>
        <w:rPr>
          <w:rFonts w:ascii="Arial" w:hAnsi="Arial" w:cs="Arial"/>
          <w:color w:val="auto"/>
          <w:sz w:val="20"/>
        </w:rPr>
        <w:t xml:space="preserve">de dados x</w:t>
      </w:r>
      <w:r>
        <w:rPr>
          <w:rFonts w:ascii="Arial" w:hAnsi="Arial" w:cs="Arial"/>
          <w:color w:val="auto"/>
          <w:sz w:val="20"/>
        </w:rPr>
        <w:t xml:space="preserve"> telas</w:t>
      </w:r>
      <w:bookmarkEnd w:id="310"/>
      <w:r/>
      <w:r/>
    </w:p>
    <w:tbl>
      <w:tblPr>
        <w:tblW w:w="5000" w:type="pct"/>
        <w:jc w:val="center"/>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ook w:val="04A0" w:firstRow="1" w:lastRow="0" w:firstColumn="1" w:lastColumn="0" w:noHBand="0" w:noVBand="1"/>
      </w:tblPr>
      <w:tblGrid>
        <w:gridCol w:w="2507"/>
        <w:gridCol w:w="777"/>
        <w:gridCol w:w="723"/>
        <w:gridCol w:w="723"/>
        <w:gridCol w:w="723"/>
        <w:gridCol w:w="723"/>
        <w:gridCol w:w="723"/>
        <w:gridCol w:w="723"/>
        <w:gridCol w:w="723"/>
        <w:gridCol w:w="716"/>
      </w:tblGrid>
      <w:tr>
        <w:trPr>
          <w:gridBefore w:val="2"/>
          <w:wBefore w:w="3284" w:type="dxa"/>
          <w:jc w:val="center"/>
          <w:trHeight w:val="316"/>
        </w:trPr>
        <w:tc>
          <w:tcPr>
            <w:gridSpan w:val="8"/>
            <w:tcBorders>
              <w:left w:val="single" w:sz="4" w:space="0" w:color="auto"/>
            </w:tcBorders>
            <w:tcW w:w="3188" w:type="pct"/>
            <w:vAlign w:val="center"/>
            <w:textDirection w:val="lrTb"/>
            <w:noWrap w:val="false"/>
          </w:tcPr>
          <w:p>
            <w:pPr>
              <w:jc w:val="center"/>
              <w:rPr>
                <w:rFonts w:ascii="Arial" w:hAnsi="Arial" w:cs="Arial"/>
                <w:b/>
                <w:sz w:val="20"/>
                <w:szCs w:val="20"/>
              </w:rPr>
            </w:pPr>
            <w:r>
              <w:rPr>
                <w:rFonts w:ascii="Arial" w:hAnsi="Arial" w:cs="Arial"/>
                <w:b/>
                <w:sz w:val="20"/>
                <w:szCs w:val="20"/>
              </w:rPr>
              <w:t xml:space="preserve">Requisitos de Dados</w:t>
            </w:r>
            <w:r/>
          </w:p>
        </w:tc>
      </w:tr>
      <w:tr>
        <w:trPr>
          <w:jc w:val="center"/>
          <w:trHeight w:val="401"/>
        </w:trPr>
        <w:tc>
          <w:tcPr>
            <w:tcBorders>
              <w:top w:val="single" w:sz="4" w:space="0" w:color="auto"/>
            </w:tcBorders>
            <w:tcW w:w="1383" w:type="pct"/>
            <w:vAlign w:val="center"/>
            <w:textDirection w:val="lrTb"/>
            <w:noWrap w:val="false"/>
          </w:tcPr>
          <w:p>
            <w:pPr>
              <w:jc w:val="center"/>
              <w:rPr>
                <w:rFonts w:ascii="Arial" w:hAnsi="Arial" w:cs="Arial"/>
                <w:b/>
                <w:sz w:val="20"/>
                <w:szCs w:val="20"/>
              </w:rPr>
            </w:pPr>
            <w:r>
              <w:rPr>
                <w:rFonts w:ascii="Arial" w:hAnsi="Arial" w:cs="Arial"/>
                <w:b/>
                <w:sz w:val="20"/>
                <w:szCs w:val="20"/>
              </w:rPr>
              <w:t xml:space="preserve">Requisitos Funcionais</w:t>
            </w:r>
            <w:r/>
          </w:p>
        </w:tc>
        <w:tc>
          <w:tcPr>
            <w:tcW w:w="429" w:type="pct"/>
            <w:vAlign w:val="center"/>
            <w:textDirection w:val="lrTb"/>
            <w:noWrap w:val="false"/>
          </w:tcPr>
          <w:p>
            <w:pPr>
              <w:jc w:val="center"/>
              <w:rPr>
                <w:rFonts w:ascii="Arial" w:hAnsi="Arial" w:cs="Arial"/>
                <w:b/>
                <w:sz w:val="20"/>
                <w:szCs w:val="20"/>
              </w:rPr>
            </w:pPr>
            <w:r>
              <w:rPr>
                <w:rFonts w:ascii="Arial" w:hAnsi="Arial" w:cs="Arial"/>
                <w:b/>
                <w:sz w:val="20"/>
                <w:szCs w:val="20"/>
              </w:rPr>
              <w:t xml:space="preserve">Telas</w:t>
            </w:r>
            <w:r/>
          </w:p>
        </w:tc>
        <w:tc>
          <w:tcPr>
            <w:tcW w:w="399" w:type="pct"/>
            <w:vAlign w:val="center"/>
            <w:textDirection w:val="lrTb"/>
            <w:noWrap w:val="false"/>
          </w:tcPr>
          <w:p>
            <w:pPr>
              <w:jc w:val="center"/>
              <w:rPr>
                <w:rFonts w:ascii="Arial" w:hAnsi="Arial" w:cs="Arial"/>
                <w:sz w:val="18"/>
                <w:szCs w:val="20"/>
              </w:rPr>
            </w:pPr>
            <w:r>
              <w:rPr>
                <w:rFonts w:ascii="Arial" w:hAnsi="Arial" w:cs="Arial"/>
                <w:sz w:val="18"/>
                <w:szCs w:val="20"/>
              </w:rPr>
              <w:t xml:space="preserve">RD10</w:t>
            </w:r>
            <w:r/>
          </w:p>
        </w:tc>
        <w:tc>
          <w:tcPr>
            <w:tcW w:w="399" w:type="pct"/>
            <w:vAlign w:val="center"/>
            <w:textDirection w:val="lrTb"/>
            <w:noWrap w:val="false"/>
          </w:tcPr>
          <w:p>
            <w:pPr>
              <w:jc w:val="center"/>
              <w:rPr>
                <w:rFonts w:ascii="Arial" w:hAnsi="Arial" w:cs="Arial"/>
                <w:sz w:val="18"/>
                <w:szCs w:val="20"/>
              </w:rPr>
            </w:pPr>
            <w:r>
              <w:rPr>
                <w:rFonts w:ascii="Arial" w:hAnsi="Arial" w:cs="Arial"/>
                <w:sz w:val="18"/>
                <w:szCs w:val="20"/>
              </w:rPr>
              <w:t xml:space="preserve">RD11</w:t>
            </w:r>
            <w:r/>
          </w:p>
        </w:tc>
        <w:tc>
          <w:tcPr>
            <w:tcW w:w="399" w:type="pct"/>
            <w:vAlign w:val="center"/>
            <w:textDirection w:val="lrTb"/>
            <w:noWrap w:val="false"/>
          </w:tcPr>
          <w:p>
            <w:pPr>
              <w:jc w:val="center"/>
              <w:rPr>
                <w:rFonts w:ascii="Arial" w:hAnsi="Arial" w:cs="Arial"/>
                <w:sz w:val="18"/>
                <w:szCs w:val="20"/>
              </w:rPr>
            </w:pPr>
            <w:r>
              <w:rPr>
                <w:rFonts w:ascii="Arial" w:hAnsi="Arial" w:cs="Arial"/>
                <w:sz w:val="18"/>
                <w:szCs w:val="20"/>
              </w:rPr>
              <w:t xml:space="preserve">RD12</w:t>
            </w:r>
            <w:r/>
          </w:p>
        </w:tc>
        <w:tc>
          <w:tcPr>
            <w:tcW w:w="399" w:type="pct"/>
            <w:vAlign w:val="center"/>
            <w:textDirection w:val="lrTb"/>
            <w:noWrap w:val="false"/>
          </w:tcPr>
          <w:p>
            <w:pPr>
              <w:jc w:val="center"/>
              <w:rPr>
                <w:rFonts w:ascii="Arial" w:hAnsi="Arial" w:cs="Arial"/>
                <w:sz w:val="18"/>
                <w:szCs w:val="20"/>
              </w:rPr>
            </w:pPr>
            <w:r>
              <w:rPr>
                <w:rFonts w:ascii="Arial" w:hAnsi="Arial" w:cs="Arial"/>
                <w:sz w:val="18"/>
                <w:szCs w:val="20"/>
              </w:rPr>
              <w:t xml:space="preserve">RD13</w:t>
            </w:r>
            <w:r/>
          </w:p>
        </w:tc>
        <w:tc>
          <w:tcPr>
            <w:tcW w:w="399" w:type="pct"/>
            <w:vAlign w:val="center"/>
            <w:textDirection w:val="lrTb"/>
            <w:noWrap w:val="false"/>
          </w:tcPr>
          <w:p>
            <w:pPr>
              <w:jc w:val="center"/>
              <w:rPr>
                <w:rFonts w:ascii="Arial" w:hAnsi="Arial" w:cs="Arial"/>
                <w:sz w:val="18"/>
                <w:szCs w:val="20"/>
              </w:rPr>
            </w:pPr>
            <w:r>
              <w:rPr>
                <w:rFonts w:ascii="Arial" w:hAnsi="Arial" w:cs="Arial"/>
                <w:sz w:val="18"/>
                <w:szCs w:val="20"/>
              </w:rPr>
              <w:t xml:space="preserve">RD14</w:t>
            </w:r>
            <w:r/>
          </w:p>
        </w:tc>
        <w:tc>
          <w:tcPr>
            <w:tcW w:w="399" w:type="pct"/>
            <w:vAlign w:val="center"/>
            <w:textDirection w:val="lrTb"/>
            <w:noWrap w:val="false"/>
          </w:tcPr>
          <w:p>
            <w:pPr>
              <w:jc w:val="center"/>
              <w:rPr>
                <w:rFonts w:ascii="Arial" w:hAnsi="Arial" w:cs="Arial"/>
                <w:sz w:val="18"/>
                <w:szCs w:val="20"/>
              </w:rPr>
            </w:pPr>
            <w:r>
              <w:rPr>
                <w:rFonts w:ascii="Arial" w:hAnsi="Arial" w:cs="Arial"/>
                <w:sz w:val="18"/>
                <w:szCs w:val="20"/>
              </w:rPr>
              <w:t xml:space="preserve">RD15</w:t>
            </w:r>
            <w:r/>
          </w:p>
        </w:tc>
        <w:tc>
          <w:tcPr>
            <w:tcW w:w="399" w:type="pct"/>
            <w:vAlign w:val="center"/>
            <w:textDirection w:val="lrTb"/>
            <w:noWrap w:val="false"/>
          </w:tcPr>
          <w:p>
            <w:pPr>
              <w:jc w:val="center"/>
              <w:rPr>
                <w:rFonts w:ascii="Arial" w:hAnsi="Arial" w:cs="Arial"/>
                <w:sz w:val="18"/>
                <w:szCs w:val="20"/>
              </w:rPr>
            </w:pPr>
            <w:r>
              <w:rPr>
                <w:rFonts w:ascii="Arial" w:hAnsi="Arial" w:cs="Arial"/>
                <w:sz w:val="18"/>
                <w:szCs w:val="20"/>
              </w:rPr>
              <w:t xml:space="preserve">RD16</w:t>
            </w:r>
            <w:r/>
          </w:p>
        </w:tc>
        <w:tc>
          <w:tcPr>
            <w:tcW w:w="399" w:type="pct"/>
            <w:vAlign w:val="center"/>
            <w:textDirection w:val="lrTb"/>
            <w:noWrap w:val="false"/>
          </w:tcPr>
          <w:p>
            <w:pPr>
              <w:jc w:val="center"/>
              <w:rPr>
                <w:rFonts w:ascii="Arial" w:hAnsi="Arial" w:cs="Arial"/>
                <w:sz w:val="18"/>
                <w:szCs w:val="20"/>
              </w:rPr>
            </w:pPr>
            <w:r>
              <w:rPr>
                <w:rFonts w:ascii="Arial" w:hAnsi="Arial" w:cs="Arial"/>
                <w:sz w:val="18"/>
                <w:szCs w:val="20"/>
              </w:rPr>
              <w:t xml:space="preserve">RD17</w:t>
            </w:r>
            <w:r/>
          </w:p>
        </w:tc>
      </w:tr>
      <w:tr>
        <w:trPr>
          <w:jc w:val="center"/>
          <w:trHeight w:val="271"/>
        </w:trPr>
        <w:tc>
          <w:tcPr>
            <w:tcW w:w="1383" w:type="pct"/>
            <w:vAlign w:val="center"/>
            <w:textDirection w:val="lrTb"/>
            <w:noWrap w:val="false"/>
          </w:tcPr>
          <w:p>
            <w:pPr>
              <w:jc w:val="center"/>
              <w:rPr>
                <w:rFonts w:ascii="Arial" w:hAnsi="Arial" w:cs="Arial"/>
                <w:sz w:val="20"/>
                <w:szCs w:val="20"/>
              </w:rPr>
            </w:pPr>
            <w:r>
              <w:rPr>
                <w:rFonts w:ascii="Arial" w:hAnsi="Arial" w:cs="Arial"/>
                <w:sz w:val="20"/>
                <w:szCs w:val="20"/>
              </w:rPr>
              <w:t xml:space="preserve">[RF14]</w:t>
            </w:r>
            <w:r/>
          </w:p>
        </w:tc>
        <w:tc>
          <w:tcPr>
            <w:tcW w:w="429" w:type="pct"/>
            <w:vAlign w:val="center"/>
            <w:textDirection w:val="lrTb"/>
            <w:noWrap w:val="false"/>
          </w:tcPr>
          <w:p>
            <w:pPr>
              <w:jc w:val="center"/>
              <w:rPr>
                <w:rFonts w:ascii="Arial" w:hAnsi="Arial" w:cs="Arial"/>
                <w:sz w:val="20"/>
                <w:szCs w:val="20"/>
              </w:rPr>
            </w:pPr>
            <w:r>
              <w:rPr>
                <w:rFonts w:ascii="Arial" w:hAnsi="Arial" w:cs="Arial"/>
                <w:sz w:val="20"/>
                <w:szCs w:val="20"/>
              </w:rPr>
              <w:t xml:space="preserve">[T04]</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383" w:type="pct"/>
            <w:vAlign w:val="center"/>
            <w:textDirection w:val="lrTb"/>
            <w:noWrap w:val="false"/>
          </w:tcPr>
          <w:p>
            <w:pPr>
              <w:jc w:val="center"/>
              <w:rPr>
                <w:rFonts w:ascii="Arial" w:hAnsi="Arial" w:cs="Arial"/>
                <w:sz w:val="20"/>
                <w:szCs w:val="20"/>
              </w:rPr>
            </w:pPr>
            <w:r>
              <w:rPr>
                <w:rFonts w:ascii="Arial" w:hAnsi="Arial" w:cs="Arial"/>
                <w:sz w:val="20"/>
                <w:szCs w:val="20"/>
              </w:rPr>
              <w:t xml:space="preserve">[RF15]</w:t>
            </w:r>
            <w:r/>
          </w:p>
        </w:tc>
        <w:tc>
          <w:tcPr>
            <w:tcW w:w="429" w:type="pct"/>
            <w:vAlign w:val="center"/>
            <w:textDirection w:val="lrTb"/>
            <w:noWrap w:val="false"/>
          </w:tcPr>
          <w:p>
            <w:pPr>
              <w:jc w:val="center"/>
              <w:rPr>
                <w:rFonts w:ascii="Arial" w:hAnsi="Arial" w:cs="Arial"/>
                <w:sz w:val="20"/>
                <w:szCs w:val="20"/>
              </w:rPr>
            </w:pPr>
            <w:r>
              <w:rPr>
                <w:rFonts w:ascii="Arial" w:hAnsi="Arial" w:cs="Arial"/>
                <w:sz w:val="20"/>
                <w:szCs w:val="20"/>
              </w:rPr>
              <w:t xml:space="preserve">[T03]</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383" w:type="pct"/>
            <w:vAlign w:val="center"/>
            <w:textDirection w:val="lrTb"/>
            <w:noWrap w:val="false"/>
          </w:tcPr>
          <w:p>
            <w:pPr>
              <w:jc w:val="center"/>
              <w:rPr>
                <w:rFonts w:ascii="Arial" w:hAnsi="Arial" w:cs="Arial"/>
                <w:sz w:val="20"/>
                <w:szCs w:val="20"/>
              </w:rPr>
            </w:pPr>
            <w:r>
              <w:rPr>
                <w:rFonts w:ascii="Arial" w:hAnsi="Arial" w:cs="Arial"/>
                <w:sz w:val="20"/>
                <w:szCs w:val="20"/>
              </w:rPr>
              <w:t xml:space="preserve">[RF16]</w:t>
            </w:r>
            <w:r/>
          </w:p>
        </w:tc>
        <w:tc>
          <w:tcPr>
            <w:tcW w:w="429" w:type="pct"/>
            <w:vAlign w:val="center"/>
            <w:textDirection w:val="lrTb"/>
            <w:noWrap w:val="false"/>
          </w:tcPr>
          <w:p>
            <w:pPr>
              <w:jc w:val="center"/>
              <w:rPr>
                <w:rFonts w:ascii="Arial" w:hAnsi="Arial" w:cs="Arial"/>
                <w:sz w:val="20"/>
                <w:szCs w:val="20"/>
              </w:rPr>
            </w:pPr>
            <w:r>
              <w:rPr>
                <w:rFonts w:ascii="Arial" w:hAnsi="Arial" w:cs="Arial"/>
                <w:sz w:val="20"/>
                <w:szCs w:val="20"/>
              </w:rPr>
              <w:t xml:space="preserve">[T03]</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383" w:type="pct"/>
            <w:vAlign w:val="center"/>
            <w:textDirection w:val="lrTb"/>
            <w:noWrap w:val="false"/>
          </w:tcPr>
          <w:p>
            <w:pPr>
              <w:jc w:val="center"/>
              <w:rPr>
                <w:rFonts w:ascii="Arial" w:hAnsi="Arial" w:cs="Arial"/>
                <w:sz w:val="20"/>
                <w:szCs w:val="20"/>
              </w:rPr>
            </w:pPr>
            <w:r>
              <w:rPr>
                <w:rFonts w:ascii="Arial" w:hAnsi="Arial" w:cs="Arial"/>
                <w:sz w:val="20"/>
                <w:szCs w:val="20"/>
              </w:rPr>
              <w:t xml:space="preserve">[RF17]</w:t>
            </w:r>
            <w:r/>
          </w:p>
        </w:tc>
        <w:tc>
          <w:tcPr>
            <w:tcW w:w="429" w:type="pct"/>
            <w:vAlign w:val="center"/>
            <w:textDirection w:val="lrTb"/>
            <w:noWrap w:val="false"/>
          </w:tcPr>
          <w:p>
            <w:pPr>
              <w:jc w:val="center"/>
              <w:rPr>
                <w:rFonts w:ascii="Arial" w:hAnsi="Arial" w:cs="Arial"/>
                <w:sz w:val="20"/>
                <w:szCs w:val="20"/>
              </w:rPr>
            </w:pPr>
            <w:r>
              <w:rPr>
                <w:rFonts w:ascii="Arial" w:hAnsi="Arial" w:cs="Arial"/>
                <w:sz w:val="20"/>
                <w:szCs w:val="20"/>
              </w:rPr>
              <w:t xml:space="preserve">[T03]</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383" w:type="pct"/>
            <w:vAlign w:val="center"/>
            <w:textDirection w:val="lrTb"/>
            <w:noWrap w:val="false"/>
          </w:tcPr>
          <w:p>
            <w:pPr>
              <w:jc w:val="center"/>
              <w:rPr>
                <w:rFonts w:ascii="Arial" w:hAnsi="Arial" w:cs="Arial"/>
                <w:sz w:val="20"/>
                <w:szCs w:val="20"/>
              </w:rPr>
            </w:pPr>
            <w:r>
              <w:rPr>
                <w:rFonts w:ascii="Arial" w:hAnsi="Arial" w:cs="Arial"/>
                <w:sz w:val="20"/>
                <w:szCs w:val="20"/>
              </w:rPr>
              <w:t xml:space="preserve">[RF18]</w:t>
            </w:r>
            <w:r/>
          </w:p>
        </w:tc>
        <w:tc>
          <w:tcPr>
            <w:tcW w:w="429" w:type="pct"/>
            <w:vAlign w:val="center"/>
            <w:textDirection w:val="lrTb"/>
            <w:noWrap w:val="false"/>
          </w:tcPr>
          <w:p>
            <w:pPr>
              <w:jc w:val="center"/>
              <w:rPr>
                <w:rFonts w:ascii="Arial" w:hAnsi="Arial" w:cs="Arial"/>
                <w:sz w:val="20"/>
                <w:szCs w:val="20"/>
              </w:rPr>
            </w:pPr>
            <w:r>
              <w:rPr>
                <w:rFonts w:ascii="Arial" w:hAnsi="Arial" w:cs="Arial"/>
                <w:sz w:val="20"/>
                <w:szCs w:val="20"/>
              </w:rPr>
              <w:t xml:space="preserve">[T03]</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383" w:type="pct"/>
            <w:vAlign w:val="center"/>
            <w:textDirection w:val="lrTb"/>
            <w:noWrap w:val="false"/>
          </w:tcPr>
          <w:p>
            <w:pPr>
              <w:jc w:val="center"/>
              <w:rPr>
                <w:rFonts w:ascii="Arial" w:hAnsi="Arial" w:cs="Arial"/>
                <w:sz w:val="20"/>
                <w:szCs w:val="20"/>
              </w:rPr>
            </w:pPr>
            <w:r>
              <w:rPr>
                <w:rFonts w:ascii="Arial" w:hAnsi="Arial" w:cs="Arial"/>
                <w:sz w:val="20"/>
                <w:szCs w:val="20"/>
              </w:rPr>
              <w:t xml:space="preserve">[RF19]</w:t>
            </w:r>
            <w:r/>
          </w:p>
        </w:tc>
        <w:tc>
          <w:tcPr>
            <w:tcW w:w="429" w:type="pct"/>
            <w:vAlign w:val="center"/>
            <w:textDirection w:val="lrTb"/>
            <w:noWrap w:val="false"/>
          </w:tcPr>
          <w:p>
            <w:pPr>
              <w:jc w:val="center"/>
              <w:rPr>
                <w:rFonts w:ascii="Arial" w:hAnsi="Arial" w:cs="Arial"/>
                <w:sz w:val="20"/>
                <w:szCs w:val="20"/>
              </w:rPr>
            </w:pPr>
            <w:r>
              <w:rPr>
                <w:rFonts w:ascii="Arial" w:hAnsi="Arial" w:cs="Arial"/>
                <w:sz w:val="20"/>
                <w:szCs w:val="20"/>
              </w:rPr>
              <w:t xml:space="preserve">[T04]</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383" w:type="pct"/>
            <w:vAlign w:val="center"/>
            <w:textDirection w:val="lrTb"/>
            <w:noWrap w:val="false"/>
          </w:tcPr>
          <w:p>
            <w:pPr>
              <w:jc w:val="center"/>
              <w:rPr>
                <w:rFonts w:ascii="Arial" w:hAnsi="Arial" w:cs="Arial"/>
                <w:sz w:val="20"/>
                <w:szCs w:val="20"/>
              </w:rPr>
            </w:pPr>
            <w:r>
              <w:rPr>
                <w:rFonts w:ascii="Arial" w:hAnsi="Arial" w:cs="Arial"/>
                <w:sz w:val="20"/>
                <w:szCs w:val="20"/>
              </w:rPr>
              <w:t xml:space="preserve">[RF20]</w:t>
            </w:r>
            <w:r/>
          </w:p>
        </w:tc>
        <w:tc>
          <w:tcPr>
            <w:tcW w:w="429" w:type="pct"/>
            <w:vAlign w:val="center"/>
            <w:textDirection w:val="lrTb"/>
            <w:noWrap w:val="false"/>
          </w:tcPr>
          <w:p>
            <w:pPr>
              <w:jc w:val="center"/>
              <w:rPr>
                <w:rFonts w:ascii="Arial" w:hAnsi="Arial" w:cs="Arial"/>
                <w:sz w:val="20"/>
                <w:szCs w:val="20"/>
              </w:rPr>
            </w:pPr>
            <w:r>
              <w:rPr>
                <w:rFonts w:ascii="Arial" w:hAnsi="Arial" w:cs="Arial"/>
                <w:sz w:val="20"/>
                <w:szCs w:val="20"/>
              </w:rPr>
              <w:t xml:space="preserve">[T04]</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383" w:type="pct"/>
            <w:vAlign w:val="center"/>
            <w:textDirection w:val="lrTb"/>
            <w:noWrap w:val="false"/>
          </w:tcPr>
          <w:p>
            <w:pPr>
              <w:jc w:val="center"/>
              <w:rPr>
                <w:rFonts w:ascii="Arial" w:hAnsi="Arial" w:cs="Arial"/>
                <w:sz w:val="20"/>
                <w:szCs w:val="20"/>
              </w:rPr>
            </w:pPr>
            <w:r>
              <w:rPr>
                <w:rFonts w:ascii="Arial" w:hAnsi="Arial" w:cs="Arial"/>
                <w:sz w:val="20"/>
                <w:szCs w:val="20"/>
              </w:rPr>
              <w:t xml:space="preserve">[RF21]</w:t>
            </w:r>
            <w:r/>
          </w:p>
        </w:tc>
        <w:tc>
          <w:tcPr>
            <w:tcW w:w="429" w:type="pct"/>
            <w:vAlign w:val="center"/>
            <w:textDirection w:val="lrTb"/>
            <w:noWrap w:val="false"/>
          </w:tcPr>
          <w:p>
            <w:pPr>
              <w:jc w:val="center"/>
              <w:rPr>
                <w:rFonts w:ascii="Arial" w:hAnsi="Arial" w:cs="Arial"/>
                <w:sz w:val="20"/>
                <w:szCs w:val="20"/>
              </w:rPr>
            </w:pPr>
            <w:r>
              <w:rPr>
                <w:rFonts w:ascii="Arial" w:hAnsi="Arial" w:cs="Arial"/>
                <w:sz w:val="20"/>
                <w:szCs w:val="20"/>
              </w:rPr>
              <w:t xml:space="preserve">[T04]</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383" w:type="pct"/>
            <w:vAlign w:val="center"/>
            <w:textDirection w:val="lrTb"/>
            <w:noWrap w:val="false"/>
          </w:tcPr>
          <w:p>
            <w:pPr>
              <w:jc w:val="center"/>
              <w:rPr>
                <w:rFonts w:ascii="Arial" w:hAnsi="Arial" w:cs="Arial"/>
                <w:sz w:val="20"/>
                <w:szCs w:val="20"/>
              </w:rPr>
            </w:pPr>
            <w:r>
              <w:rPr>
                <w:rFonts w:ascii="Arial" w:hAnsi="Arial" w:cs="Arial"/>
                <w:sz w:val="20"/>
                <w:szCs w:val="20"/>
              </w:rPr>
              <w:t xml:space="preserve">[RF22]</w:t>
            </w:r>
            <w:r/>
          </w:p>
        </w:tc>
        <w:tc>
          <w:tcPr>
            <w:tcW w:w="429" w:type="pct"/>
            <w:vAlign w:val="center"/>
            <w:textDirection w:val="lrTb"/>
            <w:noWrap w:val="false"/>
          </w:tcPr>
          <w:p>
            <w:pPr>
              <w:jc w:val="center"/>
              <w:rPr>
                <w:rFonts w:ascii="Arial" w:hAnsi="Arial" w:cs="Arial"/>
                <w:sz w:val="20"/>
                <w:szCs w:val="20"/>
              </w:rPr>
            </w:pPr>
            <w:r>
              <w:rPr>
                <w:rFonts w:ascii="Arial" w:hAnsi="Arial" w:cs="Arial"/>
                <w:sz w:val="20"/>
                <w:szCs w:val="20"/>
              </w:rPr>
              <w:t xml:space="preserve">[T04]</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383" w:type="pct"/>
            <w:vAlign w:val="center"/>
            <w:textDirection w:val="lrTb"/>
            <w:noWrap w:val="false"/>
          </w:tcPr>
          <w:p>
            <w:pPr>
              <w:jc w:val="center"/>
              <w:rPr>
                <w:rFonts w:ascii="Arial" w:hAnsi="Arial" w:cs="Arial"/>
                <w:sz w:val="20"/>
                <w:szCs w:val="20"/>
              </w:rPr>
            </w:pPr>
            <w:r>
              <w:rPr>
                <w:rFonts w:ascii="Arial" w:hAnsi="Arial" w:cs="Arial"/>
                <w:sz w:val="20"/>
                <w:szCs w:val="20"/>
              </w:rPr>
              <w:t xml:space="preserve">[RF24]</w:t>
            </w:r>
            <w:r/>
          </w:p>
        </w:tc>
        <w:tc>
          <w:tcPr>
            <w:tcW w:w="429" w:type="pct"/>
            <w:vAlign w:val="center"/>
            <w:textDirection w:val="lrTb"/>
            <w:noWrap w:val="false"/>
          </w:tcPr>
          <w:p>
            <w:pPr>
              <w:jc w:val="center"/>
              <w:rPr>
                <w:rFonts w:ascii="Arial" w:hAnsi="Arial" w:cs="Arial"/>
                <w:sz w:val="20"/>
                <w:szCs w:val="20"/>
              </w:rPr>
            </w:pPr>
            <w:r>
              <w:rPr>
                <w:rFonts w:ascii="Arial" w:hAnsi="Arial" w:cs="Arial"/>
                <w:sz w:val="20"/>
                <w:szCs w:val="20"/>
              </w:rPr>
              <w:t xml:space="preserve">[T04]</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383" w:type="pct"/>
            <w:vAlign w:val="center"/>
            <w:textDirection w:val="lrTb"/>
            <w:noWrap w:val="false"/>
          </w:tcPr>
          <w:p>
            <w:pPr>
              <w:jc w:val="center"/>
              <w:rPr>
                <w:rFonts w:ascii="Arial" w:hAnsi="Arial" w:cs="Arial"/>
                <w:sz w:val="20"/>
                <w:szCs w:val="20"/>
              </w:rPr>
            </w:pPr>
            <w:r>
              <w:rPr>
                <w:rFonts w:ascii="Arial" w:hAnsi="Arial" w:cs="Arial"/>
                <w:sz w:val="20"/>
                <w:szCs w:val="20"/>
              </w:rPr>
              <w:t xml:space="preserve">[RF25]</w:t>
            </w:r>
            <w:r/>
          </w:p>
        </w:tc>
        <w:tc>
          <w:tcPr>
            <w:tcW w:w="429" w:type="pct"/>
            <w:vAlign w:val="center"/>
            <w:textDirection w:val="lrTb"/>
            <w:noWrap w:val="false"/>
          </w:tcPr>
          <w:p>
            <w:pPr>
              <w:jc w:val="center"/>
              <w:rPr>
                <w:rFonts w:ascii="Arial" w:hAnsi="Arial" w:cs="Arial"/>
                <w:sz w:val="20"/>
                <w:szCs w:val="20"/>
              </w:rPr>
            </w:pPr>
            <w:r>
              <w:rPr>
                <w:rFonts w:ascii="Arial" w:hAnsi="Arial" w:cs="Arial"/>
                <w:sz w:val="20"/>
                <w:szCs w:val="20"/>
              </w:rPr>
              <w:t xml:space="preserve">[T04]</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383" w:type="pct"/>
            <w:vAlign w:val="center"/>
            <w:textDirection w:val="lrTb"/>
            <w:noWrap w:val="false"/>
          </w:tcPr>
          <w:p>
            <w:pPr>
              <w:jc w:val="center"/>
              <w:rPr>
                <w:rFonts w:ascii="Arial" w:hAnsi="Arial" w:cs="Arial"/>
                <w:sz w:val="20"/>
                <w:szCs w:val="20"/>
              </w:rPr>
            </w:pPr>
            <w:r>
              <w:rPr>
                <w:rFonts w:ascii="Arial" w:hAnsi="Arial" w:cs="Arial"/>
                <w:sz w:val="20"/>
                <w:szCs w:val="20"/>
              </w:rPr>
              <w:t xml:space="preserve">[RF26]</w:t>
            </w:r>
            <w:r/>
          </w:p>
        </w:tc>
        <w:tc>
          <w:tcPr>
            <w:tcW w:w="429" w:type="pct"/>
            <w:vAlign w:val="center"/>
            <w:textDirection w:val="lrTb"/>
            <w:noWrap w:val="false"/>
          </w:tcPr>
          <w:p>
            <w:pPr>
              <w:jc w:val="center"/>
              <w:rPr>
                <w:rFonts w:ascii="Arial" w:hAnsi="Arial" w:cs="Arial"/>
                <w:sz w:val="20"/>
                <w:szCs w:val="20"/>
              </w:rPr>
            </w:pPr>
            <w:r>
              <w:rPr>
                <w:rFonts w:ascii="Arial" w:hAnsi="Arial" w:cs="Arial"/>
                <w:sz w:val="20"/>
                <w:szCs w:val="20"/>
              </w:rPr>
              <w:t xml:space="preserve">[T04]</w:t>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399" w:type="pct"/>
            <w:vAlign w:val="center"/>
            <w:textDirection w:val="lrTb"/>
            <w:noWrap w:val="false"/>
          </w:tcPr>
          <w:p>
            <w:pPr>
              <w:jc w:val="center"/>
              <w:keepNext/>
              <w:rPr>
                <w:rFonts w:ascii="Arial" w:hAnsi="Arial" w:cs="Arial"/>
                <w:sz w:val="20"/>
                <w:szCs w:val="20"/>
              </w:rPr>
            </w:pPr>
            <w:r>
              <w:rPr>
                <w:rFonts w:ascii="Arial" w:hAnsi="Arial" w:cs="Arial"/>
                <w:sz w:val="20"/>
                <w:szCs w:val="20"/>
              </w:rPr>
              <w:t xml:space="preserve">X</w:t>
            </w:r>
            <w:r/>
          </w:p>
        </w:tc>
      </w:tr>
    </w:tbl>
    <w:p>
      <w:pPr>
        <w:pStyle w:val="236"/>
        <w:rPr>
          <w:rFonts w:ascii="Arial" w:hAnsi="Arial" w:cs="Arial"/>
          <w:color w:val="auto"/>
          <w:sz w:val="20"/>
        </w:rPr>
      </w:pPr>
      <w:r/>
      <w:bookmarkStart w:id="311" w:name="_Toc515021244"/>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59</w:t>
      </w:r>
      <w:r>
        <w:rPr>
          <w:rFonts w:ascii="Arial" w:hAnsi="Arial" w:cs="Arial"/>
          <w:color w:val="auto"/>
          <w:sz w:val="20"/>
        </w:rPr>
        <w:fldChar w:fldCharType="end"/>
      </w:r>
      <w:r>
        <w:rPr>
          <w:rFonts w:ascii="Arial" w:hAnsi="Arial" w:cs="Arial"/>
          <w:color w:val="auto"/>
          <w:sz w:val="20"/>
        </w:rPr>
        <w:t xml:space="preserve">-Requisitos funcionais x requisito </w:t>
      </w:r>
      <w:r>
        <w:rPr>
          <w:rFonts w:ascii="Arial" w:hAnsi="Arial" w:cs="Arial"/>
          <w:color w:val="auto"/>
          <w:sz w:val="20"/>
        </w:rPr>
        <w:t xml:space="preserve">de dados x</w:t>
      </w:r>
      <w:r>
        <w:rPr>
          <w:rFonts w:ascii="Arial" w:hAnsi="Arial" w:cs="Arial"/>
          <w:color w:val="auto"/>
          <w:sz w:val="20"/>
        </w:rPr>
        <w:t xml:space="preserve"> telas 2</w:t>
      </w:r>
      <w:bookmarkEnd w:id="311"/>
      <w:r/>
      <w:r/>
    </w:p>
    <w:p>
      <w:pPr>
        <w:pStyle w:val="267"/>
        <w:rPr>
          <w:rFonts w:ascii="Arial" w:hAnsi="Arial" w:cs="Arial"/>
        </w:rPr>
        <w:outlineLvl w:val="2"/>
      </w:pPr>
      <w:r/>
      <w:bookmarkStart w:id="312" w:name="_Toc515337398"/>
      <w:r>
        <w:rPr>
          <w:rFonts w:ascii="Arial" w:hAnsi="Arial" w:cs="Arial"/>
        </w:rPr>
        <w:t xml:space="preserve">Requisitos Funcionais X Regras de Execução</w:t>
      </w:r>
      <w:bookmarkEnd w:id="312"/>
      <w:r/>
      <w:r/>
    </w:p>
    <w:tbl>
      <w:tblPr>
        <w:tblW w:w="5000" w:type="pct"/>
        <w:jc w:val="center"/>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ook w:val="04A0" w:firstRow="1" w:lastRow="0" w:firstColumn="1" w:lastColumn="0" w:noHBand="0" w:noVBand="1"/>
      </w:tblPr>
      <w:tblGrid>
        <w:gridCol w:w="2220"/>
        <w:gridCol w:w="1076"/>
        <w:gridCol w:w="1153"/>
        <w:gridCol w:w="1153"/>
        <w:gridCol w:w="1151"/>
        <w:gridCol w:w="1151"/>
        <w:gridCol w:w="1162"/>
      </w:tblGrid>
      <w:tr>
        <w:trPr>
          <w:jc w:val="center"/>
          <w:trHeight w:val="401"/>
          <w:tblHeader/>
        </w:trPr>
        <w:tc>
          <w:tcPr>
            <w:tcBorders>
              <w:left w:val="none" w:color="000000" w:sz="4" w:space="0"/>
              <w:top w:val="none" w:color="000000" w:sz="4" w:space="0"/>
              <w:right w:val="single" w:sz="4" w:space="0" w:color="auto"/>
              <w:bottom w:val="single" w:sz="4" w:space="0" w:color="auto"/>
            </w:tcBorders>
            <w:tcW w:w="1224" w:type="pct"/>
            <w:vAlign w:val="center"/>
            <w:textDirection w:val="lrTb"/>
            <w:noWrap w:val="false"/>
          </w:tcPr>
          <w:p>
            <w:pPr>
              <w:jc w:val="center"/>
              <w:rPr>
                <w:rFonts w:ascii="Arial" w:hAnsi="Arial" w:cs="Arial"/>
                <w:b/>
                <w:sz w:val="20"/>
                <w:szCs w:val="20"/>
              </w:rPr>
              <w:pBdr>
                <w:left w:val="none" w:sz="0" w:space="0" w:color="auto"/>
                <w:top w:val="none" w:sz="0" w:space="0" w:color="auto"/>
                <w:right w:val="none" w:sz="0" w:space="0" w:color="auto"/>
                <w:bottom w:val="none" w:sz="0" w:space="0" w:color="auto"/>
                <w:between w:val="none" w:sz="0" w:space="0" w:color="auto"/>
              </w:pBdr>
            </w:pPr>
            <w:r>
              <w:rPr>
                <w:rFonts w:ascii="Arial" w:hAnsi="Arial" w:cs="Arial"/>
                <w:b/>
                <w:sz w:val="20"/>
                <w:szCs w:val="20"/>
              </w:rPr>
            </w:r>
            <w:r/>
          </w:p>
        </w:tc>
        <w:tc>
          <w:tcPr>
            <w:gridSpan w:val="6"/>
            <w:tcBorders>
              <w:left w:val="single" w:sz="4" w:space="0" w:color="auto"/>
            </w:tcBorders>
            <w:tcW w:w="3776" w:type="pct"/>
            <w:vAlign w:val="center"/>
            <w:textDirection w:val="lrTb"/>
            <w:noWrap w:val="false"/>
          </w:tcPr>
          <w:p>
            <w:pPr>
              <w:jc w:val="center"/>
              <w:rPr>
                <w:rFonts w:ascii="Arial" w:hAnsi="Arial" w:cs="Arial"/>
                <w:b/>
                <w:sz w:val="20"/>
                <w:szCs w:val="20"/>
              </w:rPr>
            </w:pPr>
            <w:r>
              <w:rPr>
                <w:rFonts w:ascii="Arial" w:hAnsi="Arial" w:cs="Arial"/>
                <w:b/>
                <w:sz w:val="20"/>
                <w:szCs w:val="20"/>
              </w:rPr>
              <w:t xml:space="preserve">Regras de Execução</w:t>
            </w:r>
            <w:r/>
          </w:p>
        </w:tc>
      </w:tr>
      <w:tr>
        <w:trPr>
          <w:jc w:val="center"/>
          <w:trHeight w:val="401"/>
          <w:tblHeader/>
        </w:trPr>
        <w:tc>
          <w:tcPr>
            <w:tcBorders>
              <w:top w:val="single" w:sz="4" w:space="0" w:color="auto"/>
            </w:tcBorders>
            <w:tcW w:w="1224" w:type="pct"/>
            <w:vAlign w:val="center"/>
            <w:textDirection w:val="lrTb"/>
            <w:noWrap w:val="false"/>
          </w:tcPr>
          <w:p>
            <w:pPr>
              <w:jc w:val="center"/>
              <w:rPr>
                <w:rFonts w:ascii="Arial" w:hAnsi="Arial" w:cs="Arial"/>
                <w:b/>
                <w:sz w:val="20"/>
                <w:szCs w:val="20"/>
              </w:rPr>
            </w:pPr>
            <w:r>
              <w:rPr>
                <w:rFonts w:ascii="Arial" w:hAnsi="Arial" w:cs="Arial"/>
                <w:b/>
                <w:sz w:val="20"/>
                <w:szCs w:val="20"/>
              </w:rPr>
              <w:t xml:space="preserve">Requisitos Funcionais</w:t>
            </w:r>
            <w:r/>
          </w:p>
        </w:tc>
        <w:tc>
          <w:tcPr>
            <w:tcW w:w="593" w:type="pct"/>
            <w:vAlign w:val="center"/>
            <w:textDirection w:val="lrTb"/>
            <w:noWrap w:val="false"/>
          </w:tcPr>
          <w:p>
            <w:pPr>
              <w:jc w:val="center"/>
              <w:rPr>
                <w:rFonts w:ascii="Arial" w:hAnsi="Arial" w:cs="Arial"/>
                <w:sz w:val="18"/>
                <w:szCs w:val="20"/>
              </w:rPr>
            </w:pPr>
            <w:r>
              <w:rPr>
                <w:rFonts w:ascii="Arial" w:hAnsi="Arial" w:cs="Arial"/>
                <w:sz w:val="18"/>
                <w:szCs w:val="20"/>
              </w:rPr>
              <w:t xml:space="preserve">RE01</w:t>
            </w:r>
            <w:r/>
          </w:p>
        </w:tc>
        <w:tc>
          <w:tcPr>
            <w:tcW w:w="636" w:type="pct"/>
            <w:vAlign w:val="center"/>
            <w:textDirection w:val="lrTb"/>
            <w:noWrap w:val="false"/>
          </w:tcPr>
          <w:p>
            <w:pPr>
              <w:jc w:val="center"/>
              <w:rPr>
                <w:rFonts w:ascii="Arial" w:hAnsi="Arial" w:cs="Arial"/>
                <w:sz w:val="18"/>
                <w:szCs w:val="20"/>
              </w:rPr>
            </w:pPr>
            <w:r>
              <w:rPr>
                <w:rFonts w:ascii="Arial" w:hAnsi="Arial" w:cs="Arial"/>
                <w:sz w:val="18"/>
                <w:szCs w:val="20"/>
              </w:rPr>
              <w:t xml:space="preserve">RE02</w:t>
            </w:r>
            <w:r/>
          </w:p>
        </w:tc>
        <w:tc>
          <w:tcPr>
            <w:tcW w:w="636" w:type="pct"/>
            <w:vAlign w:val="center"/>
            <w:textDirection w:val="lrTb"/>
            <w:noWrap w:val="false"/>
          </w:tcPr>
          <w:p>
            <w:pPr>
              <w:jc w:val="center"/>
              <w:rPr>
                <w:rFonts w:ascii="Arial" w:hAnsi="Arial" w:cs="Arial"/>
                <w:sz w:val="18"/>
                <w:szCs w:val="20"/>
              </w:rPr>
            </w:pPr>
            <w:r>
              <w:rPr>
                <w:rFonts w:ascii="Arial" w:hAnsi="Arial" w:cs="Arial"/>
                <w:sz w:val="18"/>
                <w:szCs w:val="20"/>
              </w:rPr>
              <w:t xml:space="preserve">RE03</w:t>
            </w:r>
            <w:r/>
          </w:p>
        </w:tc>
        <w:tc>
          <w:tcPr>
            <w:tcW w:w="635" w:type="pct"/>
            <w:vAlign w:val="center"/>
            <w:textDirection w:val="lrTb"/>
            <w:noWrap w:val="false"/>
          </w:tcPr>
          <w:p>
            <w:pPr>
              <w:jc w:val="center"/>
              <w:rPr>
                <w:rFonts w:ascii="Arial" w:hAnsi="Arial" w:cs="Arial"/>
                <w:sz w:val="18"/>
                <w:szCs w:val="20"/>
              </w:rPr>
            </w:pPr>
            <w:r>
              <w:rPr>
                <w:rFonts w:ascii="Arial" w:hAnsi="Arial" w:cs="Arial"/>
                <w:sz w:val="18"/>
                <w:szCs w:val="20"/>
              </w:rPr>
              <w:t xml:space="preserve">RE04</w:t>
            </w:r>
            <w:r/>
          </w:p>
        </w:tc>
        <w:tc>
          <w:tcPr>
            <w:tcW w:w="635" w:type="pct"/>
            <w:vAlign w:val="center"/>
            <w:textDirection w:val="lrTb"/>
            <w:noWrap w:val="false"/>
          </w:tcPr>
          <w:p>
            <w:pPr>
              <w:jc w:val="center"/>
              <w:rPr>
                <w:rFonts w:ascii="Arial" w:hAnsi="Arial" w:cs="Arial"/>
                <w:sz w:val="18"/>
                <w:szCs w:val="20"/>
              </w:rPr>
            </w:pPr>
            <w:r>
              <w:rPr>
                <w:rFonts w:ascii="Arial" w:hAnsi="Arial" w:cs="Arial"/>
                <w:sz w:val="18"/>
                <w:szCs w:val="20"/>
              </w:rPr>
              <w:t xml:space="preserve">RE05</w:t>
            </w:r>
            <w:r/>
          </w:p>
        </w:tc>
        <w:tc>
          <w:tcPr>
            <w:tcW w:w="642" w:type="pct"/>
            <w:vAlign w:val="center"/>
            <w:textDirection w:val="lrTb"/>
            <w:noWrap w:val="false"/>
          </w:tcPr>
          <w:p>
            <w:pPr>
              <w:jc w:val="center"/>
              <w:rPr>
                <w:rFonts w:ascii="Arial" w:hAnsi="Arial" w:cs="Arial"/>
                <w:sz w:val="18"/>
                <w:szCs w:val="20"/>
              </w:rPr>
            </w:pPr>
            <w:r>
              <w:rPr>
                <w:rFonts w:ascii="Arial" w:hAnsi="Arial" w:cs="Arial"/>
                <w:sz w:val="18"/>
                <w:szCs w:val="20"/>
              </w:rPr>
              <w:t xml:space="preserve">RE06</w:t>
            </w:r>
            <w:r/>
          </w:p>
        </w:tc>
      </w:tr>
      <w:tr>
        <w:trPr>
          <w:jc w:val="center"/>
          <w:trHeight w:val="271"/>
        </w:trPr>
        <w:tc>
          <w:tcPr>
            <w:tcW w:w="1224"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[RF05]</w:t>
            </w:r>
            <w:r/>
          </w:p>
        </w:tc>
        <w:tc>
          <w:tcPr>
            <w:tcW w:w="593"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636"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6"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5"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5"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42"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224"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[RF09]</w:t>
            </w:r>
            <w:r/>
          </w:p>
        </w:tc>
        <w:tc>
          <w:tcPr>
            <w:tcW w:w="593"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6"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636"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5"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5"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42"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224" w:type="pct"/>
            <w:vAlign w:val="center"/>
            <w:textDirection w:val="lrTb"/>
            <w:noWrap w:val="false"/>
          </w:tcPr>
          <w:p>
            <w:pPr>
              <w:jc w:val="center"/>
              <w:rPr>
                <w:rFonts w:ascii="Arial" w:hAnsi="Arial" w:cs="Arial"/>
                <w:sz w:val="20"/>
                <w:szCs w:val="20"/>
              </w:rPr>
            </w:pPr>
            <w:r>
              <w:rPr>
                <w:rFonts w:ascii="Arial" w:hAnsi="Arial" w:cs="Arial"/>
                <w:sz w:val="20"/>
                <w:szCs w:val="20"/>
              </w:rPr>
              <w:t xml:space="preserve">[RF11]</w:t>
            </w:r>
            <w:r/>
          </w:p>
        </w:tc>
        <w:tc>
          <w:tcPr>
            <w:tcW w:w="593"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6"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6"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5"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5"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42"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224" w:type="pct"/>
            <w:vAlign w:val="center"/>
            <w:textDirection w:val="lrTb"/>
            <w:noWrap w:val="false"/>
          </w:tcPr>
          <w:p>
            <w:pPr>
              <w:jc w:val="center"/>
              <w:rPr>
                <w:rFonts w:ascii="Arial" w:hAnsi="Arial" w:cs="Arial"/>
                <w:sz w:val="20"/>
                <w:szCs w:val="20"/>
              </w:rPr>
            </w:pPr>
            <w:r>
              <w:rPr>
                <w:rFonts w:ascii="Arial" w:hAnsi="Arial" w:cs="Arial"/>
                <w:sz w:val="20"/>
                <w:szCs w:val="20"/>
              </w:rPr>
              <w:t xml:space="preserve">[RF12]</w:t>
            </w:r>
            <w:r/>
          </w:p>
        </w:tc>
        <w:tc>
          <w:tcPr>
            <w:tcW w:w="593"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6"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6"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635"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5"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42"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224" w:type="pct"/>
            <w:vAlign w:val="center"/>
            <w:textDirection w:val="lrTb"/>
            <w:noWrap w:val="false"/>
          </w:tcPr>
          <w:p>
            <w:pPr>
              <w:jc w:val="center"/>
              <w:rPr>
                <w:rFonts w:ascii="Arial" w:hAnsi="Arial" w:cs="Arial"/>
                <w:sz w:val="20"/>
                <w:szCs w:val="20"/>
              </w:rPr>
            </w:pPr>
            <w:r>
              <w:rPr>
                <w:rFonts w:ascii="Arial" w:hAnsi="Arial" w:cs="Arial"/>
                <w:sz w:val="20"/>
                <w:szCs w:val="20"/>
              </w:rPr>
              <w:t xml:space="preserve">[RF13]</w:t>
            </w:r>
            <w:r/>
          </w:p>
        </w:tc>
        <w:tc>
          <w:tcPr>
            <w:tcW w:w="593"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6"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6"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5"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5"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42"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224" w:type="pct"/>
            <w:vAlign w:val="center"/>
            <w:textDirection w:val="lrTb"/>
            <w:noWrap w:val="false"/>
          </w:tcPr>
          <w:p>
            <w:pPr>
              <w:jc w:val="center"/>
              <w:rPr>
                <w:rFonts w:ascii="Arial" w:hAnsi="Arial" w:cs="Arial"/>
                <w:sz w:val="20"/>
                <w:szCs w:val="20"/>
              </w:rPr>
            </w:pPr>
            <w:r>
              <w:rPr>
                <w:rFonts w:ascii="Arial" w:hAnsi="Arial" w:cs="Arial"/>
                <w:sz w:val="20"/>
                <w:szCs w:val="20"/>
              </w:rPr>
              <w:t xml:space="preserve">[RF15]</w:t>
            </w:r>
            <w:r/>
          </w:p>
        </w:tc>
        <w:tc>
          <w:tcPr>
            <w:tcW w:w="593"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6"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6"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35"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635"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42" w:type="pct"/>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224" w:type="pct"/>
            <w:vAlign w:val="center"/>
            <w:textDirection w:val="lrTb"/>
            <w:noWrap w:val="false"/>
          </w:tcPr>
          <w:p>
            <w:pPr>
              <w:jc w:val="center"/>
              <w:rPr>
                <w:rFonts w:ascii="Arial" w:hAnsi="Arial" w:cs="Arial"/>
                <w:sz w:val="20"/>
                <w:szCs w:val="20"/>
              </w:rPr>
            </w:pPr>
            <w:r>
              <w:rPr>
                <w:rFonts w:ascii="Arial" w:hAnsi="Arial" w:cs="Arial"/>
                <w:sz w:val="20"/>
                <w:szCs w:val="20"/>
              </w:rPr>
              <w:t xml:space="preserve">[RF20]</w:t>
            </w:r>
            <w:r/>
          </w:p>
        </w:tc>
        <w:tc>
          <w:tcPr>
            <w:tcW w:w="593" w:type="pct"/>
            <w:vAlign w:val="center"/>
            <w:textDirection w:val="lrTb"/>
            <w:noWrap w:val="false"/>
          </w:tcPr>
          <w:p>
            <w:pPr>
              <w:rPr>
                <w:rFonts w:ascii="Arial" w:hAnsi="Arial" w:cs="Arial"/>
                <w:sz w:val="20"/>
                <w:szCs w:val="20"/>
              </w:rPr>
            </w:pPr>
            <w:r>
              <w:rPr>
                <w:rFonts w:ascii="Arial" w:hAnsi="Arial" w:cs="Arial"/>
                <w:sz w:val="20"/>
                <w:szCs w:val="20"/>
              </w:rPr>
            </w:r>
            <w:r/>
          </w:p>
        </w:tc>
        <w:tc>
          <w:tcPr>
            <w:tcW w:w="636" w:type="pct"/>
            <w:vAlign w:val="center"/>
            <w:textDirection w:val="lrTb"/>
            <w:noWrap w:val="false"/>
          </w:tcPr>
          <w:p>
            <w:pPr>
              <w:rPr>
                <w:rFonts w:ascii="Arial" w:hAnsi="Arial" w:cs="Arial"/>
                <w:sz w:val="20"/>
                <w:szCs w:val="20"/>
              </w:rPr>
            </w:pPr>
            <w:r>
              <w:rPr>
                <w:rFonts w:ascii="Arial" w:hAnsi="Arial" w:cs="Arial"/>
                <w:sz w:val="20"/>
                <w:szCs w:val="20"/>
              </w:rPr>
            </w:r>
            <w:r/>
          </w:p>
        </w:tc>
        <w:tc>
          <w:tcPr>
            <w:tcW w:w="636" w:type="pct"/>
            <w:vAlign w:val="center"/>
            <w:textDirection w:val="lrTb"/>
            <w:noWrap w:val="false"/>
          </w:tcPr>
          <w:p>
            <w:pPr>
              <w:rPr>
                <w:rFonts w:ascii="Arial" w:hAnsi="Arial" w:cs="Arial"/>
                <w:sz w:val="20"/>
                <w:szCs w:val="20"/>
              </w:rPr>
            </w:pPr>
            <w:r>
              <w:rPr>
                <w:rFonts w:ascii="Arial" w:hAnsi="Arial" w:cs="Arial"/>
                <w:sz w:val="20"/>
                <w:szCs w:val="20"/>
              </w:rPr>
            </w:r>
            <w:r/>
          </w:p>
        </w:tc>
        <w:tc>
          <w:tcPr>
            <w:tcW w:w="635" w:type="pct"/>
            <w:vAlign w:val="center"/>
            <w:textDirection w:val="lrTb"/>
            <w:noWrap w:val="false"/>
          </w:tcPr>
          <w:p>
            <w:pPr>
              <w:rPr>
                <w:rFonts w:ascii="Arial" w:hAnsi="Arial" w:cs="Arial"/>
                <w:sz w:val="20"/>
                <w:szCs w:val="20"/>
              </w:rPr>
            </w:pPr>
            <w:r>
              <w:rPr>
                <w:rFonts w:ascii="Arial" w:hAnsi="Arial" w:cs="Arial"/>
                <w:sz w:val="20"/>
                <w:szCs w:val="20"/>
              </w:rPr>
            </w:r>
            <w:r/>
          </w:p>
        </w:tc>
        <w:tc>
          <w:tcPr>
            <w:tcW w:w="635" w:type="pct"/>
            <w:vAlign w:val="center"/>
            <w:textDirection w:val="lrTb"/>
            <w:noWrap w:val="false"/>
          </w:tcPr>
          <w:p>
            <w:pPr>
              <w:jc w:val="center"/>
              <w:rPr>
                <w:rFonts w:ascii="Arial" w:hAnsi="Arial" w:cs="Arial"/>
                <w:sz w:val="20"/>
                <w:szCs w:val="20"/>
              </w:rPr>
            </w:pPr>
            <w:r>
              <w:rPr>
                <w:rFonts w:ascii="Arial" w:hAnsi="Arial" w:cs="Arial"/>
                <w:sz w:val="20"/>
              </w:rPr>
              <w:t xml:space="preserve">X</w:t>
            </w:r>
            <w:r/>
          </w:p>
        </w:tc>
        <w:tc>
          <w:tcPr>
            <w:tcW w:w="642" w:type="pct"/>
            <w:vAlign w:val="center"/>
            <w:textDirection w:val="lrTb"/>
            <w:noWrap w:val="false"/>
          </w:tcPr>
          <w:p>
            <w:pPr>
              <w:rPr>
                <w:rFonts w:ascii="Arial" w:hAnsi="Arial" w:cs="Arial"/>
                <w:sz w:val="20"/>
                <w:szCs w:val="20"/>
              </w:rPr>
            </w:pPr>
            <w:r>
              <w:rPr>
                <w:rFonts w:ascii="Arial" w:hAnsi="Arial" w:cs="Arial"/>
                <w:sz w:val="20"/>
                <w:szCs w:val="20"/>
              </w:rPr>
            </w:r>
            <w:r/>
          </w:p>
        </w:tc>
      </w:tr>
      <w:tr>
        <w:trPr>
          <w:jc w:val="center"/>
          <w:trHeight w:val="271"/>
        </w:trPr>
        <w:tc>
          <w:tcPr>
            <w:tcW w:w="1224" w:type="pct"/>
            <w:vAlign w:val="center"/>
            <w:textDirection w:val="lrTb"/>
            <w:noWrap w:val="false"/>
          </w:tcPr>
          <w:p>
            <w:pPr>
              <w:jc w:val="center"/>
              <w:rPr>
                <w:rFonts w:ascii="Arial" w:hAnsi="Arial" w:cs="Arial"/>
                <w:sz w:val="20"/>
              </w:rPr>
            </w:pPr>
            <w:r>
              <w:rPr>
                <w:rFonts w:ascii="Arial" w:hAnsi="Arial" w:cs="Arial"/>
                <w:sz w:val="20"/>
                <w:szCs w:val="20"/>
              </w:rPr>
              <w:t xml:space="preserve">[RF22]</w:t>
            </w:r>
            <w:r/>
          </w:p>
        </w:tc>
        <w:tc>
          <w:tcPr>
            <w:tcW w:w="593" w:type="pct"/>
            <w:vAlign w:val="center"/>
            <w:textDirection w:val="lrTb"/>
            <w:noWrap w:val="false"/>
          </w:tcPr>
          <w:p>
            <w:pPr>
              <w:rPr>
                <w:rFonts w:ascii="Arial" w:hAnsi="Arial" w:cs="Arial"/>
                <w:sz w:val="20"/>
              </w:rPr>
            </w:pPr>
            <w:r>
              <w:rPr>
                <w:rFonts w:ascii="Arial" w:hAnsi="Arial" w:cs="Arial"/>
                <w:sz w:val="20"/>
              </w:rPr>
            </w:r>
            <w:r/>
          </w:p>
        </w:tc>
        <w:tc>
          <w:tcPr>
            <w:tcW w:w="636" w:type="pct"/>
            <w:vAlign w:val="center"/>
            <w:textDirection w:val="lrTb"/>
            <w:noWrap w:val="false"/>
          </w:tcPr>
          <w:p>
            <w:pPr>
              <w:rPr>
                <w:rFonts w:ascii="Arial" w:hAnsi="Arial" w:cs="Arial"/>
                <w:sz w:val="20"/>
              </w:rPr>
            </w:pPr>
            <w:r>
              <w:rPr>
                <w:rFonts w:ascii="Arial" w:hAnsi="Arial" w:cs="Arial"/>
                <w:sz w:val="20"/>
              </w:rPr>
            </w:r>
            <w:r/>
          </w:p>
        </w:tc>
        <w:tc>
          <w:tcPr>
            <w:tcW w:w="636" w:type="pct"/>
            <w:vAlign w:val="center"/>
            <w:textDirection w:val="lrTb"/>
            <w:noWrap w:val="false"/>
          </w:tcPr>
          <w:p>
            <w:pPr>
              <w:rPr>
                <w:rFonts w:ascii="Arial" w:hAnsi="Arial" w:cs="Arial"/>
                <w:sz w:val="20"/>
              </w:rPr>
            </w:pPr>
            <w:r>
              <w:rPr>
                <w:rFonts w:ascii="Arial" w:hAnsi="Arial" w:cs="Arial"/>
                <w:sz w:val="20"/>
              </w:rPr>
            </w:r>
            <w:r/>
          </w:p>
        </w:tc>
        <w:tc>
          <w:tcPr>
            <w:tcW w:w="635" w:type="pct"/>
            <w:vAlign w:val="center"/>
            <w:textDirection w:val="lrTb"/>
            <w:noWrap w:val="false"/>
          </w:tcPr>
          <w:p>
            <w:pPr>
              <w:rPr>
                <w:rFonts w:ascii="Arial" w:hAnsi="Arial" w:cs="Arial"/>
                <w:sz w:val="20"/>
              </w:rPr>
            </w:pPr>
            <w:r>
              <w:rPr>
                <w:rFonts w:ascii="Arial" w:hAnsi="Arial" w:cs="Arial"/>
                <w:sz w:val="20"/>
              </w:rPr>
            </w:r>
            <w:r/>
          </w:p>
        </w:tc>
        <w:tc>
          <w:tcPr>
            <w:tcW w:w="635" w:type="pct"/>
            <w:vAlign w:val="center"/>
            <w:textDirection w:val="lrTb"/>
            <w:noWrap w:val="false"/>
          </w:tcPr>
          <w:p>
            <w:pPr>
              <w:rPr>
                <w:rFonts w:ascii="Arial" w:hAnsi="Arial" w:cs="Arial"/>
                <w:sz w:val="20"/>
              </w:rPr>
            </w:pPr>
            <w:r>
              <w:rPr>
                <w:rFonts w:ascii="Arial" w:hAnsi="Arial" w:cs="Arial"/>
                <w:sz w:val="20"/>
              </w:rPr>
            </w:r>
            <w:r/>
          </w:p>
        </w:tc>
        <w:tc>
          <w:tcPr>
            <w:tcW w:w="642" w:type="pct"/>
            <w:vAlign w:val="center"/>
            <w:textDirection w:val="lrTb"/>
            <w:noWrap w:val="false"/>
          </w:tcPr>
          <w:p>
            <w:pPr>
              <w:jc w:val="center"/>
              <w:rPr>
                <w:rFonts w:ascii="Arial" w:hAnsi="Arial" w:cs="Arial"/>
                <w:sz w:val="20"/>
              </w:rPr>
            </w:pPr>
            <w:r>
              <w:rPr>
                <w:rFonts w:ascii="Arial" w:hAnsi="Arial" w:cs="Arial"/>
                <w:sz w:val="20"/>
              </w:rPr>
              <w:t xml:space="preserve">X</w:t>
            </w:r>
            <w:r/>
          </w:p>
        </w:tc>
      </w:tr>
      <w:tr>
        <w:trPr>
          <w:jc w:val="center"/>
          <w:trHeight w:val="271"/>
        </w:trPr>
        <w:tc>
          <w:tcPr>
            <w:tcW w:w="1224" w:type="pct"/>
            <w:vAlign w:val="center"/>
            <w:textDirection w:val="lrTb"/>
            <w:noWrap w:val="false"/>
          </w:tcPr>
          <w:p>
            <w:pPr>
              <w:jc w:val="center"/>
              <w:rPr>
                <w:rFonts w:ascii="Arial" w:hAnsi="Arial" w:cs="Arial"/>
                <w:sz w:val="20"/>
              </w:rPr>
            </w:pPr>
            <w:r>
              <w:rPr>
                <w:rFonts w:ascii="Arial" w:hAnsi="Arial" w:cs="Arial"/>
                <w:sz w:val="20"/>
                <w:szCs w:val="20"/>
              </w:rPr>
              <w:t xml:space="preserve">[RF23]</w:t>
            </w:r>
            <w:r/>
          </w:p>
        </w:tc>
        <w:tc>
          <w:tcPr>
            <w:tcW w:w="593" w:type="pct"/>
            <w:vAlign w:val="center"/>
            <w:textDirection w:val="lrTb"/>
            <w:noWrap w:val="false"/>
          </w:tcPr>
          <w:p>
            <w:pPr>
              <w:rPr>
                <w:rFonts w:ascii="Arial" w:hAnsi="Arial" w:cs="Arial"/>
                <w:sz w:val="20"/>
              </w:rPr>
            </w:pPr>
            <w:r>
              <w:rPr>
                <w:rFonts w:ascii="Arial" w:hAnsi="Arial" w:cs="Arial"/>
                <w:sz w:val="20"/>
              </w:rPr>
            </w:r>
            <w:r/>
          </w:p>
        </w:tc>
        <w:tc>
          <w:tcPr>
            <w:tcW w:w="636" w:type="pct"/>
            <w:vAlign w:val="center"/>
            <w:textDirection w:val="lrTb"/>
            <w:noWrap w:val="false"/>
          </w:tcPr>
          <w:p>
            <w:pPr>
              <w:rPr>
                <w:rFonts w:ascii="Arial" w:hAnsi="Arial" w:cs="Arial"/>
                <w:sz w:val="20"/>
              </w:rPr>
            </w:pPr>
            <w:r>
              <w:rPr>
                <w:rFonts w:ascii="Arial" w:hAnsi="Arial" w:cs="Arial"/>
                <w:sz w:val="20"/>
              </w:rPr>
            </w:r>
            <w:r/>
          </w:p>
        </w:tc>
        <w:tc>
          <w:tcPr>
            <w:tcW w:w="636" w:type="pct"/>
            <w:vAlign w:val="center"/>
            <w:textDirection w:val="lrTb"/>
            <w:noWrap w:val="false"/>
          </w:tcPr>
          <w:p>
            <w:pPr>
              <w:rPr>
                <w:rFonts w:ascii="Arial" w:hAnsi="Arial" w:cs="Arial"/>
                <w:sz w:val="20"/>
              </w:rPr>
            </w:pPr>
            <w:r>
              <w:rPr>
                <w:rFonts w:ascii="Arial" w:hAnsi="Arial" w:cs="Arial"/>
                <w:sz w:val="20"/>
              </w:rPr>
            </w:r>
            <w:r/>
          </w:p>
        </w:tc>
        <w:tc>
          <w:tcPr>
            <w:tcW w:w="635" w:type="pct"/>
            <w:vAlign w:val="center"/>
            <w:textDirection w:val="lrTb"/>
            <w:noWrap w:val="false"/>
          </w:tcPr>
          <w:p>
            <w:pPr>
              <w:rPr>
                <w:rFonts w:ascii="Arial" w:hAnsi="Arial" w:cs="Arial"/>
                <w:sz w:val="20"/>
              </w:rPr>
            </w:pPr>
            <w:r>
              <w:rPr>
                <w:rFonts w:ascii="Arial" w:hAnsi="Arial" w:cs="Arial"/>
                <w:sz w:val="20"/>
              </w:rPr>
            </w:r>
            <w:r/>
          </w:p>
        </w:tc>
        <w:tc>
          <w:tcPr>
            <w:tcW w:w="635" w:type="pct"/>
            <w:vAlign w:val="center"/>
            <w:textDirection w:val="lrTb"/>
            <w:noWrap w:val="false"/>
          </w:tcPr>
          <w:p>
            <w:pPr>
              <w:rPr>
                <w:rFonts w:ascii="Arial" w:hAnsi="Arial" w:cs="Arial"/>
                <w:sz w:val="20"/>
              </w:rPr>
            </w:pPr>
            <w:r>
              <w:rPr>
                <w:rFonts w:ascii="Arial" w:hAnsi="Arial" w:cs="Arial"/>
                <w:sz w:val="20"/>
              </w:rPr>
            </w:r>
            <w:r/>
          </w:p>
        </w:tc>
        <w:tc>
          <w:tcPr>
            <w:tcW w:w="642" w:type="pct"/>
            <w:vAlign w:val="center"/>
            <w:textDirection w:val="lrTb"/>
            <w:noWrap w:val="false"/>
          </w:tcPr>
          <w:p>
            <w:pPr>
              <w:jc w:val="center"/>
              <w:rPr>
                <w:rFonts w:ascii="Arial" w:hAnsi="Arial" w:cs="Arial"/>
                <w:sz w:val="20"/>
              </w:rPr>
            </w:pPr>
            <w:r>
              <w:rPr>
                <w:rFonts w:ascii="Arial" w:hAnsi="Arial" w:cs="Arial"/>
                <w:sz w:val="20"/>
              </w:rPr>
              <w:t xml:space="preserve">X</w:t>
            </w:r>
            <w:r/>
          </w:p>
        </w:tc>
      </w:tr>
      <w:tr>
        <w:trPr>
          <w:jc w:val="center"/>
          <w:trHeight w:val="271"/>
        </w:trPr>
        <w:tc>
          <w:tcPr>
            <w:tcW w:w="1224" w:type="pct"/>
            <w:vAlign w:val="center"/>
            <w:textDirection w:val="lrTb"/>
            <w:noWrap w:val="false"/>
          </w:tcPr>
          <w:p>
            <w:pPr>
              <w:jc w:val="center"/>
              <w:rPr>
                <w:rFonts w:ascii="Arial" w:hAnsi="Arial" w:cs="Arial"/>
                <w:sz w:val="20"/>
              </w:rPr>
            </w:pPr>
            <w:r>
              <w:rPr>
                <w:rFonts w:ascii="Arial" w:hAnsi="Arial" w:cs="Arial"/>
                <w:sz w:val="20"/>
                <w:szCs w:val="20"/>
              </w:rPr>
              <w:t xml:space="preserve">[RF26]</w:t>
            </w:r>
            <w:r/>
          </w:p>
        </w:tc>
        <w:tc>
          <w:tcPr>
            <w:tcW w:w="593" w:type="pct"/>
            <w:vAlign w:val="center"/>
            <w:textDirection w:val="lrTb"/>
            <w:noWrap w:val="false"/>
          </w:tcPr>
          <w:p>
            <w:pPr>
              <w:rPr>
                <w:rFonts w:ascii="Arial" w:hAnsi="Arial" w:cs="Arial"/>
                <w:sz w:val="20"/>
              </w:rPr>
            </w:pPr>
            <w:r>
              <w:rPr>
                <w:rFonts w:ascii="Arial" w:hAnsi="Arial" w:cs="Arial"/>
                <w:sz w:val="20"/>
              </w:rPr>
            </w:r>
            <w:r/>
          </w:p>
        </w:tc>
        <w:tc>
          <w:tcPr>
            <w:tcW w:w="636" w:type="pct"/>
            <w:vAlign w:val="center"/>
            <w:textDirection w:val="lrTb"/>
            <w:noWrap w:val="false"/>
          </w:tcPr>
          <w:p>
            <w:pPr>
              <w:rPr>
                <w:rFonts w:ascii="Arial" w:hAnsi="Arial" w:cs="Arial"/>
                <w:sz w:val="20"/>
              </w:rPr>
            </w:pPr>
            <w:r>
              <w:rPr>
                <w:rFonts w:ascii="Arial" w:hAnsi="Arial" w:cs="Arial"/>
                <w:sz w:val="20"/>
              </w:rPr>
            </w:r>
            <w:r/>
          </w:p>
        </w:tc>
        <w:tc>
          <w:tcPr>
            <w:tcW w:w="636" w:type="pct"/>
            <w:vAlign w:val="center"/>
            <w:textDirection w:val="lrTb"/>
            <w:noWrap w:val="false"/>
          </w:tcPr>
          <w:p>
            <w:pPr>
              <w:rPr>
                <w:rFonts w:ascii="Arial" w:hAnsi="Arial" w:cs="Arial"/>
                <w:sz w:val="20"/>
              </w:rPr>
            </w:pPr>
            <w:r>
              <w:rPr>
                <w:rFonts w:ascii="Arial" w:hAnsi="Arial" w:cs="Arial"/>
                <w:sz w:val="20"/>
              </w:rPr>
            </w:r>
            <w:r/>
          </w:p>
        </w:tc>
        <w:tc>
          <w:tcPr>
            <w:tcW w:w="635" w:type="pct"/>
            <w:vAlign w:val="center"/>
            <w:textDirection w:val="lrTb"/>
            <w:noWrap w:val="false"/>
          </w:tcPr>
          <w:p>
            <w:pPr>
              <w:rPr>
                <w:rFonts w:ascii="Arial" w:hAnsi="Arial" w:cs="Arial"/>
                <w:sz w:val="20"/>
              </w:rPr>
            </w:pPr>
            <w:r>
              <w:rPr>
                <w:rFonts w:ascii="Arial" w:hAnsi="Arial" w:cs="Arial"/>
                <w:sz w:val="20"/>
              </w:rPr>
            </w:r>
            <w:r/>
          </w:p>
        </w:tc>
        <w:tc>
          <w:tcPr>
            <w:tcW w:w="635" w:type="pct"/>
            <w:vAlign w:val="center"/>
            <w:textDirection w:val="lrTb"/>
            <w:noWrap w:val="false"/>
          </w:tcPr>
          <w:p>
            <w:pPr>
              <w:rPr>
                <w:rFonts w:ascii="Arial" w:hAnsi="Arial" w:cs="Arial"/>
                <w:sz w:val="20"/>
              </w:rPr>
            </w:pPr>
            <w:r>
              <w:rPr>
                <w:rFonts w:ascii="Arial" w:hAnsi="Arial" w:cs="Arial"/>
                <w:sz w:val="20"/>
              </w:rPr>
            </w:r>
            <w:r/>
          </w:p>
        </w:tc>
        <w:tc>
          <w:tcPr>
            <w:tcW w:w="642" w:type="pct"/>
            <w:vAlign w:val="center"/>
            <w:textDirection w:val="lrTb"/>
            <w:noWrap w:val="false"/>
          </w:tcPr>
          <w:p>
            <w:pPr>
              <w:jc w:val="center"/>
              <w:keepNext/>
              <w:rPr>
                <w:rFonts w:ascii="Arial" w:hAnsi="Arial" w:cs="Arial"/>
                <w:sz w:val="20"/>
              </w:rPr>
            </w:pPr>
            <w:r>
              <w:rPr>
                <w:rFonts w:ascii="Arial" w:hAnsi="Arial" w:cs="Arial"/>
                <w:sz w:val="20"/>
              </w:rPr>
              <w:t xml:space="preserve">X</w:t>
            </w:r>
            <w:r/>
          </w:p>
        </w:tc>
      </w:tr>
    </w:tbl>
    <w:p>
      <w:pPr>
        <w:pStyle w:val="236"/>
        <w:rPr>
          <w:rFonts w:ascii="Arial" w:hAnsi="Arial" w:cs="Arial"/>
          <w:color w:val="auto"/>
          <w:sz w:val="20"/>
        </w:rPr>
      </w:pPr>
      <w:r/>
      <w:bookmarkStart w:id="313" w:name="_Toc515021245"/>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60</w:t>
      </w:r>
      <w:r>
        <w:rPr>
          <w:rFonts w:ascii="Arial" w:hAnsi="Arial" w:cs="Arial"/>
          <w:color w:val="auto"/>
          <w:sz w:val="20"/>
        </w:rPr>
        <w:fldChar w:fldCharType="end"/>
      </w:r>
      <w:r>
        <w:rPr>
          <w:rFonts w:ascii="Arial" w:hAnsi="Arial" w:cs="Arial"/>
          <w:color w:val="auto"/>
          <w:sz w:val="20"/>
        </w:rPr>
        <w:t xml:space="preserve">-Requisitos funcionais x regras de execução</w:t>
      </w:r>
      <w:bookmarkEnd w:id="313"/>
      <w:r/>
      <w:r/>
    </w:p>
    <w:p>
      <w:r/>
      <w:r/>
    </w:p>
    <w:p>
      <w:pPr>
        <w:pStyle w:val="267"/>
        <w:rPr>
          <w:rFonts w:ascii="Arial" w:hAnsi="Arial" w:cs="Arial"/>
        </w:rPr>
        <w:outlineLvl w:val="2"/>
      </w:pPr>
      <w:r/>
      <w:bookmarkStart w:id="314" w:name="_Toc515337399"/>
      <w:r>
        <w:rPr>
          <w:rFonts w:ascii="Arial" w:hAnsi="Arial" w:cs="Arial"/>
        </w:rPr>
        <w:t xml:space="preserve">Requisitos Funcionais X Objetivos Específicos</w:t>
      </w:r>
      <w:bookmarkEnd w:id="314"/>
      <w:r/>
      <w:r/>
    </w:p>
    <w:tbl>
      <w:tblPr>
        <w:tblW w:w="5000" w:type="pct"/>
        <w:jc w:val="center"/>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ook w:val="04A0" w:firstRow="1" w:lastRow="0" w:firstColumn="1" w:lastColumn="0" w:noHBand="0" w:noVBand="1"/>
      </w:tblPr>
      <w:tblGrid>
        <w:gridCol w:w="3174"/>
        <w:gridCol w:w="983"/>
        <w:gridCol w:w="983"/>
        <w:gridCol w:w="982"/>
        <w:gridCol w:w="982"/>
        <w:gridCol w:w="980"/>
        <w:gridCol w:w="977"/>
      </w:tblGrid>
      <w:tr>
        <w:trPr>
          <w:jc w:val="center"/>
          <w:trHeight w:val="401"/>
          <w:tblHeader/>
        </w:trPr>
        <w:tc>
          <w:tcPr>
            <w:tcBorders>
              <w:top w:val="single" w:sz="4" w:space="0" w:color="auto"/>
            </w:tcBorders>
            <w:tcW w:w="1751" w:type="pct"/>
            <w:vAlign w:val="center"/>
            <w:textDirection w:val="lrTb"/>
            <w:noWrap w:val="false"/>
          </w:tcPr>
          <w:p>
            <w:pPr>
              <w:jc w:val="center"/>
              <w:rPr>
                <w:rFonts w:ascii="Arial" w:hAnsi="Arial" w:cs="Arial"/>
                <w:b/>
                <w:sz w:val="20"/>
                <w:szCs w:val="20"/>
              </w:rPr>
            </w:pPr>
            <w:r>
              <w:rPr>
                <w:rFonts w:ascii="Arial" w:hAnsi="Arial" w:cs="Arial"/>
                <w:b/>
                <w:sz w:val="20"/>
                <w:szCs w:val="20"/>
              </w:rPr>
              <w:t xml:space="preserve">Requisitos Funcionais</w:t>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t xml:space="preserve">OE01</w:t>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t xml:space="preserve">OE02</w:t>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t xml:space="preserve">OE03</w:t>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t xml:space="preserve">OE04</w:t>
            </w:r>
            <w:r/>
          </w:p>
        </w:tc>
        <w:tc>
          <w:tcPr>
            <w:tcW w:w="541" w:type="pct"/>
            <w:vAlign w:val="center"/>
            <w:textDirection w:val="lrTb"/>
            <w:noWrap w:val="false"/>
          </w:tcPr>
          <w:p>
            <w:pPr>
              <w:rPr>
                <w:rFonts w:ascii="Arial" w:hAnsi="Arial" w:cs="Arial"/>
                <w:sz w:val="20"/>
              </w:rPr>
            </w:pPr>
            <w:r>
              <w:rPr>
                <w:rFonts w:ascii="Arial" w:hAnsi="Arial" w:cs="Arial"/>
                <w:sz w:val="20"/>
              </w:rPr>
              <w:t xml:space="preserve">OE05</w:t>
            </w:r>
            <w:r/>
          </w:p>
        </w:tc>
        <w:tc>
          <w:tcPr>
            <w:tcW w:w="539" w:type="pct"/>
            <w:vAlign w:val="center"/>
            <w:textDirection w:val="lrTb"/>
            <w:noWrap w:val="false"/>
          </w:tcPr>
          <w:p>
            <w:pPr>
              <w:rPr>
                <w:rFonts w:ascii="Arial" w:hAnsi="Arial" w:cs="Arial"/>
                <w:sz w:val="20"/>
              </w:rPr>
            </w:pPr>
            <w:r>
              <w:rPr>
                <w:rFonts w:ascii="Arial" w:hAnsi="Arial" w:cs="Arial"/>
                <w:sz w:val="20"/>
              </w:rPr>
              <w:t xml:space="preserve">OE06</w:t>
            </w:r>
            <w:r/>
          </w:p>
        </w:tc>
      </w:tr>
      <w:tr>
        <w:trPr>
          <w:jc w:val="center"/>
          <w:trHeight w:val="271"/>
        </w:trPr>
        <w:tc>
          <w:tcPr>
            <w:tcW w:w="17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[RF01]</w:t>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541" w:type="pct"/>
            <w:vAlign w:val="center"/>
            <w:textDirection w:val="lrTb"/>
            <w:noWrap w:val="false"/>
          </w:tcPr>
          <w:p>
            <w:pPr>
              <w:rPr>
                <w:rFonts w:ascii="Arial" w:hAnsi="Arial" w:cs="Arial"/>
                <w:sz w:val="20"/>
                <w:szCs w:val="20"/>
              </w:rPr>
            </w:pPr>
            <w:r>
              <w:rPr>
                <w:rFonts w:ascii="Arial" w:hAnsi="Arial" w:cs="Arial"/>
                <w:sz w:val="20"/>
                <w:szCs w:val="20"/>
              </w:rPr>
            </w:r>
            <w:r/>
          </w:p>
        </w:tc>
        <w:tc>
          <w:tcPr>
            <w:tcW w:w="539" w:type="pct"/>
            <w:textDirection w:val="lrTb"/>
            <w:noWrap w:val="false"/>
          </w:tcPr>
          <w:p>
            <w:pPr>
              <w:rPr>
                <w:rFonts w:ascii="Arial" w:hAnsi="Arial" w:cs="Arial"/>
                <w:sz w:val="20"/>
                <w:szCs w:val="20"/>
              </w:rPr>
            </w:pPr>
            <w:r>
              <w:rPr>
                <w:rFonts w:ascii="Arial" w:hAnsi="Arial" w:cs="Arial"/>
                <w:sz w:val="20"/>
                <w:szCs w:val="20"/>
              </w:rPr>
            </w:r>
            <w:r/>
          </w:p>
        </w:tc>
      </w:tr>
      <w:tr>
        <w:trPr>
          <w:jc w:val="center"/>
          <w:trHeight w:val="271"/>
        </w:trPr>
        <w:tc>
          <w:tcPr>
            <w:tcW w:w="17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[RF02]</w:t>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541" w:type="pct"/>
            <w:vAlign w:val="center"/>
            <w:textDirection w:val="lrTb"/>
            <w:noWrap w:val="false"/>
          </w:tcPr>
          <w:p>
            <w:pPr>
              <w:rPr>
                <w:rFonts w:ascii="Arial" w:hAnsi="Arial" w:cs="Arial"/>
                <w:sz w:val="20"/>
                <w:szCs w:val="20"/>
              </w:rPr>
            </w:pPr>
            <w:r>
              <w:rPr>
                <w:rFonts w:ascii="Arial" w:hAnsi="Arial" w:cs="Arial"/>
                <w:sz w:val="20"/>
                <w:szCs w:val="20"/>
              </w:rPr>
            </w:r>
            <w:r/>
          </w:p>
        </w:tc>
        <w:tc>
          <w:tcPr>
            <w:tcW w:w="539" w:type="pct"/>
            <w:textDirection w:val="lrTb"/>
            <w:noWrap w:val="false"/>
          </w:tcPr>
          <w:p>
            <w:pPr>
              <w:rPr>
                <w:rFonts w:ascii="Arial" w:hAnsi="Arial" w:cs="Arial"/>
                <w:sz w:val="20"/>
                <w:szCs w:val="20"/>
              </w:rPr>
            </w:pPr>
            <w:r>
              <w:rPr>
                <w:rFonts w:ascii="Arial" w:hAnsi="Arial" w:cs="Arial"/>
                <w:sz w:val="20"/>
                <w:szCs w:val="20"/>
              </w:rPr>
            </w:r>
            <w:r/>
          </w:p>
        </w:tc>
      </w:tr>
      <w:tr>
        <w:trPr>
          <w:jc w:val="center"/>
          <w:trHeight w:val="271"/>
        </w:trPr>
        <w:tc>
          <w:tcPr>
            <w:tcW w:w="17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[RF03]</w:t>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541" w:type="pct"/>
            <w:vAlign w:val="center"/>
            <w:textDirection w:val="lrTb"/>
            <w:noWrap w:val="false"/>
          </w:tcPr>
          <w:p>
            <w:pPr>
              <w:rPr>
                <w:rFonts w:ascii="Arial" w:hAnsi="Arial" w:cs="Arial"/>
                <w:sz w:val="20"/>
                <w:szCs w:val="20"/>
              </w:rPr>
            </w:pPr>
            <w:r>
              <w:rPr>
                <w:rFonts w:ascii="Arial" w:hAnsi="Arial" w:cs="Arial"/>
                <w:sz w:val="20"/>
                <w:szCs w:val="20"/>
              </w:rPr>
            </w:r>
            <w:r/>
          </w:p>
        </w:tc>
        <w:tc>
          <w:tcPr>
            <w:tcW w:w="539" w:type="pct"/>
            <w:textDirection w:val="lrTb"/>
            <w:noWrap w:val="false"/>
          </w:tcPr>
          <w:p>
            <w:pPr>
              <w:rPr>
                <w:rFonts w:ascii="Arial" w:hAnsi="Arial" w:cs="Arial"/>
                <w:sz w:val="20"/>
                <w:szCs w:val="20"/>
              </w:rPr>
            </w:pPr>
            <w:r>
              <w:rPr>
                <w:rFonts w:ascii="Arial" w:hAnsi="Arial" w:cs="Arial"/>
                <w:sz w:val="20"/>
                <w:szCs w:val="20"/>
              </w:rPr>
            </w:r>
            <w:r/>
          </w:p>
        </w:tc>
      </w:tr>
      <w:tr>
        <w:trPr>
          <w:jc w:val="center"/>
          <w:trHeight w:val="271"/>
        </w:trPr>
        <w:tc>
          <w:tcPr>
            <w:tcW w:w="17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[RF04]</w:t>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541" w:type="pct"/>
            <w:vAlign w:val="center"/>
            <w:textDirection w:val="lrTb"/>
            <w:noWrap w:val="false"/>
          </w:tcPr>
          <w:p>
            <w:pPr>
              <w:rPr>
                <w:rFonts w:ascii="Arial" w:hAnsi="Arial" w:cs="Arial"/>
                <w:sz w:val="20"/>
                <w:szCs w:val="20"/>
              </w:rPr>
            </w:pPr>
            <w:r>
              <w:rPr>
                <w:rFonts w:ascii="Arial" w:hAnsi="Arial" w:cs="Arial"/>
                <w:sz w:val="20"/>
                <w:szCs w:val="20"/>
              </w:rPr>
            </w:r>
            <w:r/>
          </w:p>
        </w:tc>
        <w:tc>
          <w:tcPr>
            <w:tcW w:w="539" w:type="pct"/>
            <w:textDirection w:val="lrTb"/>
            <w:noWrap w:val="false"/>
          </w:tcPr>
          <w:p>
            <w:pPr>
              <w:rPr>
                <w:rFonts w:ascii="Arial" w:hAnsi="Arial" w:cs="Arial"/>
                <w:sz w:val="20"/>
                <w:szCs w:val="20"/>
              </w:rPr>
            </w:pPr>
            <w:r>
              <w:rPr>
                <w:rFonts w:ascii="Arial" w:hAnsi="Arial" w:cs="Arial"/>
                <w:sz w:val="20"/>
                <w:szCs w:val="20"/>
              </w:rPr>
            </w:r>
            <w:r/>
          </w:p>
        </w:tc>
      </w:tr>
      <w:tr>
        <w:trPr>
          <w:jc w:val="center"/>
          <w:trHeight w:val="271"/>
        </w:trPr>
        <w:tc>
          <w:tcPr>
            <w:tcW w:w="17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[RF05]</w:t>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541" w:type="pct"/>
            <w:vAlign w:val="center"/>
            <w:textDirection w:val="lrTb"/>
            <w:noWrap w:val="false"/>
          </w:tcPr>
          <w:p>
            <w:pPr>
              <w:rPr>
                <w:rFonts w:ascii="Arial" w:hAnsi="Arial" w:cs="Arial"/>
                <w:sz w:val="20"/>
                <w:szCs w:val="20"/>
              </w:rPr>
            </w:pPr>
            <w:r>
              <w:rPr>
                <w:rFonts w:ascii="Arial" w:hAnsi="Arial" w:cs="Arial"/>
                <w:sz w:val="20"/>
                <w:szCs w:val="20"/>
              </w:rPr>
            </w:r>
            <w:r/>
          </w:p>
        </w:tc>
        <w:tc>
          <w:tcPr>
            <w:tcW w:w="539" w:type="pct"/>
            <w:textDirection w:val="lrTb"/>
            <w:noWrap w:val="false"/>
          </w:tcPr>
          <w:p>
            <w:pPr>
              <w:rPr>
                <w:rFonts w:ascii="Arial" w:hAnsi="Arial" w:cs="Arial"/>
                <w:sz w:val="20"/>
                <w:szCs w:val="20"/>
              </w:rPr>
            </w:pPr>
            <w:r>
              <w:rPr>
                <w:rFonts w:ascii="Arial" w:hAnsi="Arial" w:cs="Arial"/>
                <w:sz w:val="20"/>
                <w:szCs w:val="20"/>
              </w:rPr>
            </w:r>
            <w:r/>
          </w:p>
        </w:tc>
      </w:tr>
      <w:tr>
        <w:trPr>
          <w:jc w:val="center"/>
          <w:trHeight w:val="271"/>
        </w:trPr>
        <w:tc>
          <w:tcPr>
            <w:tcW w:w="17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[RF06]</w:t>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542" w:type="pct"/>
            <w:vAlign w:val="center"/>
            <w:textDirection w:val="lrTb"/>
            <w:noWrap w:val="false"/>
          </w:tcPr>
          <w:p>
            <w:pPr>
              <w:jc w:val="center"/>
              <w:rPr>
                <w:rFonts w:ascii="Arial" w:hAnsi="Arial" w:cs="Arial"/>
                <w:sz w:val="20"/>
                <w:szCs w:val="20"/>
              </w:rPr>
            </w:pPr>
            <w:r>
              <w:rPr>
                <w:rFonts w:ascii="Arial" w:hAnsi="Arial" w:cs="Arial"/>
                <w:sz w:val="20"/>
                <w:szCs w:val="20"/>
              </w:rPr>
            </w:r>
            <w:r/>
          </w:p>
        </w:tc>
        <w:tc>
          <w:tcPr>
            <w:tcW w:w="541" w:type="pct"/>
            <w:vAlign w:val="center"/>
            <w:textDirection w:val="lrTb"/>
            <w:noWrap w:val="false"/>
          </w:tcPr>
          <w:p>
            <w:pPr>
              <w:rPr>
                <w:rFonts w:ascii="Arial" w:hAnsi="Arial" w:cs="Arial"/>
                <w:sz w:val="20"/>
                <w:szCs w:val="20"/>
              </w:rPr>
            </w:pPr>
            <w:r>
              <w:rPr>
                <w:rFonts w:ascii="Arial" w:hAnsi="Arial" w:cs="Arial"/>
                <w:sz w:val="20"/>
                <w:szCs w:val="20"/>
              </w:rPr>
            </w:r>
            <w:r/>
          </w:p>
        </w:tc>
        <w:tc>
          <w:tcPr>
            <w:tcW w:w="539" w:type="pct"/>
            <w:textDirection w:val="lrTb"/>
            <w:noWrap w:val="false"/>
          </w:tcPr>
          <w:p>
            <w:pPr>
              <w:rPr>
                <w:rFonts w:ascii="Arial" w:hAnsi="Arial" w:cs="Arial"/>
                <w:sz w:val="20"/>
                <w:szCs w:val="20"/>
              </w:rPr>
            </w:pPr>
            <w:r>
              <w:rPr>
                <w:rFonts w:ascii="Arial" w:hAnsi="Arial" w:cs="Arial"/>
                <w:sz w:val="20"/>
                <w:szCs w:val="20"/>
              </w:rPr>
            </w:r>
            <w:r/>
          </w:p>
        </w:tc>
      </w:tr>
      <w:tr>
        <w:trPr>
          <w:jc w:val="center"/>
          <w:trHeight w:val="271"/>
        </w:trPr>
        <w:tc>
          <w:tcPr>
            <w:tcW w:w="17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[RF07]</w:t>
            </w:r>
            <w:r/>
          </w:p>
        </w:tc>
        <w:tc>
          <w:tcPr>
            <w:tcW w:w="542" w:type="pct"/>
            <w:vAlign w:val="center"/>
            <w:textDirection w:val="lrTb"/>
            <w:noWrap w:val="false"/>
          </w:tcPr>
          <w:p>
            <w:pPr>
              <w:jc w:val="center"/>
              <w:rPr>
                <w:rFonts w:ascii="Arial" w:hAnsi="Arial" w:cs="Arial"/>
                <w:sz w:val="20"/>
                <w:szCs w:val="20"/>
              </w:rPr>
            </w:pPr>
            <w:r>
              <w:rPr>
                <w:rFonts w:ascii="Arial" w:hAnsi="Arial" w:cs="Arial"/>
                <w:sz w:val="20"/>
              </w:rPr>
              <w:t xml:space="preserve">X</w:t>
            </w:r>
            <w:r/>
          </w:p>
        </w:tc>
        <w:tc>
          <w:tcPr>
            <w:tcW w:w="542" w:type="pct"/>
            <w:vAlign w:val="center"/>
            <w:textDirection w:val="lrTb"/>
            <w:noWrap w:val="false"/>
          </w:tcPr>
          <w:p>
            <w:pPr>
              <w:rPr>
                <w:rFonts w:ascii="Arial" w:hAnsi="Arial" w:cs="Arial"/>
                <w:sz w:val="20"/>
                <w:szCs w:val="20"/>
              </w:rPr>
            </w:pPr>
            <w:r>
              <w:rPr>
                <w:rFonts w:ascii="Arial" w:hAnsi="Arial" w:cs="Arial"/>
                <w:sz w:val="20"/>
                <w:szCs w:val="20"/>
              </w:rPr>
            </w:r>
            <w:r/>
          </w:p>
        </w:tc>
        <w:tc>
          <w:tcPr>
            <w:tcW w:w="542" w:type="pct"/>
            <w:vAlign w:val="center"/>
            <w:textDirection w:val="lrTb"/>
            <w:noWrap w:val="false"/>
          </w:tcPr>
          <w:p>
            <w:pPr>
              <w:rPr>
                <w:rFonts w:ascii="Arial" w:hAnsi="Arial" w:cs="Arial"/>
                <w:sz w:val="20"/>
                <w:szCs w:val="20"/>
              </w:rPr>
            </w:pPr>
            <w:r>
              <w:rPr>
                <w:rFonts w:ascii="Arial" w:hAnsi="Arial" w:cs="Arial"/>
                <w:sz w:val="20"/>
                <w:szCs w:val="20"/>
              </w:rPr>
            </w:r>
            <w:r/>
          </w:p>
        </w:tc>
        <w:tc>
          <w:tcPr>
            <w:tcW w:w="542" w:type="pct"/>
            <w:vAlign w:val="center"/>
            <w:textDirection w:val="lrTb"/>
            <w:noWrap w:val="false"/>
          </w:tcPr>
          <w:p>
            <w:pPr>
              <w:rPr>
                <w:rFonts w:ascii="Arial" w:hAnsi="Arial" w:cs="Arial"/>
                <w:sz w:val="20"/>
                <w:szCs w:val="20"/>
              </w:rPr>
            </w:pPr>
            <w:r>
              <w:rPr>
                <w:rFonts w:ascii="Arial" w:hAnsi="Arial" w:cs="Arial"/>
                <w:sz w:val="20"/>
                <w:szCs w:val="20"/>
              </w:rPr>
            </w:r>
            <w:r/>
          </w:p>
        </w:tc>
        <w:tc>
          <w:tcPr>
            <w:tcW w:w="541" w:type="pct"/>
            <w:vAlign w:val="center"/>
            <w:textDirection w:val="lrTb"/>
            <w:noWrap w:val="false"/>
          </w:tcPr>
          <w:p>
            <w:pPr>
              <w:rPr>
                <w:rFonts w:ascii="Arial" w:hAnsi="Arial" w:cs="Arial"/>
                <w:sz w:val="20"/>
              </w:rPr>
            </w:pPr>
            <w:r>
              <w:rPr>
                <w:rFonts w:ascii="Arial" w:hAnsi="Arial" w:cs="Arial"/>
                <w:sz w:val="20"/>
              </w:rPr>
            </w:r>
            <w:r/>
          </w:p>
        </w:tc>
        <w:tc>
          <w:tcPr>
            <w:tcW w:w="539"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rPr>
            </w:pPr>
            <w:r>
              <w:rPr>
                <w:rFonts w:ascii="Arial" w:hAnsi="Arial" w:cs="Arial"/>
                <w:sz w:val="20"/>
                <w:szCs w:val="20"/>
              </w:rPr>
              <w:t xml:space="preserve">[RF08]</w:t>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1" w:type="pct"/>
            <w:vAlign w:val="center"/>
            <w:textDirection w:val="lrTb"/>
            <w:noWrap w:val="false"/>
          </w:tcPr>
          <w:p>
            <w:pPr>
              <w:rPr>
                <w:rFonts w:ascii="Arial" w:hAnsi="Arial" w:cs="Arial"/>
                <w:sz w:val="20"/>
              </w:rPr>
            </w:pPr>
            <w:r>
              <w:rPr>
                <w:rFonts w:ascii="Arial" w:hAnsi="Arial" w:cs="Arial"/>
                <w:sz w:val="20"/>
              </w:rPr>
            </w:r>
            <w:r/>
          </w:p>
        </w:tc>
        <w:tc>
          <w:tcPr>
            <w:tcW w:w="539"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rPr>
            </w:pPr>
            <w:r>
              <w:rPr>
                <w:rFonts w:ascii="Arial" w:hAnsi="Arial" w:cs="Arial"/>
                <w:sz w:val="20"/>
                <w:szCs w:val="20"/>
              </w:rPr>
              <w:t xml:space="preserve">[RF09]</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1" w:type="pct"/>
            <w:vAlign w:val="center"/>
            <w:textDirection w:val="lrTb"/>
            <w:noWrap w:val="false"/>
          </w:tcPr>
          <w:p>
            <w:pPr>
              <w:rPr>
                <w:rFonts w:ascii="Arial" w:hAnsi="Arial" w:cs="Arial"/>
                <w:sz w:val="20"/>
              </w:rPr>
            </w:pPr>
            <w:r>
              <w:rPr>
                <w:rFonts w:ascii="Arial" w:hAnsi="Arial" w:cs="Arial"/>
                <w:sz w:val="20"/>
              </w:rPr>
            </w:r>
            <w:r/>
          </w:p>
        </w:tc>
        <w:tc>
          <w:tcPr>
            <w:tcW w:w="539"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rPr>
            </w:pPr>
            <w:r>
              <w:rPr>
                <w:rFonts w:ascii="Arial" w:hAnsi="Arial" w:cs="Arial"/>
                <w:sz w:val="20"/>
                <w:szCs w:val="20"/>
              </w:rPr>
              <w:t xml:space="preserve">[RF10]</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1" w:type="pct"/>
            <w:vAlign w:val="center"/>
            <w:textDirection w:val="lrTb"/>
            <w:noWrap w:val="false"/>
          </w:tcPr>
          <w:p>
            <w:pPr>
              <w:rPr>
                <w:rFonts w:ascii="Arial" w:hAnsi="Arial" w:cs="Arial"/>
                <w:sz w:val="20"/>
              </w:rPr>
            </w:pPr>
            <w:r>
              <w:rPr>
                <w:rFonts w:ascii="Arial" w:hAnsi="Arial" w:cs="Arial"/>
                <w:sz w:val="20"/>
              </w:rPr>
            </w:r>
            <w:r/>
          </w:p>
        </w:tc>
        <w:tc>
          <w:tcPr>
            <w:tcW w:w="539"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rPr>
            </w:pPr>
            <w:r>
              <w:rPr>
                <w:rFonts w:ascii="Arial" w:hAnsi="Arial" w:cs="Arial"/>
                <w:sz w:val="20"/>
                <w:szCs w:val="20"/>
              </w:rPr>
              <w:t xml:space="preserve">[RF11]</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1" w:type="pct"/>
            <w:vAlign w:val="center"/>
            <w:textDirection w:val="lrTb"/>
            <w:noWrap w:val="false"/>
          </w:tcPr>
          <w:p>
            <w:pPr>
              <w:rPr>
                <w:rFonts w:ascii="Arial" w:hAnsi="Arial" w:cs="Arial"/>
                <w:sz w:val="20"/>
              </w:rPr>
            </w:pPr>
            <w:r>
              <w:rPr>
                <w:rFonts w:ascii="Arial" w:hAnsi="Arial" w:cs="Arial"/>
                <w:sz w:val="20"/>
              </w:rPr>
            </w:r>
            <w:r/>
          </w:p>
        </w:tc>
        <w:tc>
          <w:tcPr>
            <w:tcW w:w="539"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rPr>
            </w:pPr>
            <w:r>
              <w:rPr>
                <w:rFonts w:ascii="Arial" w:hAnsi="Arial" w:cs="Arial"/>
                <w:sz w:val="20"/>
                <w:szCs w:val="20"/>
              </w:rPr>
              <w:t xml:space="preserve">[RF12]</w:t>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1" w:type="pct"/>
            <w:vAlign w:val="center"/>
            <w:textDirection w:val="lrTb"/>
            <w:noWrap w:val="false"/>
          </w:tcPr>
          <w:p>
            <w:pPr>
              <w:rPr>
                <w:rFonts w:ascii="Arial" w:hAnsi="Arial" w:cs="Arial"/>
                <w:sz w:val="20"/>
              </w:rPr>
            </w:pPr>
            <w:r>
              <w:rPr>
                <w:rFonts w:ascii="Arial" w:hAnsi="Arial" w:cs="Arial"/>
                <w:sz w:val="20"/>
              </w:rPr>
            </w:r>
            <w:r/>
          </w:p>
        </w:tc>
        <w:tc>
          <w:tcPr>
            <w:tcW w:w="539"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rPr>
            </w:pPr>
            <w:r>
              <w:rPr>
                <w:rFonts w:ascii="Arial" w:hAnsi="Arial" w:cs="Arial"/>
                <w:sz w:val="20"/>
                <w:szCs w:val="20"/>
              </w:rPr>
              <w:t xml:space="preserve">[RF13]</w:t>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1" w:type="pct"/>
            <w:vAlign w:val="center"/>
            <w:textDirection w:val="lrTb"/>
            <w:noWrap w:val="false"/>
          </w:tcPr>
          <w:p>
            <w:pPr>
              <w:rPr>
                <w:rFonts w:ascii="Arial" w:hAnsi="Arial" w:cs="Arial"/>
                <w:sz w:val="20"/>
              </w:rPr>
            </w:pPr>
            <w:r>
              <w:rPr>
                <w:rFonts w:ascii="Arial" w:hAnsi="Arial" w:cs="Arial"/>
                <w:sz w:val="20"/>
              </w:rPr>
            </w:r>
            <w:r/>
          </w:p>
        </w:tc>
        <w:tc>
          <w:tcPr>
            <w:tcW w:w="539"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rPr>
            </w:pPr>
            <w:r>
              <w:rPr>
                <w:rFonts w:ascii="Arial" w:hAnsi="Arial" w:cs="Arial"/>
                <w:sz w:val="20"/>
                <w:szCs w:val="20"/>
              </w:rPr>
              <w:t xml:space="preserve">[RF14]</w:t>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1" w:type="pct"/>
            <w:vAlign w:val="center"/>
            <w:textDirection w:val="lrTb"/>
            <w:noWrap w:val="false"/>
          </w:tcPr>
          <w:p>
            <w:pPr>
              <w:rPr>
                <w:rFonts w:ascii="Arial" w:hAnsi="Arial" w:cs="Arial"/>
                <w:sz w:val="20"/>
              </w:rPr>
            </w:pPr>
            <w:r>
              <w:rPr>
                <w:rFonts w:ascii="Arial" w:hAnsi="Arial" w:cs="Arial"/>
                <w:sz w:val="20"/>
              </w:rPr>
            </w:r>
            <w:r/>
          </w:p>
        </w:tc>
        <w:tc>
          <w:tcPr>
            <w:tcW w:w="539"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rPr>
            </w:pPr>
            <w:r>
              <w:rPr>
                <w:rFonts w:ascii="Arial" w:hAnsi="Arial" w:cs="Arial"/>
                <w:sz w:val="20"/>
                <w:szCs w:val="20"/>
              </w:rPr>
              <w:t xml:space="preserve">[RF15]</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1"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39" w:type="pct"/>
            <w:textDirection w:val="lrTb"/>
            <w:noWrap w:val="false"/>
          </w:tcPr>
          <w:p>
            <w:pPr>
              <w:jc w:val="center"/>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rPr>
            </w:pPr>
            <w:r>
              <w:rPr>
                <w:rFonts w:ascii="Arial" w:hAnsi="Arial" w:cs="Arial"/>
                <w:sz w:val="20"/>
                <w:szCs w:val="20"/>
              </w:rPr>
              <w:t xml:space="preserve">[RF16]</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1"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39" w:type="pct"/>
            <w:textDirection w:val="lrTb"/>
            <w:noWrap w:val="false"/>
          </w:tcPr>
          <w:p>
            <w:pPr>
              <w:jc w:val="center"/>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rPr>
            </w:pPr>
            <w:r>
              <w:rPr>
                <w:rFonts w:ascii="Arial" w:hAnsi="Arial" w:cs="Arial"/>
                <w:sz w:val="20"/>
                <w:szCs w:val="20"/>
              </w:rPr>
              <w:t xml:space="preserve">[RF17]</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1"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39" w:type="pct"/>
            <w:textDirection w:val="lrTb"/>
            <w:noWrap w:val="false"/>
          </w:tcPr>
          <w:p>
            <w:pPr>
              <w:jc w:val="center"/>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rPr>
            </w:pPr>
            <w:r>
              <w:rPr>
                <w:rFonts w:ascii="Arial" w:hAnsi="Arial" w:cs="Arial"/>
                <w:sz w:val="20"/>
                <w:szCs w:val="20"/>
              </w:rPr>
              <w:t xml:space="preserve">[RF18]</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1"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39" w:type="pct"/>
            <w:textDirection w:val="lrTb"/>
            <w:noWrap w:val="false"/>
          </w:tcPr>
          <w:p>
            <w:pPr>
              <w:jc w:val="center"/>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rPr>
            </w:pPr>
            <w:r>
              <w:rPr>
                <w:rFonts w:ascii="Arial" w:hAnsi="Arial" w:cs="Arial"/>
                <w:sz w:val="20"/>
                <w:szCs w:val="20"/>
              </w:rPr>
              <w:t xml:space="preserve">[RF19]</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1" w:type="pct"/>
            <w:vAlign w:val="center"/>
            <w:textDirection w:val="lrTb"/>
            <w:noWrap w:val="false"/>
          </w:tcPr>
          <w:p>
            <w:pPr>
              <w:rPr>
                <w:rFonts w:ascii="Arial" w:hAnsi="Arial" w:cs="Arial"/>
                <w:sz w:val="20"/>
              </w:rPr>
            </w:pPr>
            <w:r>
              <w:rPr>
                <w:rFonts w:ascii="Arial" w:hAnsi="Arial" w:cs="Arial"/>
                <w:sz w:val="20"/>
              </w:rPr>
            </w:r>
            <w:r/>
          </w:p>
        </w:tc>
        <w:tc>
          <w:tcPr>
            <w:tcW w:w="539"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rPr>
            </w:pPr>
            <w:r>
              <w:rPr>
                <w:rFonts w:ascii="Arial" w:hAnsi="Arial" w:cs="Arial"/>
                <w:sz w:val="20"/>
                <w:szCs w:val="20"/>
              </w:rPr>
              <w:t xml:space="preserve">[RF20]</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1" w:type="pct"/>
            <w:vAlign w:val="center"/>
            <w:textDirection w:val="lrTb"/>
            <w:noWrap w:val="false"/>
          </w:tcPr>
          <w:p>
            <w:pPr>
              <w:rPr>
                <w:rFonts w:ascii="Arial" w:hAnsi="Arial" w:cs="Arial"/>
                <w:sz w:val="20"/>
              </w:rPr>
            </w:pPr>
            <w:r>
              <w:rPr>
                <w:rFonts w:ascii="Arial" w:hAnsi="Arial" w:cs="Arial"/>
                <w:sz w:val="20"/>
              </w:rPr>
            </w:r>
            <w:r/>
          </w:p>
        </w:tc>
        <w:tc>
          <w:tcPr>
            <w:tcW w:w="539"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rPr>
            </w:pPr>
            <w:r>
              <w:rPr>
                <w:rFonts w:ascii="Arial" w:hAnsi="Arial" w:cs="Arial"/>
                <w:sz w:val="20"/>
                <w:szCs w:val="20"/>
              </w:rPr>
              <w:t xml:space="preserve">[RF21]</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1" w:type="pct"/>
            <w:vAlign w:val="center"/>
            <w:textDirection w:val="lrTb"/>
            <w:noWrap w:val="false"/>
          </w:tcPr>
          <w:p>
            <w:pPr>
              <w:rPr>
                <w:rFonts w:ascii="Arial" w:hAnsi="Arial" w:cs="Arial"/>
                <w:sz w:val="20"/>
              </w:rPr>
            </w:pPr>
            <w:r>
              <w:rPr>
                <w:rFonts w:ascii="Arial" w:hAnsi="Arial" w:cs="Arial"/>
                <w:sz w:val="20"/>
              </w:rPr>
            </w:r>
            <w:r/>
          </w:p>
        </w:tc>
        <w:tc>
          <w:tcPr>
            <w:tcW w:w="539"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rPr>
            </w:pPr>
            <w:r>
              <w:rPr>
                <w:rFonts w:ascii="Arial" w:hAnsi="Arial" w:cs="Arial"/>
                <w:sz w:val="20"/>
                <w:szCs w:val="20"/>
              </w:rPr>
              <w:t xml:space="preserve">[RF22]</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1" w:type="pct"/>
            <w:vAlign w:val="center"/>
            <w:textDirection w:val="lrTb"/>
            <w:noWrap w:val="false"/>
          </w:tcPr>
          <w:p>
            <w:pPr>
              <w:rPr>
                <w:rFonts w:ascii="Arial" w:hAnsi="Arial" w:cs="Arial"/>
                <w:sz w:val="20"/>
              </w:rPr>
            </w:pPr>
            <w:r>
              <w:rPr>
                <w:rFonts w:ascii="Arial" w:hAnsi="Arial" w:cs="Arial"/>
                <w:sz w:val="20"/>
              </w:rPr>
            </w:r>
            <w:r/>
          </w:p>
        </w:tc>
        <w:tc>
          <w:tcPr>
            <w:tcW w:w="539"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rPr>
            </w:pPr>
            <w:r>
              <w:rPr>
                <w:rFonts w:ascii="Arial" w:hAnsi="Arial" w:cs="Arial"/>
                <w:sz w:val="20"/>
                <w:szCs w:val="20"/>
              </w:rPr>
              <w:t xml:space="preserve">[RF23]</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1" w:type="pct"/>
            <w:vAlign w:val="center"/>
            <w:textDirection w:val="lrTb"/>
            <w:noWrap w:val="false"/>
          </w:tcPr>
          <w:p>
            <w:pPr>
              <w:rPr>
                <w:rFonts w:ascii="Arial" w:hAnsi="Arial" w:cs="Arial"/>
                <w:sz w:val="20"/>
              </w:rPr>
            </w:pPr>
            <w:r>
              <w:rPr>
                <w:rFonts w:ascii="Arial" w:hAnsi="Arial" w:cs="Arial"/>
                <w:sz w:val="20"/>
              </w:rPr>
            </w:r>
            <w:r/>
          </w:p>
        </w:tc>
        <w:tc>
          <w:tcPr>
            <w:tcW w:w="539"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rPr>
            </w:pPr>
            <w:r>
              <w:rPr>
                <w:rFonts w:ascii="Arial" w:hAnsi="Arial" w:cs="Arial"/>
                <w:sz w:val="20"/>
                <w:szCs w:val="20"/>
              </w:rPr>
              <w:t xml:space="preserve">[RF24]</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1" w:type="pct"/>
            <w:vAlign w:val="center"/>
            <w:textDirection w:val="lrTb"/>
            <w:noWrap w:val="false"/>
          </w:tcPr>
          <w:p>
            <w:pPr>
              <w:rPr>
                <w:rFonts w:ascii="Arial" w:hAnsi="Arial" w:cs="Arial"/>
                <w:sz w:val="20"/>
              </w:rPr>
            </w:pPr>
            <w:r>
              <w:rPr>
                <w:rFonts w:ascii="Arial" w:hAnsi="Arial" w:cs="Arial"/>
                <w:sz w:val="20"/>
              </w:rPr>
            </w:r>
            <w:r/>
          </w:p>
        </w:tc>
        <w:tc>
          <w:tcPr>
            <w:tcW w:w="539"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rPr>
            </w:pPr>
            <w:r>
              <w:rPr>
                <w:rFonts w:ascii="Arial" w:hAnsi="Arial" w:cs="Arial"/>
                <w:sz w:val="20"/>
                <w:szCs w:val="20"/>
              </w:rPr>
              <w:t xml:space="preserve">[RF25]</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1" w:type="pct"/>
            <w:vAlign w:val="center"/>
            <w:textDirection w:val="lrTb"/>
            <w:noWrap w:val="false"/>
          </w:tcPr>
          <w:p>
            <w:pPr>
              <w:rPr>
                <w:rFonts w:ascii="Arial" w:hAnsi="Arial" w:cs="Arial"/>
                <w:sz w:val="20"/>
              </w:rPr>
            </w:pPr>
            <w:r>
              <w:rPr>
                <w:rFonts w:ascii="Arial" w:hAnsi="Arial" w:cs="Arial"/>
                <w:sz w:val="20"/>
              </w:rPr>
            </w:r>
            <w:r/>
          </w:p>
        </w:tc>
        <w:tc>
          <w:tcPr>
            <w:tcW w:w="539" w:type="pct"/>
            <w:textDirection w:val="lrTb"/>
            <w:noWrap w:val="false"/>
          </w:tcPr>
          <w:p>
            <w:pPr>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rPr>
            </w:pPr>
            <w:r>
              <w:rPr>
                <w:rFonts w:ascii="Arial" w:hAnsi="Arial" w:cs="Arial"/>
                <w:sz w:val="20"/>
                <w:szCs w:val="20"/>
              </w:rPr>
              <w:t xml:space="preserve">[RF26]</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2" w:type="pct"/>
            <w:vAlign w:val="center"/>
            <w:textDirection w:val="lrTb"/>
            <w:noWrap w:val="false"/>
          </w:tcPr>
          <w:p>
            <w:pPr>
              <w:jc w:val="center"/>
              <w:rPr>
                <w:rFonts w:ascii="Arial" w:hAnsi="Arial" w:cs="Arial"/>
                <w:sz w:val="20"/>
              </w:rPr>
            </w:pPr>
            <w:r>
              <w:rPr>
                <w:rFonts w:ascii="Arial" w:hAnsi="Arial" w:cs="Arial"/>
                <w:sz w:val="20"/>
              </w:rPr>
              <w:t xml:space="preserve">X</w:t>
            </w:r>
            <w:r/>
          </w:p>
        </w:tc>
        <w:tc>
          <w:tcPr>
            <w:tcW w:w="541" w:type="pct"/>
            <w:vAlign w:val="center"/>
            <w:textDirection w:val="lrTb"/>
            <w:noWrap w:val="false"/>
          </w:tcPr>
          <w:p>
            <w:pPr>
              <w:keepNext/>
              <w:rPr>
                <w:rFonts w:ascii="Arial" w:hAnsi="Arial" w:cs="Arial"/>
                <w:sz w:val="20"/>
              </w:rPr>
            </w:pPr>
            <w:r>
              <w:rPr>
                <w:rFonts w:ascii="Arial" w:hAnsi="Arial" w:cs="Arial"/>
                <w:sz w:val="20"/>
              </w:rPr>
            </w:r>
            <w:r/>
          </w:p>
        </w:tc>
        <w:tc>
          <w:tcPr>
            <w:tcW w:w="539" w:type="pct"/>
            <w:textDirection w:val="lrTb"/>
            <w:noWrap w:val="false"/>
          </w:tcPr>
          <w:p>
            <w:pPr>
              <w:keepNext/>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[RF27]</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r>
            <w:r/>
          </w:p>
        </w:tc>
        <w:tc>
          <w:tcPr>
            <w:tcW w:w="541" w:type="pct"/>
            <w:vAlign w:val="center"/>
            <w:textDirection w:val="lrTb"/>
            <w:noWrap w:val="false"/>
          </w:tcPr>
          <w:p>
            <w:pPr>
              <w:keepNext/>
              <w:rPr>
                <w:rFonts w:ascii="Arial" w:hAnsi="Arial" w:cs="Arial"/>
                <w:sz w:val="20"/>
              </w:rPr>
            </w:pPr>
            <w:r>
              <w:rPr>
                <w:rFonts w:ascii="Arial" w:hAnsi="Arial" w:cs="Arial"/>
                <w:sz w:val="20"/>
              </w:rPr>
            </w:r>
            <w:r/>
          </w:p>
        </w:tc>
        <w:tc>
          <w:tcPr>
            <w:tcW w:w="539" w:type="pct"/>
            <w:textDirection w:val="lrTb"/>
            <w:noWrap w:val="false"/>
          </w:tcPr>
          <w:p>
            <w:pPr>
              <w:jc w:val="center"/>
              <w:keepNext/>
              <w:rPr>
                <w:rFonts w:ascii="Arial" w:hAnsi="Arial" w:cs="Arial"/>
                <w:sz w:val="20"/>
              </w:rPr>
            </w:pPr>
            <w:r>
              <w:rPr>
                <w:rFonts w:ascii="Arial" w:hAnsi="Arial" w:cs="Arial"/>
                <w:sz w:val="20"/>
              </w:rPr>
              <w:t xml:space="preserve">X</w:t>
            </w:r>
            <w:r/>
          </w:p>
        </w:tc>
      </w:tr>
      <w:tr>
        <w:trPr>
          <w:jc w:val="center"/>
          <w:trHeight w:val="271"/>
        </w:trPr>
        <w:tc>
          <w:tcPr>
            <w:tcW w:w="17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[RF28]</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r>
            <w:r/>
          </w:p>
        </w:tc>
        <w:tc>
          <w:tcPr>
            <w:tcW w:w="541" w:type="pct"/>
            <w:vAlign w:val="center"/>
            <w:textDirection w:val="lrTb"/>
            <w:noWrap w:val="false"/>
          </w:tcPr>
          <w:p>
            <w:pPr>
              <w:keepNext/>
              <w:rPr>
                <w:rFonts w:ascii="Arial" w:hAnsi="Arial" w:cs="Arial"/>
                <w:sz w:val="20"/>
              </w:rPr>
            </w:pPr>
            <w:r>
              <w:rPr>
                <w:rFonts w:ascii="Arial" w:hAnsi="Arial" w:cs="Arial"/>
                <w:sz w:val="20"/>
              </w:rPr>
            </w:r>
            <w:r/>
          </w:p>
        </w:tc>
        <w:tc>
          <w:tcPr>
            <w:tcW w:w="539" w:type="pct"/>
            <w:textDirection w:val="lrTb"/>
            <w:noWrap w:val="false"/>
          </w:tcPr>
          <w:p>
            <w:pPr>
              <w:jc w:val="center"/>
              <w:keepNext/>
              <w:rPr>
                <w:rFonts w:ascii="Arial" w:hAnsi="Arial" w:cs="Arial"/>
                <w:sz w:val="20"/>
              </w:rPr>
            </w:pPr>
            <w:r>
              <w:rPr>
                <w:rFonts w:ascii="Arial" w:hAnsi="Arial" w:cs="Arial"/>
                <w:sz w:val="20"/>
              </w:rPr>
              <w:t xml:space="preserve">X</w:t>
            </w:r>
            <w:r/>
          </w:p>
        </w:tc>
      </w:tr>
      <w:tr>
        <w:trPr>
          <w:jc w:val="center"/>
          <w:trHeight w:val="271"/>
        </w:trPr>
        <w:tc>
          <w:tcPr>
            <w:tcW w:w="17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[RF29]</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r>
            <w:r/>
          </w:p>
        </w:tc>
        <w:tc>
          <w:tcPr>
            <w:tcW w:w="541" w:type="pct"/>
            <w:vAlign w:val="center"/>
            <w:textDirection w:val="lrTb"/>
            <w:noWrap w:val="false"/>
          </w:tcPr>
          <w:p>
            <w:pPr>
              <w:keepNext/>
              <w:rPr>
                <w:rFonts w:ascii="Arial" w:hAnsi="Arial" w:cs="Arial"/>
                <w:sz w:val="20"/>
              </w:rPr>
            </w:pPr>
            <w:r>
              <w:rPr>
                <w:rFonts w:ascii="Arial" w:hAnsi="Arial" w:cs="Arial"/>
                <w:sz w:val="20"/>
              </w:rPr>
            </w:r>
            <w:r/>
          </w:p>
        </w:tc>
        <w:tc>
          <w:tcPr>
            <w:tcW w:w="539" w:type="pct"/>
            <w:textDirection w:val="lrTb"/>
            <w:noWrap w:val="false"/>
          </w:tcPr>
          <w:p>
            <w:pPr>
              <w:jc w:val="center"/>
              <w:keepNext/>
              <w:rPr>
                <w:rFonts w:ascii="Arial" w:hAnsi="Arial" w:cs="Arial"/>
                <w:sz w:val="20"/>
              </w:rPr>
            </w:pPr>
            <w:r>
              <w:rPr>
                <w:rFonts w:ascii="Arial" w:hAnsi="Arial" w:cs="Arial"/>
                <w:sz w:val="20"/>
              </w:rPr>
              <w:t xml:space="preserve">X</w:t>
            </w:r>
            <w:r/>
          </w:p>
        </w:tc>
      </w:tr>
      <w:tr>
        <w:trPr>
          <w:jc w:val="center"/>
          <w:trHeight w:val="271"/>
        </w:trPr>
        <w:tc>
          <w:tcPr>
            <w:tcW w:w="17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[RF30]</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r>
            <w:r/>
          </w:p>
        </w:tc>
        <w:tc>
          <w:tcPr>
            <w:tcW w:w="541" w:type="pct"/>
            <w:vAlign w:val="center"/>
            <w:textDirection w:val="lrTb"/>
            <w:noWrap w:val="false"/>
          </w:tcPr>
          <w:p>
            <w:pPr>
              <w:jc w:val="center"/>
              <w:keepNext/>
              <w:rPr>
                <w:rFonts w:ascii="Arial" w:hAnsi="Arial" w:cs="Arial"/>
                <w:sz w:val="20"/>
              </w:rPr>
            </w:pPr>
            <w:r>
              <w:rPr>
                <w:rFonts w:ascii="Arial" w:hAnsi="Arial" w:cs="Arial"/>
                <w:sz w:val="20"/>
              </w:rPr>
              <w:t xml:space="preserve">X</w:t>
            </w:r>
            <w:r/>
          </w:p>
        </w:tc>
        <w:tc>
          <w:tcPr>
            <w:tcW w:w="539" w:type="pct"/>
            <w:textDirection w:val="lrTb"/>
            <w:noWrap w:val="false"/>
          </w:tcPr>
          <w:p>
            <w:pPr>
              <w:keepNext/>
              <w:rPr>
                <w:rFonts w:ascii="Arial" w:hAnsi="Arial" w:cs="Arial"/>
                <w:sz w:val="20"/>
              </w:rPr>
            </w:pPr>
            <w:r>
              <w:rPr>
                <w:rFonts w:ascii="Arial" w:hAnsi="Arial" w:cs="Arial"/>
                <w:sz w:val="20"/>
              </w:rPr>
            </w:r>
            <w:r/>
          </w:p>
        </w:tc>
      </w:tr>
      <w:tr>
        <w:trPr>
          <w:jc w:val="center"/>
          <w:trHeight w:val="271"/>
        </w:trPr>
        <w:tc>
          <w:tcPr>
            <w:tcW w:w="1751" w:type="pct"/>
            <w:vAlign w:val="center"/>
            <w:textDirection w:val="lrTb"/>
            <w:noWrap w:val="false"/>
          </w:tcPr>
          <w:p>
            <w:pPr>
              <w:jc w:val="center"/>
              <w:rPr>
                <w:rFonts w:ascii="Arial" w:hAnsi="Arial" w:cs="Arial"/>
                <w:sz w:val="20"/>
                <w:szCs w:val="20"/>
              </w:rPr>
            </w:pPr>
            <w:r>
              <w:rPr>
                <w:rFonts w:ascii="Arial" w:hAnsi="Arial" w:cs="Arial"/>
                <w:sz w:val="20"/>
                <w:szCs w:val="20"/>
              </w:rPr>
              <w:t xml:space="preserve">[RF</w:t>
            </w:r>
            <w:r>
              <w:rPr>
                <w:rFonts w:ascii="Arial" w:hAnsi="Arial" w:cs="Arial"/>
                <w:sz w:val="20"/>
                <w:szCs w:val="20"/>
              </w:rPr>
              <w:t xml:space="preserve">31]-</w:t>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r>
            <w:r/>
          </w:p>
        </w:tc>
        <w:tc>
          <w:tcPr>
            <w:tcW w:w="542" w:type="pct"/>
            <w:vAlign w:val="center"/>
            <w:textDirection w:val="lrTb"/>
            <w:noWrap w:val="false"/>
          </w:tcPr>
          <w:p>
            <w:pPr>
              <w:jc w:val="center"/>
              <w:rPr>
                <w:rFonts w:ascii="Arial" w:hAnsi="Arial" w:cs="Arial"/>
                <w:sz w:val="20"/>
              </w:rPr>
            </w:pPr>
            <w:r>
              <w:rPr>
                <w:rFonts w:ascii="Arial" w:hAnsi="Arial" w:cs="Arial"/>
                <w:sz w:val="20"/>
              </w:rPr>
            </w:r>
            <w:r/>
          </w:p>
        </w:tc>
        <w:tc>
          <w:tcPr>
            <w:tcW w:w="541" w:type="pct"/>
            <w:vAlign w:val="center"/>
            <w:textDirection w:val="lrTb"/>
            <w:noWrap w:val="false"/>
          </w:tcPr>
          <w:p>
            <w:pPr>
              <w:jc w:val="center"/>
              <w:keepNext/>
              <w:rPr>
                <w:rFonts w:ascii="Arial" w:hAnsi="Arial" w:cs="Arial"/>
                <w:sz w:val="20"/>
              </w:rPr>
            </w:pPr>
            <w:r>
              <w:rPr>
                <w:rFonts w:ascii="Arial" w:hAnsi="Arial" w:cs="Arial"/>
                <w:sz w:val="20"/>
              </w:rPr>
              <w:t xml:space="preserve">X</w:t>
            </w:r>
            <w:r/>
          </w:p>
        </w:tc>
        <w:tc>
          <w:tcPr>
            <w:tcW w:w="539" w:type="pct"/>
            <w:textDirection w:val="lrTb"/>
            <w:noWrap w:val="false"/>
          </w:tcPr>
          <w:p>
            <w:pPr>
              <w:keepNext/>
              <w:rPr>
                <w:rFonts w:ascii="Arial" w:hAnsi="Arial" w:cs="Arial"/>
                <w:sz w:val="20"/>
              </w:rPr>
            </w:pPr>
            <w:r>
              <w:rPr>
                <w:rFonts w:ascii="Arial" w:hAnsi="Arial" w:cs="Arial"/>
                <w:sz w:val="20"/>
              </w:rPr>
            </w:r>
            <w:r/>
          </w:p>
        </w:tc>
      </w:tr>
    </w:tbl>
    <w:p>
      <w:pPr>
        <w:pStyle w:val="236"/>
        <w:rPr>
          <w:rFonts w:ascii="Arial" w:hAnsi="Arial" w:cs="Arial"/>
          <w:color w:val="auto"/>
          <w:sz w:val="20"/>
        </w:rPr>
      </w:pPr>
      <w:r/>
      <w:bookmarkStart w:id="315" w:name="_Toc515021246"/>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61</w:t>
      </w:r>
      <w:r>
        <w:rPr>
          <w:rFonts w:ascii="Arial" w:hAnsi="Arial" w:cs="Arial"/>
          <w:color w:val="auto"/>
          <w:sz w:val="20"/>
        </w:rPr>
        <w:fldChar w:fldCharType="end"/>
      </w:r>
      <w:r>
        <w:rPr>
          <w:rFonts w:ascii="Arial" w:hAnsi="Arial" w:cs="Arial"/>
          <w:color w:val="auto"/>
          <w:sz w:val="20"/>
        </w:rPr>
        <w:t xml:space="preserve">-Requisitos funcionais x objetivos específicos</w:t>
      </w:r>
      <w:bookmarkEnd w:id="315"/>
      <w:r/>
      <w:r/>
    </w:p>
    <w:p>
      <w:r/>
      <w:r/>
    </w:p>
    <w:p>
      <w:pPr>
        <w:pStyle w:val="264"/>
        <w:spacing w:lineRule="auto" w:line="360"/>
        <w:rPr>
          <w:rFonts w:ascii="Arial" w:hAnsi="Arial" w:cs="Arial"/>
        </w:rPr>
        <w:outlineLvl w:val="1"/>
      </w:pPr>
      <w:r/>
      <w:bookmarkStart w:id="316" w:name="_Toc515337400"/>
      <w:r>
        <w:rPr>
          <w:rFonts w:ascii="Arial" w:hAnsi="Arial" w:cs="Arial"/>
        </w:rPr>
        <w:t xml:space="preserve">REQUISITOS NÃO FUNCIONAIS</w:t>
      </w:r>
      <w:bookmarkEnd w:id="316"/>
      <w:r/>
      <w:r/>
    </w:p>
    <w:p>
      <w:pPr>
        <w:pStyle w:val="299"/>
        <w:spacing w:lineRule="auto" w:line="360" w:after="120" w:before="120"/>
        <w:widowControl/>
        <w:rPr>
          <w:bCs w:val="false"/>
          <w:szCs w:val="20"/>
        </w:rPr>
      </w:pPr>
      <w:r>
        <w:rPr>
          <w:bCs w:val="false"/>
          <w:szCs w:val="20"/>
        </w:rPr>
        <w:t xml:space="preserve">Funcionalidade </w:t>
      </w:r>
      <w:r/>
    </w:p>
    <w:p>
      <w:pPr>
        <w:ind w:firstLine="709"/>
        <w:spacing w:lineRule="auto" w:line="360"/>
        <w:rPr>
          <w:rFonts w:ascii="Arial" w:hAnsi="Arial" w:cs="Arial"/>
          <w:szCs w:val="18"/>
        </w:rPr>
      </w:pPr>
      <w:r>
        <w:rPr>
          <w:rFonts w:ascii="Arial" w:hAnsi="Arial" w:cs="Arial"/>
          <w:szCs w:val="18"/>
        </w:rPr>
        <w:t xml:space="preserve">RNF01 - O sistema deve ter conexão com banco de dados MySQL</w:t>
      </w:r>
      <w:sdt>
        <w:sdtPr/>
        <w:sdtContent>
          <w:r>
            <w:rPr>
              <w:rFonts w:ascii="Arial" w:hAnsi="Arial" w:cs="Arial"/>
              <w:szCs w:val="18"/>
            </w:rPr>
            <w:fldChar w:fldCharType="begin"/>
          </w:r>
          <w:r>
            <w:rPr>
              <w:rFonts w:ascii="Arial" w:hAnsi="Arial" w:cs="Arial"/>
              <w:szCs w:val="18"/>
            </w:rPr>
            <w:instrText xml:space="preserve">CITATION Ora181 \l 1046 </w:instrText>
          </w:r>
          <w:r>
            <w:rPr>
              <w:rFonts w:ascii="Arial" w:hAnsi="Arial" w:cs="Arial"/>
              <w:szCs w:val="18"/>
            </w:rPr>
            <w:fldChar w:fldCharType="separate"/>
          </w:r>
          <w:r>
            <w:rPr>
              <w:rFonts w:ascii="Arial" w:hAnsi="Arial" w:cs="Arial"/>
              <w:szCs w:val="18"/>
            </w:rPr>
            <w:t xml:space="preserve"> </w:t>
          </w:r>
          <w:r>
            <w:rPr>
              <w:rFonts w:ascii="Arial" w:hAnsi="Arial" w:cs="Arial"/>
              <w:szCs w:val="18"/>
            </w:rPr>
            <w:t xml:space="preserve">(ORACLE, 2018)</w:t>
          </w:r>
          <w:r>
            <w:rPr>
              <w:rFonts w:ascii="Arial" w:hAnsi="Arial" w:cs="Arial"/>
              <w:szCs w:val="18"/>
            </w:rPr>
            <w:fldChar w:fldCharType="end"/>
          </w:r>
        </w:sdtContent>
      </w:sdt>
      <w:r>
        <w:rPr>
          <w:rFonts w:ascii="Arial" w:hAnsi="Arial" w:cs="Arial"/>
          <w:szCs w:val="18"/>
        </w:rPr>
        <w:t xml:space="preserve">.</w:t>
      </w:r>
      <w:r/>
    </w:p>
    <w:p>
      <w:pPr>
        <w:ind w:left="709"/>
        <w:spacing w:lineRule="auto" w:line="360"/>
        <w:rPr>
          <w:rFonts w:ascii="Arial" w:hAnsi="Arial" w:cs="Arial"/>
          <w:szCs w:val="18"/>
        </w:rPr>
      </w:pPr>
      <w:r>
        <w:rPr>
          <w:rFonts w:ascii="Arial" w:hAnsi="Arial" w:cs="Arial"/>
          <w:szCs w:val="18"/>
        </w:rPr>
        <w:t xml:space="preserve">RNF02 - O sistema deve ser escrito em Java.</w:t>
      </w:r>
      <w:r/>
    </w:p>
    <w:p>
      <w:pPr>
        <w:ind w:left="1679" w:hanging="964"/>
        <w:spacing w:lineRule="auto" w:line="360"/>
        <w:rPr>
          <w:rFonts w:ascii="Arial" w:hAnsi="Arial" w:cs="Arial"/>
          <w:szCs w:val="18"/>
        </w:rPr>
      </w:pPr>
      <w:r>
        <w:rPr>
          <w:rFonts w:ascii="Arial" w:hAnsi="Arial" w:cs="Arial"/>
          <w:szCs w:val="18"/>
        </w:rPr>
        <w:t xml:space="preserve">RNF03 - O sistema deve emitir formulários em formato .</w:t>
      </w:r>
      <w:r>
        <w:rPr>
          <w:rFonts w:ascii="Arial" w:hAnsi="Arial" w:cs="Arial"/>
          <w:szCs w:val="18"/>
        </w:rPr>
        <w:t xml:space="preserve">docx</w:t>
      </w:r>
      <w:r>
        <w:rPr>
          <w:rFonts w:ascii="Arial" w:hAnsi="Arial" w:cs="Arial"/>
          <w:szCs w:val="18"/>
        </w:rPr>
        <w:t xml:space="preserve">.</w:t>
      </w:r>
      <w:r/>
    </w:p>
    <w:p>
      <w:pPr>
        <w:ind w:firstLine="709"/>
        <w:spacing w:lineRule="auto" w:line="360"/>
        <w:rPr>
          <w:rFonts w:ascii="Arial" w:hAnsi="Arial" w:cs="Arial"/>
          <w:bCs/>
          <w:szCs w:val="18"/>
        </w:rPr>
      </w:pPr>
      <w:r>
        <w:rPr>
          <w:rFonts w:ascii="Arial" w:hAnsi="Arial" w:cs="Arial"/>
          <w:szCs w:val="18"/>
        </w:rPr>
        <w:t xml:space="preserve">RNF03 - </w:t>
      </w:r>
      <w:r>
        <w:rPr>
          <w:rFonts w:ascii="Arial" w:hAnsi="Arial" w:cs="Arial"/>
          <w:bCs/>
          <w:szCs w:val="18"/>
        </w:rPr>
        <w:t xml:space="preserve">O sistema deve permitir o envio de anexos em PDF, JPG e PNG.</w:t>
      </w:r>
      <w:r/>
    </w:p>
    <w:p>
      <w:pPr>
        <w:ind w:left="1679" w:hanging="964"/>
        <w:spacing w:lineRule="auto" w:line="360"/>
        <w:rPr>
          <w:rFonts w:ascii="Arial" w:hAnsi="Arial" w:cs="Arial"/>
          <w:bCs/>
          <w:szCs w:val="18"/>
        </w:rPr>
      </w:pPr>
      <w:r>
        <w:rPr>
          <w:rFonts w:ascii="Arial" w:hAnsi="Arial" w:cs="Arial"/>
          <w:bCs/>
          <w:szCs w:val="18"/>
        </w:rPr>
        <w:t xml:space="preserve">RNF04 - O sistema deve ser integrado a ferramenta do </w:t>
      </w:r>
      <w:r>
        <w:rPr>
          <w:rFonts w:ascii="Arial" w:hAnsi="Arial" w:cs="Arial"/>
          <w:bCs/>
          <w:szCs w:val="18"/>
        </w:rPr>
        <w:t xml:space="preserve">PagSeguro</w:t>
      </w:r>
      <w:sdt>
        <w:sdtPr/>
        <w:sdtContent>
          <w:r>
            <w:rPr>
              <w:rFonts w:ascii="Arial" w:hAnsi="Arial" w:cs="Arial"/>
              <w:bCs/>
              <w:szCs w:val="18"/>
            </w:rPr>
            <w:fldChar w:fldCharType="begin"/>
          </w:r>
          <w:r>
            <w:rPr>
              <w:rFonts w:ascii="Arial" w:hAnsi="Arial" w:cs="Arial"/>
              <w:bCs/>
              <w:szCs w:val="18"/>
            </w:rPr>
            <w:instrText xml:space="preserve">CITATION UOL18 \l 1046 </w:instrText>
          </w:r>
          <w:r>
            <w:rPr>
              <w:rFonts w:ascii="Arial" w:hAnsi="Arial" w:cs="Arial"/>
              <w:bCs/>
              <w:szCs w:val="18"/>
            </w:rPr>
            <w:fldChar w:fldCharType="separate"/>
          </w:r>
          <w:r>
            <w:rPr>
              <w:rFonts w:ascii="Arial" w:hAnsi="Arial" w:cs="Arial"/>
              <w:bCs/>
              <w:szCs w:val="18"/>
            </w:rPr>
            <w:t xml:space="preserve"> </w:t>
          </w:r>
          <w:r>
            <w:rPr>
              <w:rFonts w:ascii="Arial" w:hAnsi="Arial" w:cs="Arial"/>
              <w:szCs w:val="18"/>
            </w:rPr>
            <w:t xml:space="preserve">(UOL, 1996)</w:t>
          </w:r>
          <w:r>
            <w:rPr>
              <w:rFonts w:ascii="Arial" w:hAnsi="Arial" w:cs="Arial"/>
              <w:bCs/>
              <w:szCs w:val="18"/>
            </w:rPr>
            <w:fldChar w:fldCharType="end"/>
          </w:r>
        </w:sdtContent>
      </w:sdt>
      <w:r>
        <w:rPr>
          <w:rFonts w:ascii="Arial" w:hAnsi="Arial" w:cs="Arial"/>
          <w:bCs/>
          <w:szCs w:val="18"/>
        </w:rPr>
        <w:t xml:space="preserve">.</w:t>
      </w:r>
      <w:r/>
    </w:p>
    <w:p>
      <w:pPr>
        <w:pStyle w:val="299"/>
        <w:spacing w:lineRule="auto" w:line="360" w:after="120" w:before="120"/>
        <w:widowControl/>
        <w:rPr>
          <w:bCs w:val="false"/>
          <w:szCs w:val="20"/>
        </w:rPr>
      </w:pPr>
      <w:r>
        <w:rPr>
          <w:bCs w:val="false"/>
          <w:szCs w:val="20"/>
        </w:rPr>
        <w:t xml:space="preserve">Confiabilidade</w:t>
      </w:r>
      <w:r/>
    </w:p>
    <w:p>
      <w:pPr>
        <w:spacing w:lineRule="auto" w:line="360"/>
        <w:rPr>
          <w:rFonts w:ascii="Arial" w:hAnsi="Arial" w:cs="Arial"/>
        </w:rPr>
      </w:pPr>
      <w:r>
        <w:rPr>
          <w:rFonts w:ascii="Arial" w:hAnsi="Arial" w:cs="Arial"/>
        </w:rPr>
        <w:tab/>
        <w:t xml:space="preserve">RNF05- As transações realizadas no banco de dados devem respeitar a regra da atomicidade.</w:t>
      </w:r>
      <w:r/>
    </w:p>
    <w:p>
      <w:pPr>
        <w:spacing w:lineRule="auto" w:line="360"/>
        <w:rPr>
          <w:rFonts w:ascii="Arial" w:hAnsi="Arial" w:cs="Arial"/>
        </w:rPr>
      </w:pPr>
      <w:r>
        <w:rPr>
          <w:rFonts w:ascii="Arial" w:hAnsi="Arial" w:cs="Arial"/>
        </w:rPr>
        <w:tab/>
        <w:t xml:space="preserve">RNF06-O site permitirá que a transação das informações seja feita de modo seguro.</w:t>
      </w:r>
      <w:r/>
    </w:p>
    <w:p>
      <w:pPr>
        <w:spacing w:lineRule="auto" w:line="360"/>
        <w:rPr>
          <w:rFonts w:ascii="Arial" w:hAnsi="Arial" w:cs="Arial"/>
        </w:rPr>
      </w:pPr>
      <w:r>
        <w:rPr>
          <w:rFonts w:ascii="Arial" w:hAnsi="Arial" w:cs="Arial"/>
        </w:rPr>
        <w:tab/>
        <w:t xml:space="preserve">RNF07-Os gráficos gerados devem fazer uso de ferramentas adequadas de estatísticas, que se encontram no projeto da linguagem R</w:t>
      </w:r>
      <w:sdt>
        <w:sdtPr/>
        <w:sdtContent>
          <w:r>
            <w:rPr>
              <w:rFonts w:ascii="Arial" w:hAnsi="Arial" w:cs="Arial"/>
            </w:rPr>
            <w:fldChar w:fldCharType="begin"/>
          </w:r>
          <w:r>
            <w:rPr>
              <w:rFonts w:ascii="Arial" w:hAnsi="Arial" w:cs="Arial"/>
            </w:rPr>
            <w:instrText xml:space="preserve">CITATION RPr18 \l 1046 </w:instrText>
          </w:r>
          <w:r>
            <w:rPr>
              <w:rFonts w:ascii="Arial" w:hAnsi="Arial" w:cs="Arial"/>
            </w:rPr>
            <w:fldChar w:fldCharType="separate"/>
          </w:r>
          <w:r>
            <w:rPr>
              <w:rFonts w:ascii="Arial" w:hAnsi="Arial" w:cs="Arial"/>
            </w:rPr>
            <w:t xml:space="preserve"> </w:t>
          </w:r>
          <w:r>
            <w:rPr>
              <w:rFonts w:ascii="Arial" w:hAnsi="Arial" w:cs="Arial"/>
            </w:rPr>
            <w:t xml:space="preserve">(GNU, 1993)</w:t>
          </w:r>
          <w:r>
            <w:rPr>
              <w:rFonts w:ascii="Arial" w:hAnsi="Arial" w:cs="Arial"/>
            </w:rPr>
            <w:fldChar w:fldCharType="end"/>
          </w:r>
        </w:sdtContent>
      </w:sdt>
      <w:r>
        <w:rPr>
          <w:rFonts w:ascii="Arial" w:hAnsi="Arial" w:cs="Arial"/>
        </w:rPr>
        <w:t xml:space="preserve">.</w:t>
      </w:r>
      <w:r/>
    </w:p>
    <w:p>
      <w:pPr>
        <w:pStyle w:val="299"/>
        <w:spacing w:lineRule="auto" w:line="360" w:after="120" w:before="120"/>
        <w:widowControl/>
        <w:rPr>
          <w:bCs w:val="false"/>
          <w:szCs w:val="20"/>
        </w:rPr>
      </w:pPr>
      <w:r>
        <w:rPr>
          <w:bCs w:val="false"/>
          <w:szCs w:val="20"/>
        </w:rPr>
        <w:t xml:space="preserve">Desempenho (Eficiência)</w:t>
      </w:r>
      <w:r/>
    </w:p>
    <w:p>
      <w:pPr>
        <w:spacing w:lineRule="auto" w:line="360"/>
        <w:rPr>
          <w:rFonts w:ascii="Arial" w:hAnsi="Arial" w:cs="Arial"/>
        </w:rPr>
      </w:pPr>
      <w:r>
        <w:rPr>
          <w:rFonts w:ascii="Arial" w:hAnsi="Arial" w:cs="Arial"/>
          <w:i/>
          <w:color w:val="0070C0"/>
        </w:rPr>
        <w:tab/>
      </w:r>
      <w:r>
        <w:rPr>
          <w:rFonts w:ascii="Arial" w:hAnsi="Arial" w:cs="Arial"/>
          <w:color w:val="000000" w:themeColor="text1"/>
        </w:rPr>
        <w:t xml:space="preserve">RNF07-O sistema deve responder as requisições do usuário de forma rápida o suficiente.</w:t>
      </w:r>
      <w:r/>
    </w:p>
    <w:p>
      <w:pPr>
        <w:pStyle w:val="299"/>
        <w:spacing w:lineRule="auto" w:line="360" w:after="120" w:before="120"/>
        <w:widowControl/>
        <w:rPr>
          <w:bCs w:val="false"/>
          <w:szCs w:val="20"/>
        </w:rPr>
      </w:pPr>
      <w:r>
        <w:rPr>
          <w:bCs w:val="false"/>
          <w:szCs w:val="20"/>
        </w:rPr>
        <w:t xml:space="preserve">Portabilidade</w:t>
      </w:r>
      <w:r/>
    </w:p>
    <w:p>
      <w:pPr>
        <w:ind w:firstLine="709"/>
        <w:spacing w:lineRule="auto" w:line="360"/>
        <w:rPr>
          <w:rFonts w:ascii="Arial" w:hAnsi="Arial" w:cs="Arial"/>
          <w:szCs w:val="18"/>
        </w:rPr>
      </w:pPr>
      <w:r>
        <w:rPr>
          <w:rFonts w:ascii="Arial" w:hAnsi="Arial" w:cs="Arial"/>
          <w:szCs w:val="18"/>
        </w:rPr>
        <w:t xml:space="preserve">RNF08 -</w:t>
      </w:r>
      <w:r>
        <w:rPr>
          <w:rFonts w:ascii="Arial" w:hAnsi="Arial" w:cs="Arial"/>
          <w:i/>
          <w:color w:val="0070C0"/>
          <w:szCs w:val="18"/>
        </w:rPr>
        <w:t xml:space="preserve"> </w:t>
      </w:r>
      <w:r>
        <w:rPr>
          <w:rFonts w:ascii="Arial" w:hAnsi="Arial" w:cs="Arial"/>
          <w:szCs w:val="18"/>
        </w:rPr>
        <w:t xml:space="preserve">O sistema deve ser acessado via plataforma web</w:t>
      </w:r>
      <w:r/>
    </w:p>
    <w:p>
      <w:pPr>
        <w:ind w:firstLine="709"/>
        <w:spacing w:lineRule="auto" w:line="360"/>
        <w:rPr>
          <w:rFonts w:ascii="Arial" w:hAnsi="Arial" w:cs="Arial"/>
          <w:szCs w:val="18"/>
        </w:rPr>
      </w:pPr>
      <w:r>
        <w:rPr>
          <w:rFonts w:ascii="Arial" w:hAnsi="Arial" w:cs="Arial"/>
          <w:szCs w:val="18"/>
        </w:rPr>
        <w:t xml:space="preserve">RNF09 - O sistema deve ter portabilidade com Windows, Mac e Linux</w:t>
      </w:r>
      <w:r/>
    </w:p>
    <w:p>
      <w:pPr>
        <w:ind w:firstLine="709"/>
        <w:spacing w:lineRule="auto" w:line="360"/>
        <w:rPr>
          <w:rFonts w:ascii="Arial" w:hAnsi="Arial" w:cs="Arial"/>
          <w:szCs w:val="18"/>
        </w:rPr>
      </w:pPr>
      <w:r>
        <w:rPr>
          <w:rFonts w:ascii="Arial" w:hAnsi="Arial" w:cs="Arial"/>
          <w:szCs w:val="18"/>
        </w:rPr>
        <w:t xml:space="preserve">RNF10- O sistema deve utilizar </w:t>
      </w:r>
      <w:r>
        <w:rPr>
          <w:rFonts w:ascii="Arial" w:hAnsi="Arial" w:cs="Arial"/>
          <w:szCs w:val="18"/>
        </w:rPr>
        <w:t xml:space="preserve">API's</w:t>
      </w:r>
      <w:r>
        <w:rPr>
          <w:rFonts w:ascii="Arial" w:hAnsi="Arial" w:cs="Arial"/>
          <w:szCs w:val="18"/>
        </w:rPr>
        <w:t xml:space="preserve">, a fim de que seja acessível pelo ambiente mobile também.</w:t>
      </w:r>
      <w:r/>
    </w:p>
    <w:p>
      <w:pPr>
        <w:ind w:firstLine="709"/>
        <w:spacing w:lineRule="auto" w:line="360"/>
        <w:rPr>
          <w:sz w:val="36"/>
        </w:rPr>
      </w:pPr>
      <w:r>
        <w:rPr>
          <w:rFonts w:ascii="Arial" w:hAnsi="Arial" w:cs="Arial"/>
          <w:szCs w:val="18"/>
        </w:rPr>
        <w:t xml:space="preserve">RNF11- O sistema deve ser portável para as novas </w:t>
      </w:r>
      <w:r>
        <w:rPr>
          <w:rFonts w:ascii="Arial" w:hAnsi="Arial" w:cs="Arial"/>
          <w:szCs w:val="18"/>
        </w:rPr>
        <w:t xml:space="preserve">versões dos</w:t>
      </w:r>
      <w:r>
        <w:rPr>
          <w:rFonts w:ascii="Arial" w:hAnsi="Arial" w:cs="Arial"/>
          <w:szCs w:val="18"/>
        </w:rPr>
        <w:t xml:space="preserve"> principais navegadores presentes no mercado atual, que são o </w:t>
      </w:r>
      <w:r>
        <w:rPr>
          <w:rFonts w:ascii="Arial" w:hAnsi="Arial" w:cs="Arial"/>
          <w:szCs w:val="18"/>
        </w:rPr>
        <w:t xml:space="preserve">Brave</w:t>
      </w:r>
      <w:r>
        <w:rPr>
          <w:rFonts w:ascii="Arial" w:hAnsi="Arial" w:cs="Arial"/>
          <w:szCs w:val="18"/>
        </w:rPr>
        <w:t xml:space="preserve">, Ópera, Google Chrome, Mozilla Firefox, Safari, Microsoft Edge e Vivaldi.</w:t>
      </w:r>
      <w:r/>
    </w:p>
    <w:p>
      <w:pPr>
        <w:pStyle w:val="299"/>
        <w:spacing w:lineRule="auto" w:line="360" w:after="120" w:before="120"/>
        <w:widowControl/>
        <w:rPr>
          <w:bCs w:val="false"/>
          <w:szCs w:val="20"/>
        </w:rPr>
      </w:pPr>
      <w:r>
        <w:rPr>
          <w:bCs w:val="false"/>
          <w:szCs w:val="20"/>
        </w:rPr>
        <w:t xml:space="preserve">Usabilidade</w:t>
      </w:r>
      <w:r/>
    </w:p>
    <w:p>
      <w:pPr>
        <w:spacing w:lineRule="auto" w:line="360"/>
        <w:rPr>
          <w:rFonts w:ascii="Arial" w:hAnsi="Arial" w:cs="Arial"/>
        </w:rPr>
      </w:pPr>
      <w:r>
        <w:rPr>
          <w:rFonts w:ascii="Arial" w:hAnsi="Arial" w:cs="Arial"/>
        </w:rPr>
        <w:tab/>
        <w:t xml:space="preserve">RN12-O sistema deve ser construído utilizando </w:t>
      </w:r>
      <w:r>
        <w:rPr>
          <w:rFonts w:ascii="Arial" w:hAnsi="Arial" w:cs="Arial"/>
        </w:rPr>
        <w:t xml:space="preserve">API's</w:t>
      </w:r>
      <w:r>
        <w:rPr>
          <w:rFonts w:ascii="Arial" w:hAnsi="Arial" w:cs="Arial"/>
        </w:rPr>
        <w:t xml:space="preserve"> da W3</w:t>
      </w:r>
      <w:sdt>
        <w:sdtPr/>
        <w:sdtContent>
          <w:r>
            <w:rPr>
              <w:rFonts w:ascii="Arial" w:hAnsi="Arial" w:cs="Arial"/>
            </w:rPr>
            <w:fldChar w:fldCharType="begin"/>
          </w:r>
          <w:r>
            <w:rPr>
              <w:rFonts w:ascii="Arial" w:hAnsi="Arial" w:cs="Arial"/>
            </w:rPr>
            <w:instrText xml:space="preserve">CITATION W3S18 \l 1046 </w:instrText>
          </w:r>
          <w:r>
            <w:rPr>
              <w:rFonts w:ascii="Arial" w:hAnsi="Arial" w:cs="Arial"/>
            </w:rPr>
            <w:fldChar w:fldCharType="separate"/>
          </w:r>
          <w:r>
            <w:rPr>
              <w:rFonts w:ascii="Arial" w:hAnsi="Arial" w:cs="Arial"/>
            </w:rPr>
            <w:t xml:space="preserve"> </w:t>
          </w:r>
          <w:r>
            <w:rPr>
              <w:rFonts w:ascii="Arial" w:hAnsi="Arial" w:cs="Arial"/>
            </w:rPr>
            <w:t xml:space="preserve">(W3SCHOOLS, 1999)</w:t>
          </w:r>
          <w:r>
            <w:rPr>
              <w:rFonts w:ascii="Arial" w:hAnsi="Arial" w:cs="Arial"/>
            </w:rPr>
            <w:fldChar w:fldCharType="end"/>
          </w:r>
        </w:sdtContent>
      </w:sdt>
      <w:r>
        <w:rPr>
          <w:rFonts w:ascii="Arial" w:hAnsi="Arial" w:cs="Arial"/>
        </w:rPr>
        <w:t xml:space="preserve">, a fim de garantir melhor usabilidade pelos usuários.</w:t>
      </w:r>
      <w:r/>
    </w:p>
    <w:p>
      <w:pPr>
        <w:spacing w:lineRule="auto" w:line="360"/>
        <w:rPr>
          <w:rFonts w:ascii="Arial" w:hAnsi="Arial" w:cs="Arial" w:eastAsia="Arial"/>
          <w:color w:val="auto"/>
        </w:rPr>
      </w:pPr>
      <w:r>
        <w:rPr>
          <w:rFonts w:ascii="Arial" w:hAnsi="Arial" w:cs="Arial"/>
        </w:rPr>
        <w:tab/>
        <w:t xml:space="preserve">RN13-O design do sistema deve ser feito com base nas principais diretrizes de </w:t>
      </w:r>
      <w:r>
        <w:rPr>
          <w:rFonts w:ascii="Arial" w:hAnsi="Arial" w:cs="Arial"/>
        </w:rPr>
        <w:t xml:space="preserve">User</w:t>
      </w:r>
      <w:r>
        <w:rPr>
          <w:rFonts w:ascii="Arial" w:hAnsi="Arial" w:cs="Arial"/>
        </w:rPr>
        <w:t xml:space="preserve"> Experience, presentes no site</w:t>
      </w:r>
      <w:r>
        <w:rPr>
          <w:rFonts w:ascii="Arial" w:hAnsi="Arial" w:cs="Arial"/>
        </w:rPr>
        <w:t xml:space="preserve"> da UX Design</w:t>
      </w:r>
      <w:sdt>
        <w:sdtPr/>
        <w:sdtContent>
          <w:r>
            <w:rPr>
              <w:rFonts w:ascii="Arial" w:hAnsi="Arial" w:cs="Arial"/>
            </w:rPr>
            <w:fldChar w:fldCharType="begin"/>
          </w:r>
          <w:r>
            <w:rPr>
              <w:rFonts w:ascii="Arial" w:hAnsi="Arial" w:cs="Arial"/>
            </w:rPr>
            <w:instrText xml:space="preserve">CITATION Sit18 \l 1046 </w:instrText>
          </w:r>
          <w:r>
            <w:rPr>
              <w:rFonts w:ascii="Arial" w:hAnsi="Arial" w:cs="Arial"/>
            </w:rPr>
            <w:fldChar w:fldCharType="separate"/>
          </w:r>
          <w:r>
            <w:rPr>
              <w:rFonts w:ascii="Arial" w:hAnsi="Arial" w:cs="Arial"/>
            </w:rPr>
            <w:t xml:space="preserve"> </w:t>
          </w:r>
          <w:r>
            <w:rPr>
              <w:rFonts w:ascii="Arial" w:hAnsi="Arial" w:cs="Arial"/>
            </w:rPr>
            <w:t xml:space="preserve">(DESIGN, 2013)</w:t>
          </w:r>
          <w:r>
            <w:rPr>
              <w:rFonts w:ascii="Arial" w:hAnsi="Arial" w:cs="Arial"/>
            </w:rPr>
            <w:fldChar w:fldCharType="end"/>
          </w:r>
        </w:sdtContent>
      </w:sdt>
      <w:r>
        <w:rPr>
          <w:rFonts w:ascii="Arial" w:hAnsi="Arial" w:cs="Arial" w:eastAsia="Arial"/>
          <w:color w:val="auto"/>
        </w:rPr>
        <w:t xml:space="preserve">.</w:t>
      </w:r>
      <w:r/>
    </w:p>
    <w:p>
      <w:pPr>
        <w:spacing w:lineRule="auto" w:line="360"/>
        <w:rPr>
          <w:rFonts w:ascii="Arial" w:hAnsi="Arial" w:cs="Arial" w:eastAsia="Arial"/>
        </w:rPr>
      </w:pPr>
      <w:r>
        <w:rPr>
          <w:rFonts w:ascii="Arial" w:hAnsi="Arial" w:cs="Arial" w:eastAsia="Arial"/>
        </w:rPr>
      </w:r>
      <w:r/>
    </w:p>
    <w:p>
      <w:pPr>
        <w:pStyle w:val="299"/>
        <w:spacing w:lineRule="auto" w:line="360" w:after="120" w:before="120"/>
        <w:widowControl/>
        <w:rPr>
          <w:bCs w:val="false"/>
          <w:szCs w:val="20"/>
        </w:rPr>
      </w:pPr>
      <w:r>
        <w:rPr>
          <w:bCs w:val="false"/>
          <w:szCs w:val="20"/>
        </w:rPr>
        <w:t xml:space="preserve">Manutenibilidade</w:t>
      </w:r>
      <w:r/>
    </w:p>
    <w:p>
      <w:pPr>
        <w:ind w:firstLine="709"/>
        <w:spacing w:lineRule="auto" w:line="360"/>
        <w:rPr>
          <w:rFonts w:ascii="Arial" w:hAnsi="Arial" w:cs="Arial"/>
        </w:rPr>
      </w:pPr>
      <w:r>
        <w:rPr>
          <w:rFonts w:ascii="Arial" w:hAnsi="Arial" w:cs="Arial"/>
        </w:rPr>
        <w:t xml:space="preserve">RNF14 </w:t>
      </w:r>
      <w:r>
        <w:rPr>
          <w:rFonts w:ascii="Arial" w:hAnsi="Arial" w:cs="Arial"/>
        </w:rPr>
        <w:noBreakHyphen/>
        <w:t xml:space="preserve"> O sistema web deve ser construído utilizando as </w:t>
      </w:r>
      <w:r>
        <w:rPr>
          <w:rFonts w:ascii="Arial" w:hAnsi="Arial" w:cs="Arial"/>
        </w:rPr>
        <w:t xml:space="preserve">API’s</w:t>
      </w:r>
      <w:r>
        <w:rPr>
          <w:rFonts w:ascii="Arial" w:hAnsi="Arial" w:cs="Arial"/>
        </w:rPr>
        <w:t xml:space="preserve"> padrões do Java Enterprise </w:t>
      </w:r>
      <w:r>
        <w:rPr>
          <w:rFonts w:ascii="Arial" w:hAnsi="Arial" w:cs="Arial"/>
        </w:rPr>
        <w:t xml:space="preserve">Edition</w:t>
      </w:r>
      <w:sdt>
        <w:sdtPr/>
        <w:sdtContent>
          <w:r>
            <w:rPr>
              <w:rFonts w:ascii="Arial" w:hAnsi="Arial" w:cs="Arial"/>
            </w:rPr>
            <w:fldChar w:fldCharType="begin"/>
          </w:r>
          <w:r>
            <w:rPr>
              <w:rFonts w:ascii="Arial" w:hAnsi="Arial" w:cs="Arial"/>
            </w:rPr>
            <w:instrText xml:space="preserve">CITATION Ora18 \l 1046 </w:instrText>
          </w:r>
          <w:r>
            <w:rPr>
              <w:rFonts w:ascii="Arial" w:hAnsi="Arial" w:cs="Arial"/>
            </w:rPr>
            <w:fldChar w:fldCharType="separate"/>
          </w:r>
          <w:r>
            <w:rPr>
              <w:rFonts w:ascii="Arial" w:hAnsi="Arial" w:cs="Arial"/>
            </w:rPr>
            <w:t xml:space="preserve"> </w:t>
          </w:r>
          <w:r>
            <w:rPr>
              <w:rFonts w:ascii="Arial" w:hAnsi="Arial" w:cs="Arial"/>
            </w:rPr>
            <w:t xml:space="preserve">(ORACLE, 2018)</w:t>
          </w:r>
          <w:r>
            <w:rPr>
              <w:rFonts w:ascii="Arial" w:hAnsi="Arial" w:cs="Arial"/>
            </w:rPr>
            <w:fldChar w:fldCharType="end"/>
          </w:r>
        </w:sdtContent>
      </w:sdt>
      <w:r>
        <w:rPr>
          <w:rFonts w:ascii="Arial" w:hAnsi="Arial" w:cs="Arial"/>
        </w:rPr>
        <w:t xml:space="preserve">, a fim de facilitar manutenções futuras do projeto, caso necessário.</w:t>
      </w:r>
      <w:r/>
    </w:p>
    <w:p>
      <w:pPr>
        <w:ind w:firstLine="709"/>
        <w:spacing w:lineRule="auto" w:line="360"/>
        <w:rPr>
          <w:rFonts w:ascii="Arial" w:hAnsi="Arial" w:cs="Arial"/>
        </w:rPr>
      </w:pPr>
      <w:r>
        <w:rPr>
          <w:rFonts w:ascii="Arial" w:hAnsi="Arial" w:cs="Arial"/>
        </w:rPr>
        <w:tab/>
        <w:t xml:space="preserve">RNF15- O site deve ser construído utilizando com base os preceitos escritos pela W3</w:t>
      </w:r>
      <w:sdt>
        <w:sdtPr/>
        <w:sdtContent>
          <w:r>
            <w:rPr>
              <w:rFonts w:ascii="Arial" w:hAnsi="Arial" w:cs="Arial"/>
            </w:rPr>
            <w:fldChar w:fldCharType="begin"/>
          </w:r>
          <w:r>
            <w:rPr>
              <w:rFonts w:ascii="Arial" w:hAnsi="Arial" w:cs="Arial"/>
            </w:rPr>
            <w:instrText xml:space="preserve">CITATION W3S18 \l 1046 </w:instrText>
          </w:r>
          <w:r>
            <w:rPr>
              <w:rFonts w:ascii="Arial" w:hAnsi="Arial" w:cs="Arial"/>
            </w:rPr>
            <w:fldChar w:fldCharType="separate"/>
          </w:r>
          <w:r>
            <w:rPr>
              <w:rFonts w:ascii="Arial" w:hAnsi="Arial" w:cs="Arial"/>
            </w:rPr>
            <w:t xml:space="preserve"> </w:t>
          </w:r>
          <w:r>
            <w:rPr>
              <w:rFonts w:ascii="Arial" w:hAnsi="Arial" w:cs="Arial"/>
            </w:rPr>
            <w:t xml:space="preserve">(W3SCHOOLS, 1999)</w:t>
          </w:r>
          <w:r>
            <w:rPr>
              <w:rFonts w:ascii="Arial" w:hAnsi="Arial" w:cs="Arial"/>
            </w:rPr>
            <w:fldChar w:fldCharType="end"/>
          </w:r>
        </w:sdtContent>
      </w:sdt>
      <w:r>
        <w:rPr>
          <w:rFonts w:ascii="Arial" w:hAnsi="Arial" w:cs="Arial"/>
        </w:rPr>
        <w:t xml:space="preserve">, a fim de garantir que seja responsivo e fácil de manter.</w:t>
      </w:r>
      <w:r/>
    </w:p>
    <w:p>
      <w:pPr>
        <w:ind w:firstLine="709"/>
        <w:spacing w:lineRule="auto" w:line="360"/>
        <w:rPr>
          <w:rFonts w:ascii="Arial" w:hAnsi="Arial" w:cs="Arial"/>
        </w:rPr>
      </w:pPr>
      <w:r>
        <w:rPr>
          <w:rFonts w:ascii="Arial" w:hAnsi="Arial" w:cs="Arial"/>
        </w:rPr>
      </w:r>
      <w:r/>
    </w:p>
    <w:p>
      <w:pPr>
        <w:ind w:firstLine="709"/>
        <w:spacing w:lineRule="auto" w:line="360"/>
        <w:rPr>
          <w:rFonts w:ascii="Arial" w:hAnsi="Arial" w:cs="Arial"/>
        </w:rPr>
      </w:pPr>
      <w:r>
        <w:rPr>
          <w:rFonts w:ascii="Arial" w:hAnsi="Arial" w:cs="Arial"/>
        </w:rPr>
      </w:r>
      <w:r/>
    </w:p>
    <w:p>
      <w:pPr>
        <w:ind w:firstLine="709"/>
        <w:spacing w:lineRule="auto" w:line="360"/>
        <w:rPr>
          <w:rFonts w:ascii="Arial" w:hAnsi="Arial" w:cs="Arial"/>
        </w:rPr>
      </w:pPr>
      <w:r>
        <w:rPr>
          <w:rFonts w:ascii="Arial" w:hAnsi="Arial" w:cs="Arial"/>
        </w:rPr>
      </w:r>
      <w:r/>
    </w:p>
    <w:p>
      <w:pPr>
        <w:ind w:firstLine="709"/>
        <w:spacing w:lineRule="auto" w:line="360"/>
        <w:rPr>
          <w:rFonts w:ascii="Arial" w:hAnsi="Arial" w:cs="Arial"/>
        </w:rPr>
      </w:pPr>
      <w:r>
        <w:rPr>
          <w:rFonts w:ascii="Arial" w:hAnsi="Arial" w:cs="Arial"/>
        </w:rPr>
      </w:r>
      <w:r/>
    </w:p>
    <w:p>
      <w:pPr>
        <w:ind w:firstLine="709"/>
        <w:spacing w:lineRule="auto" w:line="360"/>
        <w:rPr>
          <w:rFonts w:ascii="Arial" w:hAnsi="Arial" w:cs="Arial"/>
        </w:rPr>
      </w:pPr>
      <w:r>
        <w:rPr>
          <w:rFonts w:ascii="Arial" w:hAnsi="Arial" w:cs="Arial"/>
        </w:rPr>
      </w:r>
      <w:r/>
    </w:p>
    <w:p>
      <w:pPr>
        <w:ind w:firstLine="709"/>
        <w:spacing w:lineRule="auto" w:line="360"/>
        <w:rPr>
          <w:rFonts w:ascii="Arial" w:hAnsi="Arial" w:cs="Arial"/>
        </w:rPr>
      </w:pPr>
      <w:r>
        <w:rPr>
          <w:rFonts w:ascii="Arial" w:hAnsi="Arial" w:cs="Arial"/>
        </w:rPr>
      </w:r>
      <w:r/>
    </w:p>
    <w:p>
      <w:pPr>
        <w:ind w:firstLine="709"/>
        <w:spacing w:lineRule="auto" w:line="360"/>
        <w:rPr>
          <w:rFonts w:ascii="Arial" w:hAnsi="Arial" w:cs="Arial"/>
        </w:rPr>
      </w:pPr>
      <w:r>
        <w:rPr>
          <w:rFonts w:ascii="Arial" w:hAnsi="Arial" w:cs="Arial"/>
        </w:rPr>
      </w:r>
      <w:r/>
    </w:p>
    <w:p>
      <w:pPr>
        <w:ind w:firstLine="709"/>
        <w:spacing w:lineRule="auto" w:line="360"/>
        <w:rPr>
          <w:rFonts w:ascii="Arial" w:hAnsi="Arial" w:cs="Arial"/>
        </w:rPr>
      </w:pPr>
      <w:r>
        <w:rPr>
          <w:rFonts w:ascii="Arial" w:hAnsi="Arial" w:cs="Arial"/>
        </w:rPr>
      </w:r>
      <w:r/>
    </w:p>
    <w:p>
      <w:pPr>
        <w:ind w:firstLine="709"/>
        <w:spacing w:lineRule="auto" w:line="360"/>
        <w:rPr>
          <w:rFonts w:ascii="Arial" w:hAnsi="Arial" w:cs="Arial"/>
        </w:rPr>
      </w:pPr>
      <w:r>
        <w:rPr>
          <w:rFonts w:ascii="Arial" w:hAnsi="Arial" w:cs="Arial"/>
        </w:rPr>
      </w:r>
      <w:r/>
    </w:p>
    <w:p>
      <w:pPr>
        <w:ind w:firstLine="709"/>
        <w:spacing w:lineRule="auto" w:line="360"/>
        <w:rPr>
          <w:rFonts w:ascii="Arial" w:hAnsi="Arial" w:cs="Arial"/>
        </w:rPr>
      </w:pPr>
      <w:r>
        <w:rPr>
          <w:rFonts w:ascii="Arial" w:hAnsi="Arial" w:cs="Arial"/>
        </w:rPr>
      </w:r>
      <w:r/>
    </w:p>
    <w:p>
      <w:pPr>
        <w:ind w:firstLine="709"/>
        <w:spacing w:lineRule="auto" w:line="360"/>
        <w:rPr>
          <w:rFonts w:ascii="Arial" w:hAnsi="Arial" w:cs="Arial"/>
        </w:rPr>
      </w:pPr>
      <w:r>
        <w:rPr>
          <w:rFonts w:ascii="Arial" w:hAnsi="Arial" w:cs="Arial"/>
        </w:rPr>
      </w:r>
      <w:r/>
    </w:p>
    <w:p>
      <w:pPr>
        <w:ind w:firstLine="709"/>
        <w:spacing w:lineRule="auto" w:line="360"/>
        <w:rPr>
          <w:rFonts w:ascii="Arial" w:hAnsi="Arial" w:cs="Arial"/>
        </w:rPr>
      </w:pPr>
      <w:r>
        <w:rPr>
          <w:rFonts w:ascii="Arial" w:hAnsi="Arial" w:cs="Arial"/>
        </w:rPr>
      </w:r>
      <w:r/>
    </w:p>
    <w:p>
      <w:pPr>
        <w:pStyle w:val="264"/>
        <w:pBdr>
          <w:left w:val="none" w:color="000000" w:sz="4" w:space="21"/>
          <w:top w:val="none" w:color="000000" w:sz="4" w:space="21"/>
          <w:right w:val="none" w:color="000000" w:sz="4" w:space="25"/>
          <w:bottom w:val="none" w:color="000000" w:sz="4" w:space="25"/>
          <w:between w:val="none" w:color="000000" w:sz="4" w:space="25"/>
        </w:pBdr>
        <w:outlineLvl w:val="1"/>
      </w:pPr>
      <w:r/>
      <w:bookmarkStart w:id="317" w:name="_Toc515337401"/>
      <w:r>
        <w:t xml:space="preserve">PROTÓTIPO NÃO FUNCIONAL</w:t>
      </w:r>
      <w:bookmarkEnd w:id="317"/>
      <w:r>
        <w:t xml:space="preserve"> </w:t>
      </w:r>
      <w:r/>
    </w:p>
    <w:p>
      <w:pPr>
        <w:pStyle w:val="264"/>
        <w:numPr>
          <w:ilvl w:val="0"/>
          <w:numId w:val="0"/>
        </w:numPr>
        <w:keepNext/>
        <w:pBdr>
          <w:left w:val="none" w:color="000000" w:sz="4" w:space="18"/>
          <w:top w:val="none" w:color="000000" w:sz="4" w:space="18"/>
          <w:right w:val="none" w:color="000000" w:sz="4" w:space="25"/>
          <w:bottom w:val="none" w:color="000000" w:sz="4" w:space="25"/>
          <w:between w:val="none" w:color="000000" w:sz="4" w:space="25"/>
        </w:pBdr>
      </w:pPr>
      <w:r>
        <w:rPr>
          <w:lang w:eastAsia="pt-BR"/>
        </w:rPr>
        <w:drawing>
          <wp:inline xmlns:wp="http://schemas.openxmlformats.org/drawingml/2006/wordprocessingDrawing" distT="0" distB="0" distL="0" distR="0">
            <wp:extent cx="5679453" cy="4154400"/>
            <wp:effectExtent l="0" t="0" r="0" b="0"/>
            <wp:docPr id="14" name="Imagem 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icPr>
                  <pic:blipFill>
                    <a:blip r:embed="rId78"/>
                    <a:stretch/>
                  </pic:blipFill>
                  <pic:spPr bwMode="auto">
                    <a:xfrm>
                      <a:off x="0" y="0"/>
                      <a:ext cx="5679454" cy="4154400"/>
                    </a:xfrm>
                    <a:prstGeom prst="rect">
                      <a:avLst/>
                    </a:prstGeom>
                  </pic:spPr>
                </pic:pic>
              </a:graphicData>
            </a:graphic>
          </wp:inline>
        </w:drawing>
      </w:r>
      <w:r/>
    </w:p>
    <w:p>
      <w:pPr>
        <w:pStyle w:val="236"/>
        <w:rPr>
          <w:rFonts w:ascii="Arial" w:hAnsi="Arial" w:cs="Arial"/>
          <w:color w:val="auto"/>
          <w:sz w:val="20"/>
        </w:rPr>
      </w:pPr>
      <w:r/>
      <w:bookmarkStart w:id="318" w:name="_Toc515341996"/>
      <w:r>
        <w:rPr>
          <w:rFonts w:ascii="Arial" w:hAnsi="Arial" w:cs="Arial"/>
          <w:color w:val="auto"/>
          <w:sz w:val="20"/>
        </w:rPr>
        <w:t xml:space="preserve">Figura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12</w:t>
      </w:r>
      <w:r>
        <w:rPr>
          <w:rFonts w:ascii="Arial" w:hAnsi="Arial" w:cs="Arial"/>
          <w:color w:val="auto"/>
          <w:sz w:val="20"/>
        </w:rPr>
        <w:fldChar w:fldCharType="end"/>
      </w:r>
      <w:r>
        <w:rPr>
          <w:rFonts w:ascii="Arial" w:hAnsi="Arial" w:cs="Arial"/>
          <w:color w:val="auto"/>
          <w:sz w:val="20"/>
        </w:rPr>
        <w:t xml:space="preserve">-</w:t>
      </w:r>
      <w:r>
        <w:rPr>
          <w:rFonts w:ascii="Arial" w:hAnsi="Arial" w:cs="Arial"/>
          <w:color w:val="auto"/>
          <w:sz w:val="20"/>
        </w:rPr>
        <w:t xml:space="preserve">Tela</w:t>
      </w:r>
      <w:r>
        <w:rPr>
          <w:rFonts w:ascii="Arial" w:hAnsi="Arial" w:cs="Arial"/>
          <w:color w:val="auto"/>
          <w:sz w:val="20"/>
        </w:rPr>
        <w:t xml:space="preserve">(</w:t>
      </w:r>
      <w:r>
        <w:rPr>
          <w:rFonts w:ascii="Arial" w:hAnsi="Arial" w:cs="Arial"/>
          <w:color w:val="auto"/>
          <w:sz w:val="20"/>
        </w:rPr>
        <w:t xml:space="preserve">1)</w:t>
      </w:r>
      <w:r>
        <w:rPr>
          <w:rFonts w:ascii="Arial" w:hAnsi="Arial" w:cs="Arial"/>
          <w:color w:val="auto"/>
          <w:sz w:val="20"/>
        </w:rPr>
        <w:t xml:space="preserve"> home do site</w:t>
      </w:r>
      <w:bookmarkEnd w:id="318"/>
      <w:r/>
      <w:r/>
    </w:p>
    <w:p>
      <w:pPr>
        <w:pStyle w:val="263"/>
        <w:numPr>
          <w:ilvl w:val="0"/>
          <w:numId w:val="0"/>
        </w:numPr>
      </w:pPr>
      <w:r/>
      <w:r/>
    </w:p>
    <w:p>
      <w:pPr>
        <w:pStyle w:val="263"/>
        <w:numPr>
          <w:ilvl w:val="0"/>
          <w:numId w:val="0"/>
        </w:numPr>
        <w:keepNext/>
      </w:pPr>
      <w:r>
        <w:rPr>
          <w:lang w:eastAsia="pt-BR"/>
        </w:rPr>
        <w:drawing>
          <wp:inline xmlns:wp="http://schemas.openxmlformats.org/drawingml/2006/wordprocessingDrawing" distT="0" distB="0" distL="0" distR="0">
            <wp:extent cx="5483859" cy="3943350"/>
            <wp:effectExtent l="0" t="0" r="2539" b="0"/>
            <wp:docPr id="15" name="Imagem 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 hidden="0"/>
                    <pic:cNvPicPr>
                      <a:picLocks noChangeAspect="1"/>
                    </pic:cNvPicPr>
                  </pic:nvPicPr>
                  <pic:blipFill>
                    <a:blip r:embed="rId79"/>
                    <a:stretch/>
                  </pic:blipFill>
                  <pic:spPr bwMode="auto">
                    <a:xfrm>
                      <a:off x="0" y="0"/>
                      <a:ext cx="5484340" cy="3943695"/>
                    </a:xfrm>
                    <a:prstGeom prst="rect">
                      <a:avLst/>
                    </a:prstGeom>
                  </pic:spPr>
                </pic:pic>
              </a:graphicData>
            </a:graphic>
          </wp:inline>
        </w:drawing>
      </w:r>
      <w:r/>
    </w:p>
    <w:p>
      <w:pPr>
        <w:pStyle w:val="236"/>
        <w:rPr>
          <w:rFonts w:ascii="Arial" w:hAnsi="Arial" w:cs="Arial"/>
          <w:color w:val="auto"/>
          <w:sz w:val="20"/>
        </w:rPr>
      </w:pPr>
      <w:r/>
      <w:bookmarkStart w:id="319" w:name="_Toc515341997"/>
      <w:r>
        <w:rPr>
          <w:rFonts w:ascii="Arial" w:hAnsi="Arial" w:cs="Arial"/>
          <w:color w:val="auto"/>
          <w:sz w:val="20"/>
        </w:rPr>
        <w:t xml:space="preserve">Figura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13</w:t>
      </w:r>
      <w:r>
        <w:rPr>
          <w:rFonts w:ascii="Arial" w:hAnsi="Arial" w:cs="Arial"/>
          <w:color w:val="auto"/>
          <w:sz w:val="20"/>
        </w:rPr>
        <w:fldChar w:fldCharType="end"/>
      </w:r>
      <w:r>
        <w:rPr>
          <w:rFonts w:ascii="Arial" w:hAnsi="Arial" w:cs="Arial"/>
          <w:color w:val="auto"/>
          <w:sz w:val="20"/>
        </w:rPr>
        <w:t xml:space="preserve">-</w:t>
      </w:r>
      <w:r>
        <w:rPr>
          <w:rFonts w:ascii="Arial" w:hAnsi="Arial" w:cs="Arial"/>
          <w:color w:val="auto"/>
          <w:sz w:val="20"/>
        </w:rPr>
        <w:t xml:space="preserve">Tela</w:t>
      </w:r>
      <w:r>
        <w:rPr>
          <w:rFonts w:ascii="Arial" w:hAnsi="Arial" w:cs="Arial"/>
          <w:color w:val="auto"/>
          <w:sz w:val="20"/>
        </w:rPr>
        <w:t xml:space="preserve">(</w:t>
      </w:r>
      <w:r>
        <w:rPr>
          <w:rFonts w:ascii="Arial" w:hAnsi="Arial" w:cs="Arial"/>
          <w:color w:val="auto"/>
          <w:sz w:val="20"/>
        </w:rPr>
        <w:t xml:space="preserve">2)</w:t>
      </w:r>
      <w:r>
        <w:rPr>
          <w:rFonts w:ascii="Arial" w:hAnsi="Arial" w:cs="Arial"/>
          <w:color w:val="auto"/>
          <w:sz w:val="20"/>
        </w:rPr>
        <w:t xml:space="preserve"> de compras do site</w:t>
      </w:r>
      <w:bookmarkEnd w:id="319"/>
      <w:r/>
      <w:r/>
    </w:p>
    <w:p>
      <w:pPr>
        <w:pStyle w:val="263"/>
        <w:numPr>
          <w:ilvl w:val="0"/>
          <w:numId w:val="0"/>
        </w:numPr>
      </w:pPr>
      <w:r/>
      <w:r/>
    </w:p>
    <w:p>
      <w:pPr>
        <w:pStyle w:val="263"/>
        <w:numPr>
          <w:ilvl w:val="0"/>
          <w:numId w:val="0"/>
        </w:numPr>
        <w:keepNext/>
      </w:pPr>
      <w:r>
        <w:rPr>
          <w:lang w:eastAsia="pt-BR"/>
        </w:rPr>
        <w:drawing>
          <wp:inline xmlns:wp="http://schemas.openxmlformats.org/drawingml/2006/wordprocessingDrawing" distT="0" distB="0" distL="0" distR="0">
            <wp:extent cx="5399404" cy="3429000"/>
            <wp:effectExtent l="0" t="0" r="0" b="0"/>
            <wp:docPr id="16" name="Imagem 1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 hidden="0"/>
                    <pic:cNvPicPr>
                      <a:picLocks noChangeAspect="1"/>
                    </pic:cNvPicPr>
                  </pic:nvPicPr>
                  <pic:blipFill>
                    <a:blip r:embed="rId80"/>
                    <a:stretch/>
                  </pic:blipFill>
                  <pic:spPr bwMode="auto">
                    <a:xfrm>
                      <a:off x="0" y="0"/>
                      <a:ext cx="5400084" cy="3429431"/>
                    </a:xfrm>
                    <a:prstGeom prst="rect">
                      <a:avLst/>
                    </a:prstGeom>
                  </pic:spPr>
                </pic:pic>
              </a:graphicData>
            </a:graphic>
          </wp:inline>
        </w:drawing>
      </w:r>
      <w:r/>
    </w:p>
    <w:p>
      <w:pPr>
        <w:pStyle w:val="236"/>
        <w:rPr>
          <w:rFonts w:ascii="Arial" w:hAnsi="Arial" w:cs="Arial"/>
          <w:color w:val="auto"/>
          <w:sz w:val="20"/>
        </w:rPr>
      </w:pPr>
      <w:r/>
      <w:bookmarkStart w:id="320" w:name="_Toc515341998"/>
      <w:r>
        <w:rPr>
          <w:rFonts w:ascii="Arial" w:hAnsi="Arial" w:cs="Arial"/>
          <w:color w:val="auto"/>
          <w:sz w:val="20"/>
        </w:rPr>
        <w:t xml:space="preserve">Figura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14</w:t>
      </w:r>
      <w:r>
        <w:rPr>
          <w:rFonts w:ascii="Arial" w:hAnsi="Arial" w:cs="Arial"/>
          <w:color w:val="auto"/>
          <w:sz w:val="20"/>
        </w:rPr>
        <w:fldChar w:fldCharType="end"/>
      </w:r>
      <w:r>
        <w:rPr>
          <w:rFonts w:ascii="Arial" w:hAnsi="Arial" w:cs="Arial"/>
          <w:color w:val="auto"/>
          <w:sz w:val="20"/>
        </w:rPr>
        <w:t xml:space="preserve">-</w:t>
      </w:r>
      <w:r>
        <w:rPr>
          <w:rFonts w:ascii="Arial" w:hAnsi="Arial" w:cs="Arial"/>
          <w:color w:val="auto"/>
          <w:sz w:val="20"/>
        </w:rPr>
        <w:t xml:space="preserve">Tela</w:t>
      </w:r>
      <w:r>
        <w:rPr>
          <w:rFonts w:ascii="Arial" w:hAnsi="Arial" w:cs="Arial"/>
          <w:color w:val="auto"/>
          <w:sz w:val="20"/>
        </w:rPr>
        <w:t xml:space="preserve">(</w:t>
      </w:r>
      <w:r>
        <w:rPr>
          <w:rFonts w:ascii="Arial" w:hAnsi="Arial" w:cs="Arial"/>
          <w:color w:val="auto"/>
          <w:sz w:val="20"/>
        </w:rPr>
        <w:t xml:space="preserve">3)</w:t>
      </w:r>
      <w:r>
        <w:rPr>
          <w:rFonts w:ascii="Arial" w:hAnsi="Arial" w:cs="Arial"/>
          <w:color w:val="auto"/>
          <w:sz w:val="20"/>
        </w:rPr>
        <w:t xml:space="preserve"> de simulados do site</w:t>
      </w:r>
      <w:bookmarkEnd w:id="320"/>
      <w:r/>
      <w:r/>
    </w:p>
    <w:p>
      <w:pPr>
        <w:keepNext/>
      </w:pPr>
      <w:r>
        <w:rPr>
          <w:lang w:eastAsia="pt-BR"/>
        </w:rPr>
        <w:drawing>
          <wp:inline xmlns:wp="http://schemas.openxmlformats.org/drawingml/2006/wordprocessingDrawing" distT="0" distB="0" distL="0" distR="0">
            <wp:extent cx="5760084" cy="3749040"/>
            <wp:effectExtent l="0" t="0" r="0" b="3809"/>
            <wp:docPr id="17" name="Imagem 1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telaDeServiços.png" hidden="0"/>
                    <pic:cNvPicPr>
                      <a:picLocks noChangeAspect="1"/>
                    </pic:cNvPicPr>
                  </pic:nvPicPr>
                  <pic:blipFill>
                    <a:blip r:embed="rId81"/>
                    <a:stretch/>
                  </pic:blipFill>
                  <pic:spPr bwMode="auto">
                    <a:xfrm>
                      <a:off x="0" y="0"/>
                      <a:ext cx="5760085" cy="3749040"/>
                    </a:xfrm>
                    <a:prstGeom prst="rect">
                      <a:avLst/>
                    </a:prstGeom>
                  </pic:spPr>
                </pic:pic>
              </a:graphicData>
            </a:graphic>
          </wp:inline>
        </w:drawing>
      </w:r>
      <w:r/>
    </w:p>
    <w:p>
      <w:pPr>
        <w:pStyle w:val="236"/>
        <w:rPr>
          <w:rFonts w:ascii="Arial" w:hAnsi="Arial" w:cs="Arial"/>
          <w:color w:val="auto"/>
          <w:sz w:val="20"/>
        </w:rPr>
      </w:pPr>
      <w:r/>
      <w:bookmarkStart w:id="321" w:name="_Toc515341999"/>
      <w:r>
        <w:rPr>
          <w:rFonts w:ascii="Arial" w:hAnsi="Arial" w:cs="Arial"/>
          <w:color w:val="auto"/>
          <w:sz w:val="20"/>
        </w:rPr>
        <w:t xml:space="preserve">Figura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15</w:t>
      </w:r>
      <w:r>
        <w:rPr>
          <w:rFonts w:ascii="Arial" w:hAnsi="Arial" w:cs="Arial"/>
          <w:color w:val="auto"/>
          <w:sz w:val="20"/>
        </w:rPr>
        <w:fldChar w:fldCharType="end"/>
      </w:r>
      <w:r>
        <w:rPr>
          <w:rFonts w:ascii="Arial" w:hAnsi="Arial" w:cs="Arial"/>
          <w:color w:val="auto"/>
          <w:sz w:val="20"/>
        </w:rPr>
        <w:t xml:space="preserve">-</w:t>
      </w:r>
      <w:r>
        <w:rPr>
          <w:rFonts w:ascii="Arial" w:hAnsi="Arial" w:cs="Arial"/>
          <w:color w:val="auto"/>
          <w:sz w:val="20"/>
        </w:rPr>
        <w:t xml:space="preserve">Tela</w:t>
      </w:r>
      <w:r>
        <w:rPr>
          <w:rFonts w:ascii="Arial" w:hAnsi="Arial" w:cs="Arial"/>
          <w:color w:val="auto"/>
          <w:sz w:val="20"/>
        </w:rPr>
        <w:t xml:space="preserve">(</w:t>
      </w:r>
      <w:r>
        <w:rPr>
          <w:rFonts w:ascii="Arial" w:hAnsi="Arial" w:cs="Arial"/>
          <w:color w:val="auto"/>
          <w:sz w:val="20"/>
        </w:rPr>
        <w:t xml:space="preserve">4)</w:t>
      </w:r>
      <w:r>
        <w:rPr>
          <w:rFonts w:ascii="Arial" w:hAnsi="Arial" w:cs="Arial"/>
          <w:color w:val="auto"/>
          <w:sz w:val="20"/>
        </w:rPr>
        <w:t xml:space="preserve"> de Serviços do Site</w:t>
      </w:r>
      <w:bookmarkEnd w:id="321"/>
      <w:r/>
      <w:r/>
    </w:p>
    <w:p>
      <w:r/>
      <w:r/>
    </w:p>
    <w:p>
      <w:pPr>
        <w:keepNext/>
      </w:pPr>
      <w:r>
        <w:rPr>
          <w:lang w:eastAsia="pt-BR"/>
        </w:rPr>
        <w:drawing>
          <wp:inline xmlns:wp="http://schemas.openxmlformats.org/drawingml/2006/wordprocessingDrawing" distT="0" distB="0" distL="0" distR="0">
            <wp:extent cx="5760084" cy="4502149"/>
            <wp:effectExtent l="0" t="0" r="0" b="0"/>
            <wp:docPr id="18" name="Imagem 1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telaDeResultados.png" hidden="0"/>
                    <pic:cNvPicPr>
                      <a:picLocks noChangeAspect="1"/>
                    </pic:cNvPicPr>
                  </pic:nvPicPr>
                  <pic:blipFill>
                    <a:blip r:embed="rId82"/>
                    <a:stretch/>
                  </pic:blipFill>
                  <pic:spPr bwMode="auto">
                    <a:xfrm>
                      <a:off x="0" y="0"/>
                      <a:ext cx="5760085" cy="4502150"/>
                    </a:xfrm>
                    <a:prstGeom prst="rect">
                      <a:avLst/>
                    </a:prstGeom>
                  </pic:spPr>
                </pic:pic>
              </a:graphicData>
            </a:graphic>
          </wp:inline>
        </w:drawing>
      </w:r>
      <w:r/>
    </w:p>
    <w:p>
      <w:pPr>
        <w:pStyle w:val="236"/>
        <w:rPr>
          <w:rFonts w:ascii="Arial" w:hAnsi="Arial" w:cs="Arial"/>
          <w:color w:val="auto"/>
          <w:sz w:val="20"/>
        </w:rPr>
      </w:pPr>
      <w:r/>
      <w:bookmarkStart w:id="322" w:name="_Toc515342000"/>
      <w:r>
        <w:rPr>
          <w:rFonts w:ascii="Arial" w:hAnsi="Arial" w:cs="Arial"/>
          <w:color w:val="auto"/>
          <w:sz w:val="20"/>
        </w:rPr>
        <w:t xml:space="preserve">Figura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16</w:t>
      </w:r>
      <w:r>
        <w:rPr>
          <w:rFonts w:ascii="Arial" w:hAnsi="Arial" w:cs="Arial"/>
          <w:color w:val="auto"/>
          <w:sz w:val="20"/>
        </w:rPr>
        <w:fldChar w:fldCharType="end"/>
      </w:r>
      <w:r>
        <w:rPr>
          <w:rFonts w:ascii="Arial" w:hAnsi="Arial" w:cs="Arial"/>
          <w:color w:val="auto"/>
          <w:sz w:val="20"/>
        </w:rPr>
        <w:t xml:space="preserve">-</w:t>
      </w:r>
      <w:r>
        <w:rPr>
          <w:rFonts w:ascii="Arial" w:hAnsi="Arial" w:cs="Arial"/>
          <w:color w:val="auto"/>
          <w:sz w:val="20"/>
        </w:rPr>
        <w:t xml:space="preserve">Tela</w:t>
      </w:r>
      <w:r>
        <w:rPr>
          <w:rFonts w:ascii="Arial" w:hAnsi="Arial" w:cs="Arial"/>
          <w:color w:val="auto"/>
          <w:sz w:val="20"/>
        </w:rPr>
        <w:t xml:space="preserve">(</w:t>
      </w:r>
      <w:r>
        <w:rPr>
          <w:rFonts w:ascii="Arial" w:hAnsi="Arial" w:cs="Arial"/>
          <w:color w:val="auto"/>
          <w:sz w:val="20"/>
        </w:rPr>
        <w:t xml:space="preserve">5)</w:t>
      </w:r>
      <w:r>
        <w:rPr>
          <w:rFonts w:ascii="Arial" w:hAnsi="Arial" w:cs="Arial"/>
          <w:color w:val="auto"/>
          <w:sz w:val="20"/>
        </w:rPr>
        <w:t xml:space="preserve"> de Resultados do Site</w:t>
      </w:r>
      <w:bookmarkEnd w:id="322"/>
      <w:r/>
      <w:r/>
    </w:p>
    <w:p>
      <w:pPr>
        <w:keepNext/>
      </w:pPr>
      <w:r>
        <w:drawing>
          <wp:inline xmlns:wp="http://schemas.openxmlformats.org/drawingml/2006/wordprocessingDrawing" distT="0" distB="0" distL="0" distR="0">
            <wp:extent cx="5410199" cy="6827519"/>
            <wp:effectExtent l="0" t="0" r="0" b="0"/>
            <wp:docPr id="19" name="Imagem 1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is a region with 20 countries and a population of 594 million habitants that speaks 5 different languages (Spanish, Portuguese, French, English and Dutch)..png" hidden="0"/>
                    <pic:cNvPicPr>
                      <a:picLocks noChangeAspect="1"/>
                    </pic:cNvPicPr>
                  </pic:nvPicPr>
                  <pic:blipFill>
                    <a:blip r:embed="rId83"/>
                    <a:stretch/>
                  </pic:blipFill>
                  <pic:spPr bwMode="auto">
                    <a:xfrm>
                      <a:off x="0" y="0"/>
                      <a:ext cx="5410200" cy="6827520"/>
                    </a:xfrm>
                    <a:prstGeom prst="rect">
                      <a:avLst/>
                    </a:prstGeom>
                  </pic:spPr>
                </pic:pic>
              </a:graphicData>
            </a:graphic>
          </wp:inline>
        </w:drawing>
      </w:r>
      <w:r/>
    </w:p>
    <w:p>
      <w:pPr>
        <w:pStyle w:val="236"/>
        <w:rPr>
          <w:rFonts w:ascii="Arial" w:hAnsi="Arial" w:cs="Arial"/>
          <w:color w:val="auto"/>
          <w:sz w:val="20"/>
        </w:rPr>
      </w:pPr>
      <w:r/>
      <w:bookmarkStart w:id="323" w:name="_Toc515342001"/>
      <w:r>
        <w:rPr>
          <w:rFonts w:ascii="Arial" w:hAnsi="Arial" w:cs="Arial"/>
          <w:color w:val="auto"/>
          <w:sz w:val="20"/>
        </w:rPr>
        <w:t xml:space="preserve">Figura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17</w:t>
      </w:r>
      <w:r>
        <w:rPr>
          <w:rFonts w:ascii="Arial" w:hAnsi="Arial" w:cs="Arial"/>
          <w:color w:val="auto"/>
          <w:sz w:val="20"/>
        </w:rPr>
        <w:fldChar w:fldCharType="end"/>
      </w:r>
      <w:r>
        <w:rPr>
          <w:rFonts w:ascii="Arial" w:hAnsi="Arial" w:cs="Arial"/>
          <w:color w:val="auto"/>
          <w:sz w:val="20"/>
        </w:rPr>
        <w:t xml:space="preserve">-Gráfico de Lucro</w:t>
      </w:r>
      <w:bookmarkEnd w:id="323"/>
      <w:r/>
      <w:r/>
    </w:p>
    <w:p>
      <w:r/>
      <w:r/>
    </w:p>
    <w:p>
      <w:r/>
      <w:r/>
    </w:p>
    <w:p>
      <w:r/>
      <w:r/>
    </w:p>
    <w:p>
      <w:r/>
      <w:r/>
    </w:p>
    <w:p>
      <w:r/>
      <w:r/>
    </w:p>
    <w:p>
      <w:r/>
      <w:r/>
    </w:p>
    <w:p>
      <w:r/>
      <w:r/>
    </w:p>
    <w:p>
      <w:r/>
      <w:r/>
    </w:p>
    <w:p>
      <w:r/>
      <w:r/>
    </w:p>
    <w:p>
      <w:r/>
      <w:r/>
    </w:p>
    <w:p>
      <w:pPr>
        <w:pStyle w:val="263"/>
        <w:spacing w:lineRule="auto" w:line="360"/>
        <w:outlineLvl w:val="0"/>
      </w:pPr>
      <w:r/>
      <w:bookmarkStart w:id="324" w:name="_Toc515337402"/>
      <w:r>
        <w:rPr>
          <w:rFonts w:ascii="Arial" w:hAnsi="Arial" w:cs="Arial"/>
        </w:rPr>
        <w:t xml:space="preserve">PROPOSTA DE SOLUÇÃO</w:t>
      </w:r>
      <w:bookmarkEnd w:id="324"/>
      <w:r>
        <w:t xml:space="preserve"> </w:t>
      </w:r>
      <w:r/>
    </w:p>
    <w:p>
      <w:pPr>
        <w:pStyle w:val="264"/>
        <w:spacing w:lineRule="auto" w:line="360"/>
        <w:outlineLvl w:val="1"/>
      </w:pPr>
      <w:r/>
      <w:bookmarkStart w:id="325" w:name="_Toc515337403"/>
      <w:r>
        <w:rPr>
          <w:rFonts w:ascii="Arial" w:hAnsi="Arial" w:cs="Arial"/>
        </w:rPr>
        <w:t xml:space="preserve">Requisitos Funcionais x Casos de Uso</w:t>
      </w:r>
      <w:bookmarkEnd w:id="325"/>
      <w:r>
        <w:t xml:space="preserve"> </w:t>
      </w:r>
      <w:r/>
    </w:p>
    <w:tbl>
      <w:tblPr>
        <w:tblStyle w:val="252"/>
        <w:tblW w:w="0" w:type="auto"/>
        <w:tblLook w:val="04A0" w:firstRow="1" w:lastRow="0" w:firstColumn="1" w:lastColumn="0" w:noHBand="0" w:noVBand="1"/>
      </w:tblPr>
      <w:tblGrid>
        <w:gridCol w:w="4527"/>
        <w:gridCol w:w="4534"/>
      </w:tblGrid>
      <w:tr>
        <w:trPr>
          <w:tblHeader/>
        </w:trPr>
        <w:tc>
          <w:tcPr>
            <w:tcW w:w="4605" w:type="dxa"/>
            <w:textDirection w:val="lrTb"/>
            <w:noWrap w:val="false"/>
          </w:tcPr>
          <w:p>
            <w:pPr>
              <w:pStyle w:val="264"/>
              <w:numPr>
                <w:ilvl w:val="0"/>
                <w:numId w:val="0"/>
              </w:numPr>
              <w:jc w:val="center"/>
              <w:spacing w:lineRule="auto" w:line="360"/>
              <w:rPr>
                <w:rFonts w:ascii="Arial" w:hAnsi="Arial" w:cs="Arial"/>
                <w:sz w:val="20"/>
                <w:szCs w:val="20"/>
              </w:rPr>
              <w:pBdr>
                <w:left w:val="none" w:sz="0" w:space="0" w:color="auto"/>
                <w:top w:val="none" w:sz="0" w:space="0" w:color="auto"/>
                <w:right w:val="none" w:sz="0" w:space="0" w:color="auto"/>
                <w:bottom w:val="none" w:sz="0" w:space="0" w:color="auto"/>
                <w:between w:val="none" w:sz="0" w:space="0" w:color="auto"/>
              </w:pBdr>
              <w:outlineLvl w:val="1"/>
            </w:pPr>
            <w:r/>
            <w:bookmarkStart w:id="326" w:name="_Toc515337404"/>
            <w:r>
              <w:rPr>
                <w:rFonts w:ascii="Arial" w:hAnsi="Arial" w:cs="Arial"/>
                <w:sz w:val="20"/>
                <w:szCs w:val="20"/>
              </w:rPr>
              <w:t xml:space="preserve">Caso de Uso</w:t>
            </w:r>
            <w:bookmarkEnd w:id="326"/>
            <w:r/>
            <w:r/>
          </w:p>
        </w:tc>
        <w:tc>
          <w:tcPr>
            <w:tcW w:w="4606" w:type="dxa"/>
            <w:textDirection w:val="lrTb"/>
            <w:noWrap w:val="false"/>
          </w:tcPr>
          <w:p>
            <w:pPr>
              <w:pStyle w:val="264"/>
              <w:numPr>
                <w:ilvl w:val="0"/>
                <w:numId w:val="0"/>
              </w:numPr>
              <w:jc w:val="center"/>
              <w:spacing w:lineRule="auto" w:line="360"/>
              <w:rPr>
                <w:rFonts w:ascii="Arial" w:hAnsi="Arial" w:cs="Arial"/>
                <w:sz w:val="20"/>
                <w:szCs w:val="20"/>
              </w:rPr>
              <w:pBdr>
                <w:left w:val="none" w:sz="0" w:space="0" w:color="auto"/>
                <w:top w:val="none" w:sz="0" w:space="0" w:color="auto"/>
                <w:right w:val="none" w:sz="0" w:space="0" w:color="auto"/>
                <w:bottom w:val="none" w:sz="0" w:space="0" w:color="auto"/>
                <w:between w:val="none" w:sz="0" w:space="0" w:color="auto"/>
              </w:pBdr>
              <w:outlineLvl w:val="1"/>
            </w:pPr>
            <w:r/>
            <w:bookmarkStart w:id="327" w:name="_Toc515337405"/>
            <w:r>
              <w:rPr>
                <w:rFonts w:ascii="Arial" w:hAnsi="Arial" w:cs="Arial"/>
                <w:sz w:val="20"/>
                <w:szCs w:val="20"/>
              </w:rPr>
              <w:t xml:space="preserve">Requisitos Funcionais</w:t>
            </w:r>
            <w:bookmarkEnd w:id="327"/>
            <w:r/>
            <w:r/>
          </w:p>
        </w:tc>
      </w:tr>
      <w:tr>
        <w:trPr/>
        <w:tc>
          <w:tcPr>
            <w:tcW w:w="4605" w:type="dxa"/>
            <w:vMerge w:val="restart"/>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bookmarkStart w:id="328" w:name="_Toc515337406"/>
            <w:r>
              <w:rPr>
                <w:rFonts w:ascii="Arial" w:hAnsi="Arial" w:cs="Arial"/>
                <w:b w:val="false"/>
                <w:sz w:val="20"/>
                <w:szCs w:val="20"/>
              </w:rPr>
              <w:t xml:space="preserve">UC001-Manter Apostila</w:t>
            </w:r>
            <w:bookmarkEnd w:id="328"/>
            <w:r/>
            <w:r/>
          </w:p>
        </w:tc>
        <w:tc>
          <w:tcPr>
            <w:tcW w:w="4606" w:type="dxa"/>
            <w:textDirection w:val="lrTb"/>
            <w:noWrap w:val="false"/>
          </w:tcPr>
          <w:p>
            <w:pPr>
              <w:spacing w:lineRule="auto" w:line="360"/>
              <w:rPr>
                <w:rFonts w:ascii="Arial" w:hAnsi="Arial" w:cs="Arial"/>
                <w:sz w:val="20"/>
                <w:szCs w:val="20"/>
              </w:rPr>
            </w:pPr>
            <w:r>
              <w:rPr>
                <w:rFonts w:ascii="Arial" w:hAnsi="Arial" w:cs="Arial" w:eastAsia="Arial"/>
                <w:sz w:val="20"/>
                <w:szCs w:val="20"/>
              </w:rPr>
              <w:t xml:space="preserve">RF01-O sistema deve permitir cadastrar apostila.</w:t>
            </w:r>
            <w:r/>
          </w:p>
        </w:tc>
      </w:tr>
      <w:tr>
        <w:trPr/>
        <w:tc>
          <w:tcPr>
            <w:tcW w:w="4605" w:type="dxa"/>
            <w:vMerge w:val="continue"/>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tc>
        <w:tc>
          <w:tcPr>
            <w:tcW w:w="4606" w:type="dxa"/>
            <w:textDirection w:val="lrTb"/>
            <w:noWrap w:val="false"/>
          </w:tcPr>
          <w:p>
            <w:pPr>
              <w:spacing w:lineRule="auto" w:line="360"/>
              <w:rPr>
                <w:rFonts w:ascii="Arial" w:hAnsi="Arial" w:cs="Arial" w:eastAsia="Arial"/>
                <w:sz w:val="20"/>
                <w:szCs w:val="20"/>
              </w:rPr>
            </w:pPr>
            <w:r>
              <w:rPr>
                <w:rFonts w:ascii="Arial" w:hAnsi="Arial" w:cs="Arial"/>
                <w:sz w:val="20"/>
                <w:szCs w:val="20"/>
              </w:rPr>
              <w:t xml:space="preserve">RF02-O sistema deve permitir consultar apostila.</w:t>
            </w:r>
            <w:r/>
          </w:p>
        </w:tc>
      </w:tr>
      <w:tr>
        <w:trPr/>
        <w:tc>
          <w:tcPr>
            <w:tcW w:w="4605" w:type="dxa"/>
            <w:vMerge w:val="continue"/>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RF03-O sistema deve permitir alterar apostila.</w:t>
            </w:r>
            <w:r/>
          </w:p>
        </w:tc>
      </w:tr>
      <w:tr>
        <w:trPr/>
        <w:tc>
          <w:tcPr>
            <w:tcW w:w="4605" w:type="dxa"/>
            <w:vMerge w:val="continue"/>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RF04-O sistema deve permitir excluir apostila.</w:t>
            </w:r>
            <w:r/>
          </w:p>
        </w:tc>
      </w:tr>
      <w:tr>
        <w:trPr/>
        <w:tc>
          <w:tcPr>
            <w:tcW w:w="4605" w:type="dxa"/>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bookmarkStart w:id="329" w:name="_Toc515337407"/>
            <w:r>
              <w:rPr>
                <w:rFonts w:ascii="Arial" w:hAnsi="Arial" w:cs="Arial"/>
                <w:b w:val="false"/>
                <w:sz w:val="20"/>
                <w:szCs w:val="20"/>
              </w:rPr>
              <w:t xml:space="preserve">UC002-Consultar Apostila</w:t>
            </w:r>
            <w:bookmarkEnd w:id="329"/>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RF02-O sistema deve permitir consultar apostila.</w:t>
            </w:r>
            <w:r/>
          </w:p>
        </w:tc>
      </w:tr>
      <w:tr>
        <w:trPr/>
        <w:tc>
          <w:tcPr>
            <w:tcW w:w="4605" w:type="dxa"/>
            <w:vMerge w:val="restart"/>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bookmarkStart w:id="330" w:name="_Toc515337408"/>
            <w:r>
              <w:rPr>
                <w:rFonts w:ascii="Arial" w:hAnsi="Arial" w:cs="Arial"/>
                <w:b w:val="false"/>
                <w:sz w:val="20"/>
                <w:szCs w:val="20"/>
              </w:rPr>
              <w:t xml:space="preserve">UC003-Manter Serviço</w:t>
            </w:r>
            <w:bookmarkEnd w:id="330"/>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RF05-O sistema deve permitir cadastrar serviço.</w:t>
            </w:r>
            <w:r/>
          </w:p>
        </w:tc>
      </w:tr>
      <w:tr>
        <w:trPr/>
        <w:tc>
          <w:tcPr>
            <w:tcW w:w="4605" w:type="dxa"/>
            <w:vMerge w:val="continue"/>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RF06-O sistema deve permitir consultar serviço.</w:t>
            </w:r>
            <w:r/>
          </w:p>
        </w:tc>
      </w:tr>
      <w:tr>
        <w:trPr/>
        <w:tc>
          <w:tcPr>
            <w:tcW w:w="4605" w:type="dxa"/>
            <w:vMerge w:val="continue"/>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RF07-O sistema deve permitir alterar serviço.</w:t>
            </w:r>
            <w:r/>
          </w:p>
        </w:tc>
      </w:tr>
      <w:tr>
        <w:trPr/>
        <w:tc>
          <w:tcPr>
            <w:tcW w:w="4605" w:type="dxa"/>
            <w:vMerge w:val="continue"/>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RF08-O sistema deve permitir excluir serviço.</w:t>
            </w:r>
            <w:r/>
          </w:p>
        </w:tc>
      </w:tr>
      <w:tr>
        <w:trPr/>
        <w:tc>
          <w:tcPr>
            <w:tcW w:w="4605" w:type="dxa"/>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bookmarkStart w:id="331" w:name="_Toc515337409"/>
            <w:r>
              <w:rPr>
                <w:rFonts w:ascii="Arial" w:hAnsi="Arial" w:cs="Arial"/>
                <w:b w:val="false"/>
                <w:sz w:val="20"/>
                <w:szCs w:val="20"/>
              </w:rPr>
              <w:t xml:space="preserve">UC004-Consultar Serviço</w:t>
            </w:r>
            <w:bookmarkEnd w:id="331"/>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RF06-O sistema deve permitir consultar serviço.</w:t>
            </w:r>
            <w:r/>
          </w:p>
        </w:tc>
      </w:tr>
      <w:tr>
        <w:trPr/>
        <w:tc>
          <w:tcPr>
            <w:tcW w:w="4605" w:type="dxa"/>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bookmarkStart w:id="332" w:name="_Toc515337410"/>
            <w:r>
              <w:rPr>
                <w:rFonts w:ascii="Arial" w:hAnsi="Arial" w:cs="Arial"/>
                <w:b w:val="false"/>
                <w:sz w:val="20"/>
                <w:szCs w:val="20"/>
              </w:rPr>
              <w:t xml:space="preserve">UC005-Postar Resultado da Prova</w:t>
            </w:r>
            <w:bookmarkEnd w:id="332"/>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RF09-O sistema deve permitir cadastrar resultado da prova.</w:t>
            </w:r>
            <w:r/>
          </w:p>
        </w:tc>
      </w:tr>
      <w:tr>
        <w:trPr/>
        <w:tc>
          <w:tcPr>
            <w:tcW w:w="4605" w:type="dxa"/>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bookmarkStart w:id="333" w:name="_Toc515337411"/>
            <w:r>
              <w:rPr>
                <w:rFonts w:ascii="Arial" w:hAnsi="Arial" w:cs="Arial"/>
                <w:b w:val="false"/>
                <w:sz w:val="20"/>
                <w:szCs w:val="20"/>
              </w:rPr>
              <w:t xml:space="preserve">UC006-Consultar Resultado da Prova</w:t>
            </w:r>
            <w:bookmarkEnd w:id="333"/>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RF10-O sistema deve permitir consultar resultado da prova.</w:t>
            </w:r>
            <w:r/>
          </w:p>
        </w:tc>
      </w:tr>
      <w:tr>
        <w:trPr/>
        <w:tc>
          <w:tcPr>
            <w:tcW w:w="4605" w:type="dxa"/>
            <w:vMerge w:val="restart"/>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bookmarkStart w:id="334" w:name="_Toc515337412"/>
            <w:r>
              <w:rPr>
                <w:rFonts w:ascii="Arial" w:hAnsi="Arial" w:cs="Arial"/>
                <w:b w:val="false"/>
                <w:sz w:val="20"/>
                <w:szCs w:val="20"/>
              </w:rPr>
              <w:t xml:space="preserve">UC007-Fazer Requisição de Serviços</w:t>
            </w:r>
            <w:bookmarkEnd w:id="334"/>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RF12-O sistema deve permitir que o cliente faça requisição de serviço.</w:t>
            </w:r>
            <w:r/>
          </w:p>
        </w:tc>
      </w:tr>
      <w:tr>
        <w:trPr/>
        <w:tc>
          <w:tcPr>
            <w:tcW w:w="4605" w:type="dxa"/>
            <w:vMerge w:val="continue"/>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RF13-O sistema deve permitir o envio de documentos anexos.</w:t>
            </w:r>
            <w:r/>
          </w:p>
        </w:tc>
      </w:tr>
      <w:tr>
        <w:trPr/>
        <w:tc>
          <w:tcPr>
            <w:tcW w:w="4605" w:type="dxa"/>
            <w:vMerge w:val="continue"/>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RF14-O sistema deve prover a opção de emissão de formulários.</w:t>
            </w:r>
            <w:r/>
          </w:p>
        </w:tc>
      </w:tr>
      <w:tr>
        <w:trPr/>
        <w:tc>
          <w:tcPr>
            <w:tcW w:w="4605" w:type="dxa"/>
            <w:vMerge w:val="restart"/>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bookmarkStart w:id="335" w:name="_Toc515337413"/>
            <w:r>
              <w:rPr>
                <w:rFonts w:ascii="Arial" w:hAnsi="Arial" w:cs="Arial"/>
                <w:b w:val="false"/>
                <w:sz w:val="20"/>
                <w:szCs w:val="20"/>
              </w:rPr>
              <w:t xml:space="preserve">UC008-Agendar Aulas</w:t>
            </w:r>
            <w:bookmarkEnd w:id="335"/>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RF24-O sistema deve permitir o agendamento de aulas.</w:t>
            </w:r>
            <w:r/>
          </w:p>
        </w:tc>
      </w:tr>
      <w:tr>
        <w:trPr/>
        <w:tc>
          <w:tcPr>
            <w:tcW w:w="4605" w:type="dxa"/>
            <w:vMerge w:val="continue"/>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RF25-O sistema deve permitir cancelar o agendamento de aulas.</w:t>
            </w:r>
            <w:r/>
          </w:p>
        </w:tc>
      </w:tr>
      <w:tr>
        <w:trPr/>
        <w:tc>
          <w:tcPr>
            <w:tcW w:w="4605" w:type="dxa"/>
            <w:vMerge w:val="continue"/>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RF26-O sistema deve notificar o aluno da data das aulas.</w:t>
            </w:r>
            <w:r/>
          </w:p>
        </w:tc>
      </w:tr>
      <w:tr>
        <w:trPr/>
        <w:tc>
          <w:tcPr>
            <w:tcW w:w="4605" w:type="dxa"/>
            <w:vMerge w:val="restart"/>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bookmarkStart w:id="336" w:name="_Toc515337414"/>
            <w:r>
              <w:rPr>
                <w:rFonts w:ascii="Arial" w:hAnsi="Arial" w:cs="Arial"/>
                <w:b w:val="false"/>
                <w:sz w:val="20"/>
                <w:szCs w:val="20"/>
              </w:rPr>
              <w:t xml:space="preserve">UC009-Agendar Prova</w:t>
            </w:r>
            <w:bookmarkEnd w:id="336"/>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RF19-O sistema deve permitir marcação de prova.</w:t>
            </w:r>
            <w:r/>
          </w:p>
        </w:tc>
      </w:tr>
      <w:tr>
        <w:trPr/>
        <w:tc>
          <w:tcPr>
            <w:tcW w:w="4605" w:type="dxa"/>
            <w:vMerge w:val="continue"/>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RF21-O sistema deve cancelar marcação da prova.</w:t>
            </w:r>
            <w:r/>
          </w:p>
        </w:tc>
      </w:tr>
      <w:tr>
        <w:trPr/>
        <w:tc>
          <w:tcPr>
            <w:tcW w:w="4605" w:type="dxa"/>
            <w:vMerge w:val="continue"/>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RF22-O sistema deve notificar a marcação de prova.</w:t>
            </w:r>
            <w:r/>
          </w:p>
        </w:tc>
      </w:tr>
      <w:tr>
        <w:trPr/>
        <w:tc>
          <w:tcPr>
            <w:tcW w:w="4605" w:type="dxa"/>
            <w:vMerge w:val="continue"/>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RF23-O sistema deve notificar o cliente o resultado da prova.</w:t>
            </w:r>
            <w:r/>
          </w:p>
        </w:tc>
      </w:tr>
      <w:tr>
        <w:trPr/>
        <w:tc>
          <w:tcPr>
            <w:tcW w:w="4605" w:type="dxa"/>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bookmarkStart w:id="337" w:name="_Toc515337415"/>
            <w:r>
              <w:rPr>
                <w:rFonts w:ascii="Arial" w:hAnsi="Arial" w:cs="Arial"/>
                <w:b w:val="false"/>
                <w:sz w:val="20"/>
                <w:szCs w:val="20"/>
              </w:rPr>
              <w:t xml:space="preserve">UC010-Confirmar Marcação de Prova</w:t>
            </w:r>
            <w:bookmarkEnd w:id="337"/>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RF20-O sistema deve confirmar a marcação da prova.</w:t>
            </w:r>
            <w:r/>
          </w:p>
        </w:tc>
      </w:tr>
      <w:tr>
        <w:trPr/>
        <w:tc>
          <w:tcPr>
            <w:tcW w:w="4605" w:type="dxa"/>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bookmarkStart w:id="338" w:name="_Toc515337416"/>
            <w:r>
              <w:rPr>
                <w:rFonts w:ascii="Arial" w:hAnsi="Arial" w:cs="Arial"/>
                <w:b w:val="false"/>
                <w:sz w:val="20"/>
                <w:szCs w:val="20"/>
              </w:rPr>
              <w:t xml:space="preserve">UC011-Realizar Compra</w:t>
            </w:r>
            <w:bookmarkEnd w:id="338"/>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RF11-O sistema deve permitir que o cliente realize a compra</w:t>
            </w:r>
            <w:r/>
          </w:p>
        </w:tc>
      </w:tr>
      <w:tr>
        <w:trPr/>
        <w:tc>
          <w:tcPr>
            <w:tcW w:w="4605" w:type="dxa"/>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bookmarkStart w:id="339" w:name="_Toc515337417"/>
            <w:r>
              <w:rPr>
                <w:rFonts w:ascii="Arial" w:hAnsi="Arial" w:cs="Arial"/>
                <w:b w:val="false"/>
                <w:sz w:val="20"/>
                <w:szCs w:val="20"/>
              </w:rPr>
              <w:t xml:space="preserve">UC012-Realizar Simulado</w:t>
            </w:r>
            <w:bookmarkEnd w:id="339"/>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RF15-O sistema deve permitir </w:t>
            </w:r>
            <w:r>
              <w:rPr>
                <w:rFonts w:ascii="Arial" w:hAnsi="Arial" w:cs="Arial"/>
                <w:b w:val="false"/>
                <w:sz w:val="20"/>
                <w:szCs w:val="20"/>
              </w:rPr>
              <w:t xml:space="preserve">a  realização</w:t>
            </w:r>
            <w:r>
              <w:rPr>
                <w:rFonts w:ascii="Arial" w:hAnsi="Arial" w:cs="Arial"/>
                <w:b w:val="false"/>
                <w:sz w:val="20"/>
                <w:szCs w:val="20"/>
              </w:rPr>
              <w:t xml:space="preserve"> de simulado.</w:t>
            </w:r>
            <w:r/>
          </w:p>
        </w:tc>
      </w:tr>
      <w:tr>
        <w:trPr/>
        <w:tc>
          <w:tcPr>
            <w:tcW w:w="4605" w:type="dxa"/>
            <w:vMerge w:val="restart"/>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bookmarkStart w:id="340" w:name="_Toc515337418"/>
            <w:r>
              <w:rPr>
                <w:rFonts w:ascii="Arial" w:hAnsi="Arial" w:cs="Arial"/>
                <w:b w:val="false"/>
                <w:sz w:val="20"/>
                <w:szCs w:val="20"/>
              </w:rPr>
              <w:t xml:space="preserve">UC013-Manter Simulado</w:t>
            </w:r>
            <w:bookmarkEnd w:id="340"/>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RF16-O sistema deve permitir incluir simulado.</w:t>
            </w:r>
            <w:r/>
          </w:p>
        </w:tc>
      </w:tr>
      <w:tr>
        <w:trPr/>
        <w:tc>
          <w:tcPr>
            <w:tcW w:w="4605" w:type="dxa"/>
            <w:vMerge w:val="continue"/>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RF17-O sistema deve permitir alterar simulado.</w:t>
            </w:r>
            <w:r/>
          </w:p>
        </w:tc>
      </w:tr>
      <w:tr>
        <w:trPr/>
        <w:tc>
          <w:tcPr>
            <w:tcW w:w="4605" w:type="dxa"/>
            <w:vMerge w:val="continue"/>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RF18-O sistema deve permitir excluir simulado.</w:t>
            </w:r>
            <w:r/>
          </w:p>
        </w:tc>
      </w:tr>
      <w:tr>
        <w:trPr/>
        <w:tc>
          <w:tcPr>
            <w:tcW w:w="4605" w:type="dxa"/>
            <w:vMerge w:val="restart"/>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bookmarkStart w:id="341" w:name="_Toc515337419"/>
            <w:r>
              <w:rPr>
                <w:rFonts w:ascii="Arial" w:hAnsi="Arial" w:cs="Arial"/>
                <w:b w:val="false"/>
                <w:sz w:val="20"/>
                <w:szCs w:val="20"/>
              </w:rPr>
              <w:t xml:space="preserve">UC014-Gerar gráficos</w:t>
            </w:r>
            <w:bookmarkEnd w:id="341"/>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RF27-</w:t>
            </w:r>
            <w:r>
              <w:rPr>
                <w:rFonts w:ascii="Arial" w:hAnsi="Arial" w:cs="Arial"/>
                <w:b w:val="false"/>
                <w:sz w:val="20"/>
                <w:szCs w:val="20"/>
              </w:rPr>
              <w:t xml:space="preserve">O sistema deve armazenar as respostas dos clientes após cada simulado feito</w:t>
            </w:r>
            <w:r/>
          </w:p>
        </w:tc>
      </w:tr>
      <w:tr>
        <w:trPr/>
        <w:tc>
          <w:tcPr>
            <w:tcW w:w="4605" w:type="dxa"/>
            <w:vMerge w:val="continue"/>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RF28-</w:t>
            </w:r>
            <w:r>
              <w:rPr>
                <w:rFonts w:ascii="Arial" w:hAnsi="Arial" w:cs="Arial"/>
                <w:b w:val="false"/>
                <w:sz w:val="20"/>
              </w:rPr>
              <w:t xml:space="preserve">O sistema deve gerar um gráfico de desempenho geral dos alunos no simulado</w:t>
            </w:r>
            <w:r/>
          </w:p>
        </w:tc>
      </w:tr>
      <w:tr>
        <w:trPr/>
        <w:tc>
          <w:tcPr>
            <w:tcW w:w="4605" w:type="dxa"/>
            <w:vMerge w:val="continue"/>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szCs w:val="20"/>
              </w:rPr>
              <w:t xml:space="preserve">RF29-</w:t>
            </w:r>
            <w:r>
              <w:rPr>
                <w:rFonts w:ascii="Arial" w:hAnsi="Arial" w:cs="Arial"/>
                <w:b w:val="false"/>
                <w:sz w:val="20"/>
              </w:rPr>
              <w:t xml:space="preserve">O sistema deve gerar um arquivo indicando os conteúdos que devem ter um foco maior nas aulas teóricas.</w:t>
            </w:r>
            <w:r/>
          </w:p>
        </w:tc>
      </w:tr>
      <w:tr>
        <w:trPr/>
        <w:tc>
          <w:tcPr>
            <w:tcW w:w="4605" w:type="dxa"/>
            <w:vMerge w:val="continue"/>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tc>
        <w:tc>
          <w:tcPr>
            <w:tcW w:w="4606" w:type="dxa"/>
            <w:textDirection w:val="lrTb"/>
            <w:noWrap w:val="false"/>
          </w:tcPr>
          <w:p>
            <w:pPr>
              <w:pStyle w:val="264"/>
              <w:numPr>
                <w:ilvl w:val="0"/>
                <w:numId w:val="0"/>
              </w:numPr>
              <w:spacing w:lineRule="auto" w:line="360"/>
              <w:rPr>
                <w:rFonts w:ascii="Arial" w:hAnsi="Arial" w:cs="Arial"/>
                <w:b w:val="false"/>
                <w:sz w:val="20"/>
                <w:szCs w:val="20"/>
              </w:rPr>
            </w:pPr>
            <w:r>
              <w:rPr>
                <w:rFonts w:ascii="Arial" w:hAnsi="Arial" w:cs="Arial"/>
                <w:b w:val="false"/>
                <w:sz w:val="20"/>
              </w:rPr>
              <w:t xml:space="preserve">RF30-</w:t>
            </w:r>
            <w:r>
              <w:rPr>
                <w:rFonts w:ascii="Arial" w:hAnsi="Arial" w:cs="Arial"/>
                <w:b w:val="false"/>
                <w:sz w:val="20"/>
              </w:rPr>
              <w:t xml:space="preserve">O sistema deve gerar um gráfico contendo o lucro médio de cada serviço durante um período determinado.</w:t>
            </w:r>
            <w:r/>
          </w:p>
        </w:tc>
      </w:tr>
      <w:tr>
        <w:trPr/>
        <w:tc>
          <w:tcPr>
            <w:tcW w:w="4605" w:type="dxa"/>
            <w:vMerge w:val="continue"/>
            <w:textDirection w:val="lrTb"/>
            <w:noWrap w:val="false"/>
          </w:tcPr>
          <w:p>
            <w:pPr>
              <w:pStyle w:val="264"/>
              <w:numPr>
                <w:ilvl w:val="0"/>
                <w:numId w:val="0"/>
              </w:numPr>
              <w:jc w:val="center"/>
              <w:spacing w:lineRule="auto" w:line="360"/>
              <w:rPr>
                <w:rFonts w:ascii="Arial" w:hAnsi="Arial" w:cs="Arial"/>
                <w:b w:val="false"/>
                <w:sz w:val="20"/>
                <w:szCs w:val="20"/>
              </w:rPr>
              <w:pBdr>
                <w:left w:val="none" w:sz="0" w:space="0" w:color="auto"/>
                <w:top w:val="none" w:sz="0" w:space="0" w:color="auto"/>
                <w:right w:val="none" w:sz="0" w:space="0" w:color="auto"/>
                <w:bottom w:val="none" w:sz="0" w:space="0" w:color="auto"/>
                <w:between w:val="none" w:sz="0" w:space="0" w:color="auto"/>
              </w:pBdr>
              <w:outlineLvl w:val="1"/>
            </w:pPr>
            <w:r>
              <w:rPr>
                <w:rFonts w:ascii="Arial" w:hAnsi="Arial" w:cs="Arial"/>
                <w:b w:val="false"/>
                <w:sz w:val="20"/>
                <w:szCs w:val="20"/>
              </w:rPr>
            </w:r>
            <w:r/>
          </w:p>
        </w:tc>
        <w:tc>
          <w:tcPr>
            <w:tcW w:w="4606" w:type="dxa"/>
            <w:textDirection w:val="lrTb"/>
            <w:noWrap w:val="false"/>
          </w:tcPr>
          <w:p>
            <w:pPr>
              <w:pStyle w:val="264"/>
              <w:numPr>
                <w:ilvl w:val="0"/>
                <w:numId w:val="0"/>
              </w:numPr>
              <w:keepNext/>
              <w:spacing w:lineRule="auto" w:line="360"/>
              <w:rPr>
                <w:rFonts w:ascii="Arial" w:hAnsi="Arial" w:cs="Arial"/>
                <w:b w:val="false"/>
                <w:sz w:val="20"/>
              </w:rPr>
            </w:pPr>
            <w:r>
              <w:rPr>
                <w:rFonts w:ascii="Arial" w:hAnsi="Arial" w:cs="Arial"/>
                <w:b w:val="false"/>
                <w:sz w:val="20"/>
              </w:rPr>
              <w:t xml:space="preserve">RF31-O sistema deve gerar indicações dos lugares onde a empresa deve investir mais, de acordo com a quantidade de clientes daquela região que utilizam serviços da empresa.</w:t>
            </w:r>
            <w:r/>
          </w:p>
        </w:tc>
      </w:tr>
    </w:tbl>
    <w:p>
      <w:pPr>
        <w:pStyle w:val="236"/>
        <w:rPr>
          <w:rFonts w:ascii="Arial" w:hAnsi="Arial" w:cs="Arial"/>
          <w:b w:val="false"/>
          <w:color w:val="auto"/>
          <w:sz w:val="20"/>
        </w:rPr>
      </w:pPr>
      <w:r/>
      <w:bookmarkStart w:id="342" w:name="_Toc515021247"/>
      <w:r>
        <w:rPr>
          <w:rFonts w:ascii="Arial" w:hAnsi="Arial" w:cs="Arial"/>
          <w:color w:val="auto"/>
          <w:sz w:val="20"/>
        </w:rPr>
        <w:t xml:space="preserve">Tabela </w:t>
      </w:r>
      <w:r>
        <w:rPr>
          <w:rFonts w:ascii="Arial" w:hAnsi="Arial" w:cs="Arial"/>
          <w:color w:val="auto"/>
          <w:sz w:val="20"/>
        </w:rPr>
        <w:fldChar w:fldCharType="begin"/>
      </w:r>
      <w:r>
        <w:rPr>
          <w:rFonts w:ascii="Arial" w:hAnsi="Arial" w:cs="Arial"/>
          <w:color w:val="auto"/>
          <w:sz w:val="20"/>
        </w:rPr>
        <w:instrText xml:space="preserve"> SEQ Tabela \* ARABIC </w:instrText>
      </w:r>
      <w:r>
        <w:rPr>
          <w:rFonts w:ascii="Arial" w:hAnsi="Arial" w:cs="Arial"/>
          <w:color w:val="auto"/>
          <w:sz w:val="20"/>
        </w:rPr>
        <w:fldChar w:fldCharType="separate"/>
      </w:r>
      <w:r>
        <w:rPr>
          <w:rFonts w:ascii="Arial" w:hAnsi="Arial" w:cs="Arial"/>
          <w:color w:val="auto"/>
          <w:sz w:val="20"/>
        </w:rPr>
        <w:t xml:space="preserve">62</w:t>
      </w:r>
      <w:r>
        <w:rPr>
          <w:rFonts w:ascii="Arial" w:hAnsi="Arial" w:cs="Arial"/>
          <w:color w:val="auto"/>
          <w:sz w:val="20"/>
        </w:rPr>
        <w:fldChar w:fldCharType="end"/>
      </w:r>
      <w:r>
        <w:rPr>
          <w:rFonts w:ascii="Arial" w:hAnsi="Arial" w:cs="Arial"/>
          <w:color w:val="auto"/>
          <w:sz w:val="20"/>
        </w:rPr>
        <w:t xml:space="preserve">-Requisitos Funcionais x Casos de Uso</w:t>
      </w:r>
      <w:bookmarkEnd w:id="342"/>
      <w:r/>
      <w:r/>
    </w:p>
    <w:p>
      <w:pPr>
        <w:pStyle w:val="264"/>
        <w:numPr>
          <w:ilvl w:val="0"/>
          <w:numId w:val="0"/>
        </w:numPr>
        <w:spacing w:lineRule="auto" w:line="360"/>
        <w:rPr>
          <w:rFonts w:ascii="Arial" w:hAnsi="Arial" w:cs="Arial"/>
          <w:b w:val="false"/>
        </w:rPr>
      </w:pPr>
      <w:r>
        <w:rPr>
          <w:rFonts w:ascii="Arial" w:hAnsi="Arial" w:cs="Arial"/>
          <w:b w:val="false"/>
        </w:rPr>
      </w:r>
      <w:r/>
    </w:p>
    <w:p>
      <w:pPr>
        <w:pStyle w:val="264"/>
        <w:numPr>
          <w:ilvl w:val="0"/>
          <w:numId w:val="0"/>
        </w:numPr>
        <w:spacing w:lineRule="auto" w:line="360"/>
        <w:rPr>
          <w:rFonts w:ascii="Arial" w:hAnsi="Arial" w:cs="Arial"/>
          <w:b w:val="false"/>
        </w:rPr>
      </w:pPr>
      <w:r>
        <w:rPr>
          <w:rFonts w:ascii="Arial" w:hAnsi="Arial" w:cs="Arial"/>
          <w:b w:val="false"/>
        </w:rPr>
      </w:r>
      <w:r/>
    </w:p>
    <w:p>
      <w:pPr>
        <w:pStyle w:val="264"/>
        <w:numPr>
          <w:ilvl w:val="0"/>
          <w:numId w:val="0"/>
        </w:numPr>
        <w:spacing w:lineRule="auto" w:line="360"/>
        <w:rPr>
          <w:rFonts w:ascii="Arial" w:hAnsi="Arial" w:cs="Arial"/>
          <w:b w:val="false"/>
        </w:rPr>
      </w:pPr>
      <w:r>
        <w:rPr>
          <w:rFonts w:ascii="Arial" w:hAnsi="Arial" w:cs="Arial"/>
          <w:b w:val="false"/>
        </w:rPr>
      </w:r>
      <w:r/>
    </w:p>
    <w:p>
      <w:pPr>
        <w:pStyle w:val="264"/>
        <w:numPr>
          <w:ilvl w:val="0"/>
          <w:numId w:val="0"/>
        </w:numPr>
        <w:spacing w:lineRule="auto" w:line="360"/>
        <w:rPr>
          <w:rFonts w:ascii="Arial" w:hAnsi="Arial" w:cs="Arial"/>
          <w:b w:val="false"/>
        </w:rPr>
      </w:pPr>
      <w:r>
        <w:rPr>
          <w:rFonts w:ascii="Arial" w:hAnsi="Arial" w:cs="Arial"/>
          <w:b w:val="false"/>
        </w:rPr>
      </w:r>
      <w:r/>
    </w:p>
    <w:p>
      <w:pPr>
        <w:pStyle w:val="264"/>
        <w:numPr>
          <w:ilvl w:val="0"/>
          <w:numId w:val="0"/>
        </w:numPr>
        <w:spacing w:lineRule="auto" w:line="360"/>
        <w:rPr>
          <w:rFonts w:ascii="Arial" w:hAnsi="Arial" w:cs="Arial"/>
          <w:b w:val="false"/>
        </w:rPr>
      </w:pPr>
      <w:r>
        <w:rPr>
          <w:rFonts w:ascii="Arial" w:hAnsi="Arial" w:cs="Arial"/>
          <w:b w:val="false"/>
        </w:rPr>
      </w:r>
      <w:r/>
    </w:p>
    <w:p>
      <w:pPr>
        <w:pStyle w:val="264"/>
        <w:numPr>
          <w:ilvl w:val="0"/>
          <w:numId w:val="0"/>
        </w:numPr>
        <w:spacing w:lineRule="auto" w:line="360"/>
        <w:rPr>
          <w:rFonts w:ascii="Arial" w:hAnsi="Arial" w:cs="Arial"/>
          <w:b w:val="false"/>
        </w:rPr>
      </w:pPr>
      <w:r>
        <w:rPr>
          <w:rFonts w:ascii="Arial" w:hAnsi="Arial" w:cs="Arial"/>
          <w:b w:val="false"/>
        </w:rPr>
      </w:r>
      <w:r/>
    </w:p>
    <w:p>
      <w:pPr>
        <w:pStyle w:val="264"/>
        <w:numPr>
          <w:ilvl w:val="0"/>
          <w:numId w:val="0"/>
        </w:numPr>
        <w:spacing w:lineRule="auto" w:line="360"/>
        <w:rPr>
          <w:rFonts w:ascii="Arial" w:hAnsi="Arial" w:cs="Arial"/>
          <w:b w:val="false"/>
        </w:rPr>
      </w:pPr>
      <w:r>
        <w:rPr>
          <w:rFonts w:ascii="Arial" w:hAnsi="Arial" w:cs="Arial"/>
          <w:b w:val="false"/>
        </w:rPr>
      </w:r>
      <w:r/>
    </w:p>
    <w:p>
      <w:pPr>
        <w:pStyle w:val="264"/>
        <w:numPr>
          <w:ilvl w:val="0"/>
          <w:numId w:val="0"/>
        </w:numPr>
        <w:spacing w:lineRule="auto" w:line="360"/>
        <w:rPr>
          <w:rFonts w:ascii="Arial" w:hAnsi="Arial" w:cs="Arial"/>
          <w:b w:val="false"/>
        </w:rPr>
      </w:pPr>
      <w:r>
        <w:rPr>
          <w:rFonts w:ascii="Arial" w:hAnsi="Arial" w:cs="Arial"/>
          <w:b w:val="false"/>
        </w:rPr>
      </w:r>
      <w:r/>
    </w:p>
    <w:p>
      <w:pPr>
        <w:pStyle w:val="264"/>
        <w:numPr>
          <w:ilvl w:val="0"/>
          <w:numId w:val="0"/>
        </w:numPr>
        <w:spacing w:lineRule="auto" w:line="360"/>
        <w:rPr>
          <w:rFonts w:ascii="Arial" w:hAnsi="Arial" w:cs="Arial"/>
          <w:b w:val="false"/>
        </w:rPr>
      </w:pPr>
      <w:r>
        <w:rPr>
          <w:rFonts w:ascii="Arial" w:hAnsi="Arial" w:cs="Arial"/>
          <w:b w:val="false"/>
        </w:rPr>
      </w:r>
      <w:r/>
    </w:p>
    <w:p>
      <w:pPr>
        <w:pStyle w:val="264"/>
        <w:numPr>
          <w:ilvl w:val="0"/>
          <w:numId w:val="0"/>
        </w:numPr>
        <w:spacing w:lineRule="auto" w:line="360"/>
        <w:rPr>
          <w:rFonts w:ascii="Arial" w:hAnsi="Arial" w:cs="Arial"/>
          <w:b w:val="false"/>
        </w:rPr>
      </w:pPr>
      <w:r>
        <w:rPr>
          <w:rFonts w:ascii="Arial" w:hAnsi="Arial" w:cs="Arial"/>
          <w:b w:val="false"/>
        </w:rPr>
      </w:r>
      <w:r/>
    </w:p>
    <w:p>
      <w:pPr>
        <w:pStyle w:val="264"/>
        <w:numPr>
          <w:ilvl w:val="0"/>
          <w:numId w:val="0"/>
        </w:numPr>
        <w:spacing w:lineRule="auto" w:line="360"/>
        <w:rPr>
          <w:rFonts w:ascii="Arial" w:hAnsi="Arial" w:cs="Arial"/>
          <w:b w:val="false"/>
        </w:rPr>
      </w:pPr>
      <w:r>
        <w:rPr>
          <w:rFonts w:ascii="Arial" w:hAnsi="Arial" w:cs="Arial"/>
          <w:b w:val="false"/>
        </w:rPr>
      </w:r>
      <w:r/>
    </w:p>
    <w:p>
      <w:pPr>
        <w:pStyle w:val="264"/>
        <w:numPr>
          <w:ilvl w:val="0"/>
          <w:numId w:val="0"/>
        </w:numPr>
        <w:spacing w:lineRule="auto" w:line="360"/>
        <w:rPr>
          <w:rFonts w:ascii="Arial" w:hAnsi="Arial" w:cs="Arial"/>
          <w:b w:val="false"/>
        </w:rPr>
      </w:pPr>
      <w:r>
        <w:rPr>
          <w:rFonts w:ascii="Arial" w:hAnsi="Arial" w:cs="Arial"/>
          <w:b w:val="false"/>
        </w:rPr>
      </w:r>
      <w:r/>
    </w:p>
    <w:p>
      <w:pPr>
        <w:pStyle w:val="264"/>
        <w:numPr>
          <w:ilvl w:val="0"/>
          <w:numId w:val="0"/>
        </w:numPr>
        <w:spacing w:lineRule="auto" w:line="360"/>
        <w:rPr>
          <w:rFonts w:ascii="Arial" w:hAnsi="Arial" w:cs="Arial"/>
          <w:b w:val="false"/>
        </w:rPr>
      </w:pPr>
      <w:r>
        <w:rPr>
          <w:rFonts w:ascii="Arial" w:hAnsi="Arial" w:cs="Arial"/>
          <w:b w:val="false"/>
        </w:rPr>
      </w:r>
      <w:r/>
    </w:p>
    <w:p>
      <w:pPr>
        <w:pStyle w:val="264"/>
        <w:numPr>
          <w:ilvl w:val="0"/>
          <w:numId w:val="0"/>
        </w:numPr>
        <w:spacing w:lineRule="auto" w:line="360"/>
        <w:rPr>
          <w:rFonts w:ascii="Arial" w:hAnsi="Arial" w:cs="Arial"/>
          <w:b w:val="false"/>
        </w:rPr>
      </w:pPr>
      <w:r>
        <w:rPr>
          <w:rFonts w:ascii="Arial" w:hAnsi="Arial" w:cs="Arial"/>
          <w:b w:val="false"/>
        </w:rPr>
      </w:r>
      <w:r/>
    </w:p>
    <w:p>
      <w:pPr>
        <w:pStyle w:val="264"/>
        <w:rPr>
          <w:rFonts w:ascii="Arial" w:hAnsi="Arial" w:cs="Arial"/>
        </w:rPr>
        <w:outlineLvl w:val="1"/>
      </w:pPr>
      <w:r/>
      <w:bookmarkStart w:id="343" w:name="_Toc515337420"/>
      <w:r>
        <w:rPr>
          <w:rFonts w:ascii="Arial" w:hAnsi="Arial" w:cs="Arial"/>
        </w:rPr>
        <w:t xml:space="preserve">Diagrama de Casos de Uso</w:t>
      </w:r>
      <w:bookmarkEnd w:id="343"/>
      <w:r/>
      <w:r/>
    </w:p>
    <w:p>
      <w:pPr>
        <w:pStyle w:val="264"/>
        <w:numPr>
          <w:ilvl w:val="0"/>
          <w:numId w:val="0"/>
        </w:numPr>
        <w:keepNext/>
      </w:pPr>
      <w:r>
        <w:drawing>
          <wp:inline xmlns:wp="http://schemas.openxmlformats.org/drawingml/2006/wordprocessingDrawing" distT="0" distB="0" distL="0" distR="0">
            <wp:extent cx="5760084" cy="4097655"/>
            <wp:effectExtent l="0" t="0" r="0" b="0"/>
            <wp:docPr id="20" name="Imagem 2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diagramaCasoDeUso.png" hidden="0"/>
                    <pic:cNvPicPr>
                      <a:picLocks noChangeAspect="1"/>
                    </pic:cNvPicPr>
                  </pic:nvPicPr>
                  <pic:blipFill>
                    <a:blip r:embed="rId84"/>
                    <a:stretch/>
                  </pic:blipFill>
                  <pic:spPr bwMode="auto">
                    <a:xfrm>
                      <a:off x="0" y="0"/>
                      <a:ext cx="5760085" cy="4097655"/>
                    </a:xfrm>
                    <a:prstGeom prst="rect">
                      <a:avLst/>
                    </a:prstGeom>
                  </pic:spPr>
                </pic:pic>
              </a:graphicData>
            </a:graphic>
          </wp:inline>
        </w:drawing>
      </w:r>
      <w:r/>
    </w:p>
    <w:p>
      <w:pPr>
        <w:pStyle w:val="236"/>
        <w:rPr>
          <w:rFonts w:ascii="Arial" w:hAnsi="Arial" w:cs="Arial"/>
          <w:color w:val="auto"/>
          <w:sz w:val="28"/>
        </w:rPr>
      </w:pPr>
      <w:r/>
      <w:bookmarkStart w:id="344" w:name="_Toc515342002"/>
      <w:r>
        <w:rPr>
          <w:rFonts w:ascii="Arial" w:hAnsi="Arial" w:cs="Arial"/>
          <w:color w:val="auto"/>
          <w:sz w:val="20"/>
        </w:rPr>
        <w:t xml:space="preserve">Figura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18</w:t>
      </w:r>
      <w:r>
        <w:rPr>
          <w:rFonts w:ascii="Arial" w:hAnsi="Arial" w:cs="Arial"/>
          <w:color w:val="auto"/>
          <w:sz w:val="20"/>
        </w:rPr>
        <w:fldChar w:fldCharType="end"/>
      </w:r>
      <w:r>
        <w:rPr>
          <w:rFonts w:ascii="Arial" w:hAnsi="Arial" w:cs="Arial"/>
          <w:color w:val="auto"/>
          <w:sz w:val="20"/>
        </w:rPr>
        <w:t xml:space="preserve">-Diagramas de Casos de Uso</w:t>
      </w:r>
      <w:bookmarkEnd w:id="344"/>
      <w:r/>
      <w:r/>
    </w:p>
    <w:p>
      <w:r/>
      <w:r/>
    </w:p>
    <w:p>
      <w:r/>
      <w:r/>
    </w:p>
    <w:p>
      <w:r/>
      <w:r/>
    </w:p>
    <w:p>
      <w:r/>
      <w:r/>
    </w:p>
    <w:p>
      <w:r/>
      <w:r/>
    </w:p>
    <w:p>
      <w:r/>
      <w:r/>
    </w:p>
    <w:p>
      <w:r/>
      <w:r/>
    </w:p>
    <w:p>
      <w:r/>
      <w:r/>
    </w:p>
    <w:p>
      <w:r/>
      <w:r/>
    </w:p>
    <w:p>
      <w:r/>
      <w:r/>
    </w:p>
    <w:p>
      <w:r/>
      <w:r/>
    </w:p>
    <w:p>
      <w:r/>
      <w:r/>
    </w:p>
    <w:p>
      <w:r/>
      <w:r/>
    </w:p>
    <w:p>
      <w:r/>
      <w:r/>
    </w:p>
    <w:p>
      <w:r/>
      <w:r/>
    </w:p>
    <w:p>
      <w:r/>
      <w:r/>
    </w:p>
    <w:p>
      <w:r/>
      <w:r/>
    </w:p>
    <w:p>
      <w:r/>
      <w:r/>
    </w:p>
    <w:p>
      <w:r/>
      <w:r/>
    </w:p>
    <w:p>
      <w:r/>
      <w:r/>
    </w:p>
    <w:p>
      <w:r/>
      <w:r/>
    </w:p>
    <w:p>
      <w:r/>
      <w:r/>
    </w:p>
    <w:p>
      <w:pPr>
        <w:pStyle w:val="264"/>
        <w:rPr>
          <w:rFonts w:ascii="Arial" w:hAnsi="Arial" w:cs="Arial"/>
        </w:rPr>
        <w:outlineLvl w:val="1"/>
      </w:pPr>
      <w:r/>
      <w:bookmarkStart w:id="345" w:name="_Toc515337421"/>
      <w:r>
        <w:rPr>
          <w:rFonts w:ascii="Arial" w:hAnsi="Arial" w:cs="Arial"/>
        </w:rPr>
        <w:t xml:space="preserve">Diagrama de Classes de Domínio</w:t>
      </w:r>
      <w:bookmarkEnd w:id="345"/>
      <w:r>
        <w:rPr>
          <w:rFonts w:ascii="Arial" w:hAnsi="Arial" w:cs="Arial"/>
        </w:rPr>
        <w:t xml:space="preserve"> </w:t>
      </w:r>
      <w:r/>
    </w:p>
    <w:p>
      <w:pPr>
        <w:pStyle w:val="264"/>
        <w:numPr>
          <w:ilvl w:val="0"/>
          <w:numId w:val="0"/>
        </w:numPr>
        <w:keepNext/>
      </w:pPr>
      <w:r>
        <w:rPr>
          <w:rFonts w:ascii="Arial" w:hAnsi="Arial" w:cs="Arial"/>
          <w:lang w:eastAsia="pt-BR"/>
        </w:rPr>
        <w:drawing>
          <wp:inline xmlns:wp="http://schemas.openxmlformats.org/drawingml/2006/wordprocessingDrawing" distT="0" distB="0" distL="0" distR="0">
            <wp:extent cx="5760084" cy="3414394"/>
            <wp:effectExtent l="0" t="0" r="0" b="0"/>
            <wp:docPr id="21" name="Imagem 1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diagramaDeClasseAnálise.png" hidden="0"/>
                    <pic:cNvPicPr>
                      <a:picLocks noChangeAspect="1"/>
                    </pic:cNvPicPr>
                  </pic:nvPicPr>
                  <pic:blipFill>
                    <a:blip r:embed="rId85"/>
                    <a:stretch/>
                  </pic:blipFill>
                  <pic:spPr bwMode="auto">
                    <a:xfrm>
                      <a:off x="0" y="0"/>
                      <a:ext cx="5760085" cy="3414395"/>
                    </a:xfrm>
                    <a:prstGeom prst="rect">
                      <a:avLst/>
                    </a:prstGeom>
                  </pic:spPr>
                </pic:pic>
              </a:graphicData>
            </a:graphic>
          </wp:inline>
        </w:drawing>
      </w:r>
      <w:r/>
    </w:p>
    <w:p>
      <w:pPr>
        <w:pStyle w:val="236"/>
        <w:rPr>
          <w:rFonts w:ascii="Arial" w:hAnsi="Arial" w:cs="Arial"/>
          <w:color w:val="auto"/>
          <w:sz w:val="20"/>
        </w:rPr>
      </w:pPr>
      <w:r/>
      <w:bookmarkStart w:id="346" w:name="_Toc515342003"/>
      <w:r>
        <w:rPr>
          <w:rFonts w:ascii="Arial" w:hAnsi="Arial" w:cs="Arial"/>
          <w:color w:val="auto"/>
          <w:sz w:val="20"/>
        </w:rPr>
        <w:t xml:space="preserve">Figura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19</w:t>
      </w:r>
      <w:r>
        <w:rPr>
          <w:rFonts w:ascii="Arial" w:hAnsi="Arial" w:cs="Arial"/>
          <w:color w:val="auto"/>
          <w:sz w:val="20"/>
        </w:rPr>
        <w:fldChar w:fldCharType="end"/>
      </w:r>
      <w:r>
        <w:rPr>
          <w:rFonts w:ascii="Arial" w:hAnsi="Arial" w:cs="Arial"/>
          <w:color w:val="auto"/>
          <w:sz w:val="20"/>
        </w:rPr>
        <w:t xml:space="preserve">-Diagrama de Classes de Domínio</w:t>
      </w:r>
      <w:bookmarkEnd w:id="346"/>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r/>
      <w:r/>
    </w:p>
    <w:p>
      <w:pPr>
        <w:pStyle w:val="264"/>
        <w:rPr>
          <w:rFonts w:ascii="Arial" w:hAnsi="Arial" w:cs="Arial"/>
        </w:rPr>
        <w:outlineLvl w:val="1"/>
      </w:pPr>
      <w:r/>
      <w:bookmarkStart w:id="347" w:name="_Toc515337422"/>
      <w:r>
        <w:rPr>
          <w:rFonts w:ascii="Arial" w:hAnsi="Arial" w:cs="Arial"/>
        </w:rPr>
        <w:t xml:space="preserve">Diagrama de Classes de Análise</w:t>
      </w:r>
      <w:bookmarkEnd w:id="347"/>
      <w:r>
        <w:rPr>
          <w:rFonts w:ascii="Arial" w:hAnsi="Arial" w:cs="Arial"/>
        </w:rPr>
        <w:t xml:space="preserve"> </w:t>
      </w:r>
      <w:r/>
    </w:p>
    <w:p>
      <w:pPr>
        <w:pStyle w:val="264"/>
        <w:numPr>
          <w:ilvl w:val="0"/>
          <w:numId w:val="0"/>
        </w:numPr>
        <w:keepNext/>
      </w:pPr>
      <w:r>
        <w:rPr>
          <w:rFonts w:ascii="Arial" w:hAnsi="Arial" w:cs="Arial"/>
          <w:lang w:eastAsia="pt-BR"/>
        </w:rPr>
        <w:drawing>
          <wp:inline xmlns:wp="http://schemas.openxmlformats.org/drawingml/2006/wordprocessingDrawing" distT="0" distB="0" distL="0" distR="0">
            <wp:extent cx="6110604" cy="8127653"/>
            <wp:effectExtent l="0" t="0" r="4444" b="6984"/>
            <wp:docPr id="22" name="Imagem 1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 hidden="0"/>
                    <pic:cNvPicPr>
                      <a:picLocks noChangeAspect="1"/>
                    </pic:cNvPicPr>
                  </pic:nvPicPr>
                  <pic:blipFill>
                    <a:blip r:embed="rId86"/>
                    <a:stretch/>
                  </pic:blipFill>
                  <pic:spPr bwMode="auto">
                    <a:xfrm>
                      <a:off x="0" y="0"/>
                      <a:ext cx="6149334" cy="8179167"/>
                    </a:xfrm>
                    <a:prstGeom prst="rect">
                      <a:avLst/>
                    </a:prstGeom>
                  </pic:spPr>
                </pic:pic>
              </a:graphicData>
            </a:graphic>
          </wp:inline>
        </w:drawing>
      </w:r>
      <w:r/>
    </w:p>
    <w:p>
      <w:pPr>
        <w:pStyle w:val="236"/>
        <w:rPr>
          <w:rFonts w:ascii="Arial" w:hAnsi="Arial" w:cs="Arial"/>
          <w:color w:val="auto"/>
          <w:sz w:val="20"/>
        </w:rPr>
      </w:pPr>
      <w:r/>
      <w:bookmarkStart w:id="348" w:name="_Toc515342004"/>
      <w:r>
        <w:rPr>
          <w:rFonts w:ascii="Arial" w:hAnsi="Arial" w:cs="Arial"/>
          <w:color w:val="auto"/>
          <w:sz w:val="20"/>
        </w:rPr>
        <w:t xml:space="preserve">Figura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20</w:t>
      </w:r>
      <w:r>
        <w:rPr>
          <w:rFonts w:ascii="Arial" w:hAnsi="Arial" w:cs="Arial"/>
          <w:color w:val="auto"/>
          <w:sz w:val="20"/>
        </w:rPr>
        <w:fldChar w:fldCharType="end"/>
      </w:r>
      <w:r>
        <w:rPr>
          <w:rFonts w:ascii="Arial" w:hAnsi="Arial" w:cs="Arial"/>
          <w:color w:val="auto"/>
          <w:sz w:val="20"/>
        </w:rPr>
        <w:t xml:space="preserve">-Diagrama de classes de análise</w:t>
      </w:r>
      <w:bookmarkEnd w:id="348"/>
      <w:r/>
      <w:r/>
    </w:p>
    <w:p>
      <w:pPr>
        <w:pStyle w:val="264"/>
        <w:rPr>
          <w:rFonts w:ascii="Arial" w:hAnsi="Arial" w:cs="Arial"/>
          <w:highlight w:val="white"/>
        </w:rPr>
        <w:outlineLvl w:val="1"/>
      </w:pPr>
      <w:r/>
      <w:bookmarkStart w:id="349" w:name="_Toc515337423"/>
      <w:r>
        <w:rPr>
          <w:rFonts w:ascii="Arial" w:hAnsi="Arial" w:cs="Arial"/>
          <w:highlight w:val="white"/>
        </w:rPr>
        <w:t xml:space="preserve">Modelo de Entidades e Relacionamentos Conceitual</w:t>
      </w:r>
      <w:bookmarkEnd w:id="349"/>
      <w:r/>
      <w:r/>
    </w:p>
    <w:p>
      <w:pPr>
        <w:pStyle w:val="264"/>
        <w:numPr>
          <w:ilvl w:val="0"/>
          <w:numId w:val="0"/>
        </w:numPr>
        <w:keepNext/>
      </w:pPr>
      <w:r>
        <w:rPr>
          <w:rFonts w:ascii="Arial" w:hAnsi="Arial" w:cs="Arial"/>
          <w:highlight w:val="white"/>
          <w:lang w:eastAsia="pt-BR"/>
        </w:rPr>
        <w:drawing>
          <wp:inline xmlns:wp="http://schemas.openxmlformats.org/drawingml/2006/wordprocessingDrawing" distT="0" distB="0" distL="0" distR="0">
            <wp:extent cx="5915025" cy="5554980"/>
            <wp:effectExtent l="0" t="0" r="9524" b="7619"/>
            <wp:docPr id="23" name="Imagem 1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 hidden="0"/>
                    <pic:cNvPicPr>
                      <a:picLocks noChangeAspect="1"/>
                    </pic:cNvPicPr>
                  </pic:nvPicPr>
                  <pic:blipFill>
                    <a:blip r:embed="rId87"/>
                    <a:stretch/>
                  </pic:blipFill>
                  <pic:spPr bwMode="auto">
                    <a:xfrm>
                      <a:off x="0" y="0"/>
                      <a:ext cx="5921149" cy="5560731"/>
                    </a:xfrm>
                    <a:prstGeom prst="rect">
                      <a:avLst/>
                    </a:prstGeom>
                  </pic:spPr>
                </pic:pic>
              </a:graphicData>
            </a:graphic>
          </wp:inline>
        </w:drawing>
      </w:r>
      <w:r/>
    </w:p>
    <w:p>
      <w:pPr>
        <w:pStyle w:val="236"/>
        <w:rPr>
          <w:rFonts w:ascii="Arial" w:hAnsi="Arial" w:cs="Arial"/>
          <w:color w:val="auto"/>
          <w:sz w:val="20"/>
        </w:rPr>
      </w:pPr>
      <w:r/>
      <w:bookmarkStart w:id="350" w:name="_Toc515342005"/>
      <w:r>
        <w:rPr>
          <w:rFonts w:ascii="Arial" w:hAnsi="Arial" w:cs="Arial"/>
          <w:color w:val="auto"/>
          <w:sz w:val="20"/>
        </w:rPr>
        <w:t xml:space="preserve">Figura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21</w:t>
      </w:r>
      <w:r>
        <w:rPr>
          <w:rFonts w:ascii="Arial" w:hAnsi="Arial" w:cs="Arial"/>
          <w:color w:val="auto"/>
          <w:sz w:val="20"/>
        </w:rPr>
        <w:fldChar w:fldCharType="end"/>
      </w:r>
      <w:r>
        <w:rPr>
          <w:rFonts w:ascii="Arial" w:hAnsi="Arial" w:cs="Arial"/>
          <w:color w:val="auto"/>
          <w:sz w:val="20"/>
        </w:rPr>
        <w:t xml:space="preserve">-MER Conceitual</w:t>
      </w:r>
      <w:bookmarkEnd w:id="350"/>
      <w:r/>
      <w:r/>
    </w:p>
    <w:p>
      <w:pPr>
        <w:rPr>
          <w:highlight w:val="white"/>
        </w:rPr>
      </w:pPr>
      <w:r>
        <w:rPr>
          <w:highlight w:val="white"/>
        </w:rPr>
      </w:r>
      <w:r/>
    </w:p>
    <w:p>
      <w:pPr>
        <w:rPr>
          <w:highlight w:val="white"/>
        </w:rPr>
      </w:pPr>
      <w:r>
        <w:rPr>
          <w:highlight w:val="white"/>
        </w:rPr>
      </w:r>
      <w:r/>
    </w:p>
    <w:p>
      <w:pPr>
        <w:rPr>
          <w:highlight w:val="white"/>
        </w:rPr>
      </w:pPr>
      <w:r>
        <w:rPr>
          <w:highlight w:val="white"/>
        </w:rPr>
      </w:r>
      <w:r/>
    </w:p>
    <w:p>
      <w:pPr>
        <w:rPr>
          <w:highlight w:val="white"/>
        </w:rPr>
      </w:pPr>
      <w:r>
        <w:rPr>
          <w:highlight w:val="white"/>
        </w:rPr>
      </w:r>
      <w:r/>
    </w:p>
    <w:p>
      <w:pPr>
        <w:rPr>
          <w:highlight w:val="white"/>
        </w:rPr>
      </w:pPr>
      <w:r>
        <w:rPr>
          <w:highlight w:val="white"/>
        </w:rPr>
      </w:r>
      <w:r/>
    </w:p>
    <w:p>
      <w:pPr>
        <w:rPr>
          <w:highlight w:val="white"/>
        </w:rPr>
      </w:pPr>
      <w:r>
        <w:rPr>
          <w:highlight w:val="white"/>
        </w:rPr>
      </w:r>
      <w:r/>
    </w:p>
    <w:p>
      <w:pPr>
        <w:rPr>
          <w:highlight w:val="white"/>
        </w:rPr>
      </w:pPr>
      <w:r>
        <w:rPr>
          <w:highlight w:val="white"/>
        </w:rPr>
      </w:r>
      <w:r/>
    </w:p>
    <w:p>
      <w:pPr>
        <w:rPr>
          <w:highlight w:val="white"/>
        </w:rPr>
      </w:pPr>
      <w:r>
        <w:rPr>
          <w:highlight w:val="white"/>
        </w:rPr>
      </w:r>
      <w:r/>
    </w:p>
    <w:p>
      <w:pPr>
        <w:rPr>
          <w:highlight w:val="white"/>
        </w:rPr>
      </w:pPr>
      <w:r>
        <w:rPr>
          <w:highlight w:val="white"/>
        </w:rPr>
      </w:r>
      <w:r/>
    </w:p>
    <w:p>
      <w:pPr>
        <w:rPr>
          <w:highlight w:val="white"/>
        </w:rPr>
      </w:pPr>
      <w:r>
        <w:rPr>
          <w:highlight w:val="white"/>
        </w:rPr>
      </w:r>
      <w:r/>
    </w:p>
    <w:p>
      <w:pPr>
        <w:rPr>
          <w:highlight w:val="white"/>
        </w:rPr>
      </w:pPr>
      <w:r>
        <w:rPr>
          <w:highlight w:val="white"/>
        </w:rPr>
      </w:r>
      <w:r/>
    </w:p>
    <w:p>
      <w:pPr>
        <w:rPr>
          <w:highlight w:val="white"/>
        </w:rPr>
      </w:pPr>
      <w:r>
        <w:rPr>
          <w:highlight w:val="white"/>
        </w:rPr>
      </w:r>
      <w:r/>
    </w:p>
    <w:p>
      <w:pPr>
        <w:rPr>
          <w:highlight w:val="white"/>
        </w:rPr>
      </w:pPr>
      <w:r>
        <w:rPr>
          <w:highlight w:val="white"/>
        </w:rPr>
      </w:r>
      <w:r/>
    </w:p>
    <w:p>
      <w:pPr>
        <w:rPr>
          <w:highlight w:val="white"/>
        </w:rPr>
      </w:pPr>
      <w:r>
        <w:rPr>
          <w:highlight w:val="white"/>
        </w:rPr>
      </w:r>
      <w:r/>
    </w:p>
    <w:p>
      <w:pPr>
        <w:pStyle w:val="264"/>
        <w:rPr>
          <w:rFonts w:ascii="Arial" w:hAnsi="Arial" w:cs="Arial"/>
        </w:rPr>
        <w:outlineLvl w:val="1"/>
      </w:pPr>
      <w:r/>
      <w:bookmarkStart w:id="351" w:name="_Toc515337424"/>
      <w:r>
        <w:rPr>
          <w:rFonts w:ascii="Arial" w:hAnsi="Arial" w:cs="Arial"/>
        </w:rPr>
        <w:t xml:space="preserve">Modelo de Entidades e Relacionamento Lógico</w:t>
      </w:r>
      <w:bookmarkEnd w:id="351"/>
      <w:r/>
      <w:r/>
    </w:p>
    <w:p>
      <w:pPr>
        <w:pStyle w:val="264"/>
        <w:numPr>
          <w:ilvl w:val="0"/>
          <w:numId w:val="0"/>
        </w:numPr>
        <w:keepNext/>
      </w:pPr>
      <w:r>
        <w:rPr>
          <w:rFonts w:ascii="Arial" w:hAnsi="Arial" w:cs="Arial"/>
          <w:lang w:eastAsia="pt-BR"/>
        </w:rPr>
        <w:drawing>
          <wp:inline xmlns:wp="http://schemas.openxmlformats.org/drawingml/2006/wordprocessingDrawing" distT="0" distB="0" distL="0" distR="0">
            <wp:extent cx="5760084" cy="7189470"/>
            <wp:effectExtent l="0" t="0" r="0" b="0"/>
            <wp:docPr id="24" name="Imagem 1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MER.png" hidden="0"/>
                    <pic:cNvPicPr>
                      <a:picLocks noChangeAspect="1"/>
                    </pic:cNvPicPr>
                  </pic:nvPicPr>
                  <pic:blipFill>
                    <a:blip r:embed="rId88"/>
                    <a:stretch/>
                  </pic:blipFill>
                  <pic:spPr bwMode="auto">
                    <a:xfrm>
                      <a:off x="0" y="0"/>
                      <a:ext cx="5760085" cy="7189470"/>
                    </a:xfrm>
                    <a:prstGeom prst="rect">
                      <a:avLst/>
                    </a:prstGeom>
                  </pic:spPr>
                </pic:pic>
              </a:graphicData>
            </a:graphic>
          </wp:inline>
        </w:drawing>
      </w:r>
      <w:r/>
    </w:p>
    <w:p>
      <w:pPr>
        <w:pStyle w:val="236"/>
        <w:rPr>
          <w:rFonts w:ascii="Arial" w:hAnsi="Arial" w:cs="Arial"/>
          <w:color w:val="auto"/>
          <w:sz w:val="20"/>
        </w:rPr>
      </w:pPr>
      <w:r/>
      <w:bookmarkStart w:id="352" w:name="_Toc515342006"/>
      <w:r>
        <w:rPr>
          <w:rFonts w:ascii="Arial" w:hAnsi="Arial" w:cs="Arial"/>
          <w:color w:val="auto"/>
          <w:sz w:val="20"/>
        </w:rPr>
        <w:t xml:space="preserve">Figura </w:t>
      </w:r>
      <w:r>
        <w:rPr>
          <w:rFonts w:ascii="Arial" w:hAnsi="Arial" w:cs="Arial"/>
          <w:color w:val="auto"/>
          <w:sz w:val="20"/>
        </w:rPr>
        <w:fldChar w:fldCharType="begin"/>
      </w:r>
      <w:r>
        <w:rPr>
          <w:rFonts w:ascii="Arial" w:hAnsi="Arial" w:cs="Arial"/>
          <w:color w:val="auto"/>
          <w:sz w:val="20"/>
        </w:rPr>
        <w:instrText xml:space="preserve"> SEQ Figura \* ARABIC </w:instrText>
      </w:r>
      <w:r>
        <w:rPr>
          <w:rFonts w:ascii="Arial" w:hAnsi="Arial" w:cs="Arial"/>
          <w:color w:val="auto"/>
          <w:sz w:val="20"/>
        </w:rPr>
        <w:fldChar w:fldCharType="separate"/>
      </w:r>
      <w:r>
        <w:rPr>
          <w:rFonts w:ascii="Arial" w:hAnsi="Arial" w:cs="Arial"/>
          <w:color w:val="auto"/>
          <w:sz w:val="20"/>
        </w:rPr>
        <w:t xml:space="preserve">22</w:t>
      </w:r>
      <w:r>
        <w:rPr>
          <w:rFonts w:ascii="Arial" w:hAnsi="Arial" w:cs="Arial"/>
          <w:color w:val="auto"/>
          <w:sz w:val="20"/>
        </w:rPr>
        <w:fldChar w:fldCharType="end"/>
      </w:r>
      <w:r>
        <w:rPr>
          <w:rFonts w:ascii="Arial" w:hAnsi="Arial" w:cs="Arial"/>
          <w:color w:val="auto"/>
          <w:sz w:val="20"/>
        </w:rPr>
        <w:t xml:space="preserve">-MER Lógico</w:t>
      </w:r>
      <w:bookmarkEnd w:id="352"/>
      <w:r/>
      <w:r/>
    </w:p>
    <w:p>
      <w:pPr>
        <w:pStyle w:val="264"/>
        <w:numPr>
          <w:ilvl w:val="0"/>
          <w:numId w:val="0"/>
        </w:numPr>
        <w:rPr>
          <w:rFonts w:ascii="Arial" w:hAnsi="Arial" w:cs="Arial"/>
        </w:rPr>
      </w:pPr>
      <w:r>
        <w:rPr>
          <w:rFonts w:ascii="Arial" w:hAnsi="Arial" w:cs="Arial"/>
        </w:rPr>
      </w:r>
      <w:r/>
    </w:p>
    <w:p>
      <w:pPr>
        <w:pStyle w:val="264"/>
        <w:numPr>
          <w:ilvl w:val="0"/>
          <w:numId w:val="0"/>
        </w:numPr>
        <w:rPr>
          <w:rFonts w:ascii="Arial" w:hAnsi="Arial" w:cs="Arial"/>
        </w:rPr>
      </w:pPr>
      <w:r>
        <w:rPr>
          <w:rFonts w:ascii="Arial" w:hAnsi="Arial" w:cs="Arial"/>
        </w:rPr>
      </w:r>
      <w:r/>
    </w:p>
    <w:p>
      <w:pPr>
        <w:pStyle w:val="264"/>
        <w:numPr>
          <w:ilvl w:val="0"/>
          <w:numId w:val="0"/>
        </w:numPr>
        <w:rPr>
          <w:rFonts w:ascii="Arial" w:hAnsi="Arial" w:cs="Arial"/>
        </w:rPr>
      </w:pPr>
      <w:r>
        <w:rPr>
          <w:rFonts w:ascii="Arial" w:hAnsi="Arial" w:cs="Arial"/>
        </w:rPr>
      </w:r>
      <w:r/>
    </w:p>
    <w:p>
      <w:pPr>
        <w:jc w:val="left"/>
        <w:spacing w:lineRule="auto" w:line="360"/>
        <w:rPr>
          <w:rFonts w:ascii="Arial" w:hAnsi="Arial" w:cs="Arial"/>
          <w:b/>
        </w:rPr>
      </w:pPr>
      <w:r>
        <w:rPr>
          <w:rFonts w:ascii="Arial" w:hAnsi="Arial" w:cs="Arial"/>
          <w:b/>
        </w:rPr>
        <w:t xml:space="preserve">5. Especificação dos Casos de Uso</w:t>
      </w:r>
      <w:r/>
    </w:p>
    <w:p>
      <w:pPr>
        <w:jc w:val="left"/>
        <w:spacing w:lineRule="auto" w:line="360"/>
        <w:rPr>
          <w:rFonts w:ascii="Arial" w:hAnsi="Arial" w:cs="Arial"/>
          <w:b/>
        </w:rPr>
      </w:pPr>
      <w:r>
        <w:rPr>
          <w:rFonts w:ascii="Arial" w:hAnsi="Arial" w:cs="Arial"/>
          <w:b/>
        </w:rPr>
        <w:t xml:space="preserve">UC001 </w:t>
        <w:noBreakHyphen/>
        <w:t xml:space="preserve"> Manter Apostila</w:t>
      </w:r>
      <w:r/>
    </w:p>
    <w:p>
      <w:pPr>
        <w:pStyle w:val="205"/>
        <w:numPr>
          <w:ilvl w:val="0"/>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Cadastrar apostila</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Descrição</w:t>
      </w:r>
      <w:r>
        <w:rPr>
          <w:rFonts w:ascii="Arial" w:hAnsi="Arial" w:cs="Arial"/>
        </w:rPr>
        <w:t xml:space="preserve">: O caso de uso tem como finalidade permitir que o usuário cadastre novas apostilas</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Administrador</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Principal</w:t>
      </w:r>
      <w:r>
        <w:rPr>
          <w:rFonts w:ascii="Arial" w:hAnsi="Arial" w:cs="Arial"/>
          <w:b/>
        </w:rPr>
        <w:br/>
      </w:r>
      <w:r>
        <w:rPr>
          <w:rFonts w:ascii="Arial" w:hAnsi="Arial" w:cs="Arial"/>
        </w:rPr>
        <w:t xml:space="preserve">[FP01] O administrador clica em cadastrar</w:t>
      </w:r>
      <w:r>
        <w:rPr>
          <w:rFonts w:ascii="Arial" w:hAnsi="Arial" w:cs="Arial"/>
        </w:rPr>
        <w:br/>
        <w:t xml:space="preserve">[FP02] O sistema apresenta a tela de cadastramento</w:t>
      </w:r>
      <w:r>
        <w:rPr>
          <w:rFonts w:ascii="Arial" w:hAnsi="Arial" w:cs="Arial"/>
        </w:rPr>
        <w:br/>
        <w:t xml:space="preserve">[FP03] O administrador preenche os dados</w:t>
      </w:r>
      <w:r>
        <w:rPr>
          <w:rFonts w:ascii="Arial" w:hAnsi="Arial" w:cs="Arial"/>
        </w:rPr>
        <w:br/>
        <w:t xml:space="preserve">[FP04] O sistema valida os dados</w:t>
      </w:r>
      <w:r>
        <w:rPr>
          <w:rFonts w:ascii="Arial" w:hAnsi="Arial" w:cs="Arial"/>
        </w:rPr>
        <w:br/>
        <w:t xml:space="preserve">[FP05] O sistema habilita o botão “salvar”</w:t>
      </w:r>
      <w:r>
        <w:rPr>
          <w:rFonts w:ascii="Arial" w:hAnsi="Arial" w:cs="Arial"/>
        </w:rPr>
        <w:br/>
        <w:t xml:space="preserve">[FP06] O administrador clica no botão ”salvar”</w:t>
      </w:r>
      <w:r>
        <w:rPr>
          <w:rFonts w:ascii="Arial" w:hAnsi="Arial" w:cs="Arial"/>
        </w:rPr>
        <w:br/>
        <w:t xml:space="preserve">[FP05] O sistema armazena os dados na base de dados</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de Exceção</w:t>
      </w:r>
      <w:r>
        <w:rPr>
          <w:rFonts w:ascii="Arial" w:hAnsi="Arial" w:cs="Arial"/>
          <w:b/>
        </w:rPr>
        <w:br/>
      </w:r>
      <w:r>
        <w:rPr>
          <w:rFonts w:ascii="Arial" w:hAnsi="Arial" w:cs="Arial"/>
        </w:rPr>
        <w:t xml:space="preserve">[FE01</w:t>
      </w:r>
      <w:r>
        <w:rPr>
          <w:rFonts w:ascii="Arial" w:hAnsi="Arial" w:cs="Arial"/>
        </w:rPr>
        <w:t xml:space="preserve">] No</w:t>
      </w:r>
      <w:r>
        <w:rPr>
          <w:rFonts w:ascii="Arial" w:hAnsi="Arial" w:cs="Arial"/>
          <w:shd w:val="clear" w:color="auto" w:fill="FFFFFF"/>
        </w:rPr>
        <w:t xml:space="preserve"> passo 4 do fluxo principal [FP04] o </w:t>
      </w:r>
      <w:r>
        <w:rPr>
          <w:rFonts w:ascii="Arial" w:hAnsi="Arial" w:cs="Arial"/>
        </w:rPr>
        <w:t xml:space="preserve">administrador </w:t>
      </w:r>
      <w:r>
        <w:rPr>
          <w:rFonts w:ascii="Arial" w:hAnsi="Arial" w:cs="Arial"/>
          <w:shd w:val="clear" w:color="auto" w:fill="FFFFFF"/>
        </w:rPr>
        <w:t xml:space="preserve">não preencheu os dados corretamente, retorna ao [FP03] sinalizando qual campo não foi preenchido de forma correta.</w:t>
      </w:r>
      <w:r/>
    </w:p>
    <w:p>
      <w:pPr>
        <w:pStyle w:val="205"/>
        <w:numPr>
          <w:ilvl w:val="0"/>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Alterar apostila</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Descrição</w:t>
      </w:r>
      <w:r>
        <w:rPr>
          <w:rFonts w:ascii="Arial" w:hAnsi="Arial" w:cs="Arial"/>
        </w:rPr>
        <w:t xml:space="preserve">: O caso de uso tem como finalidade permitir a alteração de apostilas cadastradas no sistema</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Administrador</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Principal</w:t>
      </w:r>
      <w:r>
        <w:rPr>
          <w:rFonts w:ascii="Arial" w:hAnsi="Arial" w:cs="Arial"/>
          <w:b/>
        </w:rPr>
        <w:br/>
      </w:r>
      <w:r>
        <w:rPr>
          <w:rFonts w:ascii="Arial" w:hAnsi="Arial" w:cs="Arial"/>
        </w:rPr>
        <w:t xml:space="preserve">[FP01] O administrador clica em alterar.</w:t>
      </w:r>
      <w:r>
        <w:rPr>
          <w:rFonts w:ascii="Arial" w:hAnsi="Arial" w:cs="Arial"/>
        </w:rPr>
        <w:br/>
        <w:t xml:space="preserve">[FP02] O sistema habilita os campos para edição.</w:t>
      </w:r>
      <w:r>
        <w:rPr>
          <w:rFonts w:ascii="Arial" w:hAnsi="Arial" w:cs="Arial"/>
        </w:rPr>
        <w:br/>
        <w:t xml:space="preserve">[FP03] O administrador altera os dados.</w:t>
      </w:r>
      <w:r>
        <w:rPr>
          <w:rFonts w:ascii="Arial" w:hAnsi="Arial" w:cs="Arial"/>
        </w:rPr>
        <w:br/>
        <w:t xml:space="preserve">[FP04] O sistema valida os dados.</w:t>
      </w:r>
      <w:r>
        <w:rPr>
          <w:rFonts w:ascii="Arial" w:hAnsi="Arial" w:cs="Arial"/>
        </w:rPr>
        <w:br/>
        <w:t xml:space="preserve">[FP05] O sistema habilita o botão “salvar”.</w:t>
      </w:r>
      <w:r>
        <w:rPr>
          <w:rFonts w:ascii="Arial" w:hAnsi="Arial" w:cs="Arial"/>
        </w:rPr>
        <w:br/>
        <w:t xml:space="preserve">[FP06] O usuário clica no botão “salvar”.</w:t>
      </w:r>
      <w:r>
        <w:rPr>
          <w:rFonts w:ascii="Arial" w:hAnsi="Arial" w:cs="Arial"/>
        </w:rPr>
        <w:br/>
        <w:t xml:space="preserve">[FP07] O sistema salva as alterações na base de dados.</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de Exceção</w:t>
      </w:r>
      <w:r>
        <w:rPr>
          <w:rFonts w:ascii="Arial" w:hAnsi="Arial" w:cs="Arial"/>
          <w:b/>
        </w:rPr>
        <w:br/>
      </w:r>
      <w:r>
        <w:rPr>
          <w:rFonts w:ascii="Arial" w:hAnsi="Arial" w:cs="Arial"/>
        </w:rPr>
        <w:t xml:space="preserve">[FE01</w:t>
      </w:r>
      <w:r>
        <w:rPr>
          <w:rFonts w:ascii="Arial" w:hAnsi="Arial" w:cs="Arial"/>
        </w:rPr>
        <w:t xml:space="preserve">] No</w:t>
      </w:r>
      <w:r>
        <w:rPr>
          <w:rFonts w:ascii="Arial" w:hAnsi="Arial" w:cs="Arial"/>
          <w:shd w:val="clear" w:color="auto" w:fill="FFFFFF"/>
        </w:rPr>
        <w:t xml:space="preserve"> passo 4 do fluxo principal [FP04] o </w:t>
      </w:r>
      <w:r>
        <w:rPr>
          <w:rFonts w:ascii="Arial" w:hAnsi="Arial" w:cs="Arial"/>
        </w:rPr>
        <w:t xml:space="preserve">administrador </w:t>
      </w:r>
      <w:r>
        <w:rPr>
          <w:rFonts w:ascii="Arial" w:hAnsi="Arial" w:cs="Arial"/>
          <w:shd w:val="clear" w:color="auto" w:fill="FFFFFF"/>
        </w:rPr>
        <w:t xml:space="preserve">não preencheu os dados corretamente, retorna ao [FE03] sinalizando qual campo não foi preenchido de forma correta.</w:t>
      </w:r>
      <w:r/>
    </w:p>
    <w:p>
      <w:pPr>
        <w:pStyle w:val="205"/>
        <w:numPr>
          <w:ilvl w:val="0"/>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Excluir apostila</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Descrição</w:t>
      </w:r>
      <w:r>
        <w:rPr>
          <w:rFonts w:ascii="Arial" w:hAnsi="Arial" w:cs="Arial"/>
        </w:rPr>
        <w:t xml:space="preserve">: O caso de uso tem como finalidade permitir a exclusão de apostilas cadastradas no sistema</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Administrador</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principal</w:t>
      </w:r>
      <w:r>
        <w:rPr>
          <w:rFonts w:ascii="Arial" w:hAnsi="Arial" w:cs="Arial"/>
          <w:b/>
        </w:rPr>
        <w:br/>
      </w:r>
      <w:r>
        <w:rPr>
          <w:rFonts w:ascii="Arial" w:hAnsi="Arial" w:cs="Arial"/>
        </w:rPr>
        <w:t xml:space="preserve">[FP01] O administrador clica em excluir.</w:t>
      </w:r>
      <w:r>
        <w:rPr>
          <w:rFonts w:ascii="Arial" w:hAnsi="Arial" w:cs="Arial"/>
        </w:rPr>
        <w:br/>
        <w:t xml:space="preserve">[FP02] O sistema apresenta uma mensagem de aviso com a as opções[confirmar] e [cancelar].</w:t>
      </w:r>
      <w:r>
        <w:rPr>
          <w:rFonts w:ascii="Arial" w:hAnsi="Arial" w:cs="Arial"/>
        </w:rPr>
        <w:br/>
        <w:t xml:space="preserve">[FP03] O administrador clica na opção “confirmar”.</w:t>
      </w:r>
      <w:r>
        <w:rPr>
          <w:rFonts w:ascii="Arial" w:hAnsi="Arial" w:cs="Arial"/>
        </w:rPr>
        <w:br/>
        <w:t xml:space="preserve">[FP04] O sistema deleta a apostila da base de dados.</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Alternativo</w:t>
      </w:r>
      <w:r>
        <w:rPr>
          <w:rFonts w:ascii="Arial" w:hAnsi="Arial" w:cs="Arial"/>
          <w:b/>
        </w:rPr>
        <w:br/>
      </w:r>
      <w:r>
        <w:rPr>
          <w:rFonts w:ascii="Arial" w:hAnsi="Arial" w:cs="Arial"/>
        </w:rPr>
        <w:t xml:space="preserve">Opção[cancelar]</w:t>
      </w:r>
      <w:r>
        <w:rPr>
          <w:rFonts w:ascii="Arial" w:hAnsi="Arial" w:cs="Arial"/>
          <w:b/>
        </w:rPr>
        <w:br/>
      </w:r>
      <w:r>
        <w:rPr>
          <w:rFonts w:ascii="Arial" w:hAnsi="Arial" w:cs="Arial"/>
        </w:rPr>
        <w:t xml:space="preserve">[FE01] No passo 2[FP02] o administrador clica na opção “cancelar”, a exclusão é cancelada.</w:t>
      </w:r>
      <w:r/>
    </w:p>
    <w:p>
      <w:pPr>
        <w:pStyle w:val="205"/>
        <w:numPr>
          <w:ilvl w:val="0"/>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Consultar apostila. </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Descrição</w:t>
      </w:r>
      <w:r>
        <w:rPr>
          <w:rFonts w:ascii="Arial" w:hAnsi="Arial" w:cs="Arial"/>
        </w:rPr>
        <w:t xml:space="preserve">: O caso de uso tem como finalidade permitir a consulta de apostilas no sistema</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Administrador</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w:t>
      </w:r>
      <w:r>
        <w:rPr>
          <w:rFonts w:ascii="Arial" w:hAnsi="Arial" w:cs="Arial"/>
        </w:rPr>
        <w:t xml:space="preserve"> </w:t>
      </w:r>
      <w:r>
        <w:rPr>
          <w:rFonts w:ascii="Arial" w:hAnsi="Arial" w:cs="Arial"/>
          <w:b/>
        </w:rPr>
        <w:t xml:space="preserve">Principal</w:t>
      </w:r>
      <w:r/>
    </w:p>
    <w:p>
      <w:pPr>
        <w:pStyle w:val="205"/>
        <w:ind w:left="792"/>
        <w:spacing w:lineRule="auto" w:line="360"/>
        <w:rPr>
          <w:rFonts w:ascii="Arial" w:hAnsi="Arial" w:cs="Arial"/>
        </w:rPr>
      </w:pPr>
      <w:r>
        <w:rPr>
          <w:rFonts w:ascii="Arial" w:hAnsi="Arial" w:cs="Arial"/>
        </w:rPr>
        <w:t xml:space="preserve">[FP01] O administrador preenche o campo de busca e clica no botão “pesquisar”.</w:t>
      </w:r>
      <w:r/>
    </w:p>
    <w:p>
      <w:pPr>
        <w:pStyle w:val="205"/>
        <w:ind w:left="792"/>
        <w:spacing w:lineRule="auto" w:line="360"/>
        <w:rPr>
          <w:rFonts w:ascii="Arial" w:hAnsi="Arial" w:cs="Arial"/>
        </w:rPr>
      </w:pPr>
      <w:r>
        <w:rPr>
          <w:rFonts w:ascii="Arial" w:hAnsi="Arial" w:cs="Arial"/>
        </w:rPr>
        <w:t xml:space="preserve">[FP02] O sistema recupera os dados do banco e apresenta ao usuário as apostilas cadastradas no sistema referentes ao texto informado.</w:t>
      </w:r>
      <w:r/>
    </w:p>
    <w:p>
      <w:pPr>
        <w:pStyle w:val="205"/>
        <w:ind w:left="792"/>
        <w:spacing w:lineRule="auto" w:line="360"/>
        <w:rPr>
          <w:rFonts w:ascii="Arial" w:hAnsi="Arial" w:cs="Arial"/>
        </w:rPr>
      </w:pPr>
      <w:r>
        <w:rPr>
          <w:rFonts w:ascii="Arial" w:hAnsi="Arial" w:cs="Arial"/>
        </w:rPr>
        <w:t xml:space="preserve">[FP03] O administrador clica na apostila.</w:t>
      </w:r>
      <w:r/>
    </w:p>
    <w:p>
      <w:pPr>
        <w:pStyle w:val="205"/>
        <w:ind w:left="792"/>
        <w:spacing w:lineRule="auto" w:line="360"/>
        <w:rPr>
          <w:rFonts w:ascii="Arial" w:hAnsi="Arial" w:cs="Arial"/>
        </w:rPr>
      </w:pPr>
      <w:r>
        <w:rPr>
          <w:rFonts w:ascii="Arial" w:hAnsi="Arial" w:cs="Arial"/>
        </w:rPr>
        <w:t xml:space="preserve">[FP02] O sistema abre uma página com informações detalhadas daquele produto e com as </w:t>
      </w:r>
      <w:r>
        <w:rPr>
          <w:rFonts w:ascii="Arial" w:hAnsi="Arial" w:cs="Arial"/>
        </w:rPr>
        <w:t xml:space="preserve">opções[</w:t>
      </w:r>
      <w:r>
        <w:rPr>
          <w:rFonts w:ascii="Arial" w:hAnsi="Arial" w:cs="Arial"/>
        </w:rPr>
        <w:t xml:space="preserve">alterar e excluir].</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w:t>
      </w:r>
      <w:r>
        <w:rPr>
          <w:rFonts w:ascii="Arial" w:hAnsi="Arial" w:cs="Arial"/>
        </w:rPr>
        <w:t xml:space="preserve"> </w:t>
      </w:r>
      <w:r>
        <w:rPr>
          <w:rFonts w:ascii="Arial" w:hAnsi="Arial" w:cs="Arial"/>
          <w:b/>
        </w:rPr>
        <w:t xml:space="preserve">Alternativo</w:t>
      </w:r>
      <w:r>
        <w:rPr>
          <w:rFonts w:ascii="Arial" w:hAnsi="Arial" w:cs="Arial"/>
          <w:b/>
        </w:rPr>
        <w:br/>
      </w:r>
      <w:r>
        <w:rPr>
          <w:rFonts w:ascii="Arial" w:hAnsi="Arial" w:cs="Arial"/>
        </w:rPr>
        <w:t xml:space="preserve">Opção [alterar]</w:t>
      </w:r>
      <w:r>
        <w:rPr>
          <w:rFonts w:ascii="Arial" w:hAnsi="Arial" w:cs="Arial"/>
        </w:rPr>
        <w:br/>
        <w:t xml:space="preserve">[FA01] O administrador clica na opção alterar apostila.</w:t>
      </w:r>
      <w:r>
        <w:rPr>
          <w:rFonts w:ascii="Arial" w:hAnsi="Arial" w:cs="Arial"/>
        </w:rPr>
        <w:br/>
        <w:t xml:space="preserve">[FA02] O administrador é </w:t>
      </w:r>
      <w:r>
        <w:rPr>
          <w:rFonts w:ascii="Arial" w:hAnsi="Arial" w:cs="Arial"/>
          <w:color w:val="000000" w:themeColor="text1"/>
          <w:shd w:val="clear" w:color="auto" w:fill="FFFFFF"/>
        </w:rPr>
        <w:t xml:space="preserve">encaminhado ao fluxo [FP02] do “Excluir Usuário - UC001”.</w:t>
      </w:r>
      <w:r>
        <w:rPr>
          <w:rFonts w:ascii="Arial" w:hAnsi="Arial" w:cs="Arial"/>
          <w:color w:val="000000" w:themeColor="text1"/>
          <w:shd w:val="clear" w:color="auto" w:fill="FFFFFF"/>
        </w:rPr>
        <w:tab/>
      </w:r>
      <w:r/>
    </w:p>
    <w:p>
      <w:pPr>
        <w:ind w:left="708"/>
        <w:spacing w:lineRule="auto" w:line="360"/>
        <w:rPr>
          <w:rFonts w:ascii="Arial" w:hAnsi="Arial" w:cs="Arial"/>
        </w:rPr>
      </w:pPr>
      <w:r>
        <w:rPr>
          <w:rFonts w:ascii="Arial" w:hAnsi="Arial" w:cs="Arial"/>
        </w:rPr>
        <w:t xml:space="preserve">Opção [excluir]</w:t>
      </w:r>
      <w:r>
        <w:rPr>
          <w:rFonts w:ascii="Arial" w:hAnsi="Arial" w:cs="Arial"/>
        </w:rPr>
        <w:br/>
        <w:t xml:space="preserve">[FA01] O administrador clica na opção excluir apostila.</w:t>
      </w:r>
      <w:r>
        <w:rPr>
          <w:rFonts w:ascii="Arial" w:hAnsi="Arial" w:cs="Arial"/>
        </w:rPr>
        <w:br/>
      </w:r>
      <w:r>
        <w:rPr>
          <w:rFonts w:ascii="Arial" w:hAnsi="Arial" w:cs="Arial"/>
        </w:rPr>
        <w:t xml:space="preserve">[FA02] O administrador é </w:t>
      </w:r>
      <w:r>
        <w:rPr>
          <w:rFonts w:ascii="Arial" w:hAnsi="Arial" w:cs="Arial"/>
          <w:color w:val="000000" w:themeColor="text1"/>
          <w:shd w:val="clear" w:color="auto" w:fill="FFFFFF"/>
        </w:rPr>
        <w:t xml:space="preserve">encaminhado ao fluxo para o [FP02] do “Alterar Usuário </w:t>
        <w:noBreakHyphen/>
        <w:t xml:space="preserve"> UC001”.</w:t>
      </w:r>
      <w:r>
        <w:rPr>
          <w:rFonts w:ascii="Arial" w:hAnsi="Arial" w:cs="Arial"/>
        </w:rPr>
        <w:tab/>
      </w:r>
      <w:r/>
    </w:p>
    <w:p>
      <w:pPr>
        <w:jc w:val="left"/>
        <w:spacing w:lineRule="auto" w:line="360"/>
        <w:rPr>
          <w:rFonts w:ascii="Arial" w:hAnsi="Arial" w:cs="Arial"/>
          <w:b/>
        </w:rPr>
      </w:pPr>
      <w:r>
        <w:rPr>
          <w:rFonts w:ascii="Arial" w:hAnsi="Arial" w:cs="Arial"/>
          <w:b/>
        </w:rPr>
        <w:t xml:space="preserve">UC002 </w:t>
        <w:noBreakHyphen/>
        <w:t xml:space="preserve"> Manter Serviço</w:t>
      </w:r>
      <w:r/>
    </w:p>
    <w:p>
      <w:pPr>
        <w:pStyle w:val="205"/>
        <w:numPr>
          <w:ilvl w:val="0"/>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Cadastrar Serviço</w:t>
      </w:r>
      <w:r/>
    </w:p>
    <w:p>
      <w:pPr>
        <w:pStyle w:val="205"/>
        <w:numPr>
          <w:ilvl w:val="1"/>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Descrição</w:t>
      </w:r>
      <w:r>
        <w:rPr>
          <w:rFonts w:ascii="Arial" w:hAnsi="Arial" w:cs="Arial"/>
        </w:rPr>
        <w:t xml:space="preserve">: O caso de uso tem como finalidade permitir o cadastramento de novos serviços no sistema</w:t>
      </w:r>
      <w:r/>
    </w:p>
    <w:p>
      <w:pPr>
        <w:pStyle w:val="205"/>
        <w:numPr>
          <w:ilvl w:val="1"/>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Administrador</w:t>
      </w:r>
      <w:r/>
    </w:p>
    <w:p>
      <w:pPr>
        <w:pStyle w:val="205"/>
        <w:numPr>
          <w:ilvl w:val="1"/>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Principal</w:t>
      </w:r>
      <w:r>
        <w:rPr>
          <w:rFonts w:ascii="Arial" w:hAnsi="Arial" w:cs="Arial"/>
          <w:b/>
        </w:rPr>
        <w:br/>
      </w:r>
      <w:r>
        <w:rPr>
          <w:rFonts w:ascii="Arial" w:hAnsi="Arial" w:cs="Arial"/>
        </w:rPr>
        <w:t xml:space="preserve">[FP01] O administrador clica em cadastrar.</w:t>
      </w:r>
      <w:r>
        <w:rPr>
          <w:rFonts w:ascii="Arial" w:hAnsi="Arial" w:cs="Arial"/>
        </w:rPr>
        <w:br/>
        <w:t xml:space="preserve">[FP02] O sistema apresenta a tela de cadastramento.</w:t>
      </w:r>
      <w:r>
        <w:rPr>
          <w:rFonts w:ascii="Arial" w:hAnsi="Arial" w:cs="Arial"/>
        </w:rPr>
        <w:br/>
        <w:t xml:space="preserve">[FP03] O administrador preenche os dados.</w:t>
      </w:r>
      <w:r>
        <w:rPr>
          <w:rFonts w:ascii="Arial" w:hAnsi="Arial" w:cs="Arial"/>
        </w:rPr>
        <w:br/>
        <w:t xml:space="preserve">[FP04] O sistema valida os dados.</w:t>
      </w:r>
      <w:r>
        <w:rPr>
          <w:rFonts w:ascii="Arial" w:hAnsi="Arial" w:cs="Arial"/>
        </w:rPr>
        <w:br/>
        <w:t xml:space="preserve">[FP05] O sistema habilita o botão “salvar”.</w:t>
      </w:r>
      <w:r>
        <w:rPr>
          <w:rFonts w:ascii="Arial" w:hAnsi="Arial" w:cs="Arial"/>
        </w:rPr>
        <w:br/>
        <w:t xml:space="preserve">[FP06] O administrador clica no botão ”salvar”.</w:t>
      </w:r>
      <w:r>
        <w:rPr>
          <w:rFonts w:ascii="Arial" w:hAnsi="Arial" w:cs="Arial"/>
        </w:rPr>
        <w:br/>
        <w:t xml:space="preserve">[FP05] O sistema armazena os dados na base de dados.</w:t>
      </w:r>
      <w:r/>
    </w:p>
    <w:p>
      <w:pPr>
        <w:pStyle w:val="205"/>
        <w:numPr>
          <w:ilvl w:val="1"/>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de Exceção</w:t>
      </w:r>
      <w:r>
        <w:rPr>
          <w:rFonts w:ascii="Arial" w:hAnsi="Arial" w:cs="Arial"/>
          <w:b/>
        </w:rPr>
        <w:br/>
      </w:r>
      <w:r>
        <w:rPr>
          <w:rFonts w:ascii="Arial" w:hAnsi="Arial" w:cs="Arial"/>
        </w:rPr>
        <w:t xml:space="preserve">[FE01</w:t>
      </w:r>
      <w:r>
        <w:rPr>
          <w:rFonts w:ascii="Arial" w:hAnsi="Arial" w:cs="Arial"/>
        </w:rPr>
        <w:t xml:space="preserve">] No</w:t>
      </w:r>
      <w:r>
        <w:rPr>
          <w:rFonts w:ascii="Arial" w:hAnsi="Arial" w:cs="Arial"/>
          <w:shd w:val="clear" w:color="auto" w:fill="FFFFFF"/>
        </w:rPr>
        <w:t xml:space="preserve"> passo 4 do fluxo principal [FP04] o </w:t>
      </w:r>
      <w:r>
        <w:rPr>
          <w:rFonts w:ascii="Arial" w:hAnsi="Arial" w:cs="Arial"/>
        </w:rPr>
        <w:t xml:space="preserve">administrador </w:t>
      </w:r>
      <w:r>
        <w:rPr>
          <w:rFonts w:ascii="Arial" w:hAnsi="Arial" w:cs="Arial"/>
          <w:shd w:val="clear" w:color="auto" w:fill="FFFFFF"/>
        </w:rPr>
        <w:t xml:space="preserve">não preencheu os dados corretamente, retorna ao [FP03] sinalizando qual campo não foi preenchido de forma correta.</w:t>
      </w:r>
      <w:r/>
    </w:p>
    <w:p>
      <w:pPr>
        <w:pStyle w:val="205"/>
        <w:numPr>
          <w:ilvl w:val="0"/>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Alterar Serviço</w:t>
      </w:r>
      <w:r/>
    </w:p>
    <w:p>
      <w:pPr>
        <w:pStyle w:val="205"/>
        <w:numPr>
          <w:ilvl w:val="1"/>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Descrição</w:t>
      </w:r>
      <w:r>
        <w:rPr>
          <w:rFonts w:ascii="Arial" w:hAnsi="Arial" w:cs="Arial"/>
        </w:rPr>
        <w:t xml:space="preserve">: O caso de uso tem como finalidade permitir a alteração de serviços cadastrados no sistema</w:t>
      </w:r>
      <w:r/>
    </w:p>
    <w:p>
      <w:pPr>
        <w:pStyle w:val="205"/>
        <w:numPr>
          <w:ilvl w:val="1"/>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Administrador</w:t>
      </w:r>
      <w:r/>
    </w:p>
    <w:p>
      <w:pPr>
        <w:pStyle w:val="205"/>
        <w:numPr>
          <w:ilvl w:val="1"/>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Principal</w:t>
      </w:r>
      <w:r>
        <w:rPr>
          <w:rFonts w:ascii="Arial" w:hAnsi="Arial" w:cs="Arial"/>
          <w:b/>
        </w:rPr>
        <w:br/>
      </w:r>
      <w:r>
        <w:rPr>
          <w:rFonts w:ascii="Arial" w:hAnsi="Arial" w:cs="Arial"/>
        </w:rPr>
        <w:t xml:space="preserve">[FP01] O administrador clica em alterar.</w:t>
      </w:r>
      <w:r>
        <w:rPr>
          <w:rFonts w:ascii="Arial" w:hAnsi="Arial" w:cs="Arial"/>
        </w:rPr>
        <w:br/>
        <w:t xml:space="preserve">[FP02] O sistema habilita os campos para edição.</w:t>
      </w:r>
      <w:r>
        <w:rPr>
          <w:rFonts w:ascii="Arial" w:hAnsi="Arial" w:cs="Arial"/>
        </w:rPr>
        <w:br/>
        <w:t xml:space="preserve">[FP03] O administrador altera os dados.</w:t>
      </w:r>
      <w:r>
        <w:rPr>
          <w:rFonts w:ascii="Arial" w:hAnsi="Arial" w:cs="Arial"/>
        </w:rPr>
        <w:br/>
        <w:t xml:space="preserve">[FP04] O sistema valida os dados.</w:t>
      </w:r>
      <w:r>
        <w:rPr>
          <w:rFonts w:ascii="Arial" w:hAnsi="Arial" w:cs="Arial"/>
        </w:rPr>
        <w:br/>
        <w:t xml:space="preserve">[FP05] O sistema habilita o botão “salvar”.</w:t>
      </w:r>
      <w:r>
        <w:rPr>
          <w:rFonts w:ascii="Arial" w:hAnsi="Arial" w:cs="Arial"/>
        </w:rPr>
        <w:br/>
        <w:t xml:space="preserve">[FP06] O usuário clica no botão “salvar”.</w:t>
      </w:r>
      <w:r>
        <w:rPr>
          <w:rFonts w:ascii="Arial" w:hAnsi="Arial" w:cs="Arial"/>
        </w:rPr>
        <w:br/>
        <w:t xml:space="preserve">[FP07] O sistema salva as alterações na base de dados.</w:t>
      </w:r>
      <w:r/>
    </w:p>
    <w:p>
      <w:pPr>
        <w:pStyle w:val="205"/>
        <w:numPr>
          <w:ilvl w:val="1"/>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de Exceção</w:t>
      </w:r>
      <w:r>
        <w:rPr>
          <w:rFonts w:ascii="Arial" w:hAnsi="Arial" w:cs="Arial"/>
          <w:b/>
        </w:rPr>
        <w:br/>
      </w:r>
      <w:r>
        <w:rPr>
          <w:rFonts w:ascii="Arial" w:hAnsi="Arial" w:cs="Arial"/>
        </w:rPr>
        <w:t xml:space="preserve">[FE01</w:t>
      </w:r>
      <w:r>
        <w:rPr>
          <w:rFonts w:ascii="Arial" w:hAnsi="Arial" w:cs="Arial"/>
        </w:rPr>
        <w:t xml:space="preserve">] No</w:t>
      </w:r>
      <w:r>
        <w:rPr>
          <w:rFonts w:ascii="Arial" w:hAnsi="Arial" w:cs="Arial"/>
          <w:shd w:val="clear" w:color="auto" w:fill="FFFFFF"/>
        </w:rPr>
        <w:t xml:space="preserve"> passo 4 do fluxo principal [FP04] o </w:t>
      </w:r>
      <w:r>
        <w:rPr>
          <w:rFonts w:ascii="Arial" w:hAnsi="Arial" w:cs="Arial"/>
        </w:rPr>
        <w:t xml:space="preserve">administrador </w:t>
      </w:r>
      <w:r>
        <w:rPr>
          <w:rFonts w:ascii="Arial" w:hAnsi="Arial" w:cs="Arial"/>
          <w:shd w:val="clear" w:color="auto" w:fill="FFFFFF"/>
        </w:rPr>
        <w:t xml:space="preserve">não preencheu </w:t>
      </w:r>
      <w:r>
        <w:rPr>
          <w:rFonts w:ascii="Arial" w:hAnsi="Arial" w:cs="Arial"/>
          <w:shd w:val="clear" w:color="auto" w:fill="FFFFFF"/>
        </w:rPr>
        <w:t xml:space="preserve">os dados corretamente, retorna ao [FE03] sinalizando qual campo não foi preenchido de forma correta.</w:t>
      </w:r>
      <w:r/>
    </w:p>
    <w:p>
      <w:pPr>
        <w:pStyle w:val="205"/>
        <w:numPr>
          <w:ilvl w:val="0"/>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Excluir Serviço</w:t>
      </w:r>
      <w:r/>
    </w:p>
    <w:p>
      <w:pPr>
        <w:pStyle w:val="205"/>
        <w:numPr>
          <w:ilvl w:val="1"/>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Descrição</w:t>
      </w:r>
      <w:r>
        <w:rPr>
          <w:rFonts w:ascii="Arial" w:hAnsi="Arial" w:cs="Arial"/>
        </w:rPr>
        <w:t xml:space="preserve">: O caso de uso tem como finalidade permitir a exclusão de serviços cadastrados no sistema.</w:t>
      </w:r>
      <w:r/>
    </w:p>
    <w:p>
      <w:pPr>
        <w:pStyle w:val="205"/>
        <w:numPr>
          <w:ilvl w:val="1"/>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Administrador</w:t>
      </w:r>
      <w:r/>
    </w:p>
    <w:p>
      <w:pPr>
        <w:pStyle w:val="205"/>
        <w:numPr>
          <w:ilvl w:val="1"/>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principal</w:t>
      </w:r>
      <w:r>
        <w:rPr>
          <w:rFonts w:ascii="Arial" w:hAnsi="Arial" w:cs="Arial"/>
          <w:b/>
        </w:rPr>
        <w:br/>
      </w:r>
      <w:r>
        <w:rPr>
          <w:rFonts w:ascii="Arial" w:hAnsi="Arial" w:cs="Arial"/>
        </w:rPr>
        <w:t xml:space="preserve">[FP01] O administrador clica em excluir.</w:t>
      </w:r>
      <w:r>
        <w:rPr>
          <w:rFonts w:ascii="Arial" w:hAnsi="Arial" w:cs="Arial"/>
        </w:rPr>
        <w:br/>
        <w:t xml:space="preserve">[FP02] O sistema apresenta uma mensagem de aviso com a as opções[confirmar] e [cancelar].</w:t>
      </w:r>
      <w:r>
        <w:rPr>
          <w:rFonts w:ascii="Arial" w:hAnsi="Arial" w:cs="Arial"/>
        </w:rPr>
        <w:br/>
        <w:t xml:space="preserve">[FP03] O administrador clica na opção “confirmar”.</w:t>
      </w:r>
      <w:r>
        <w:rPr>
          <w:rFonts w:ascii="Arial" w:hAnsi="Arial" w:cs="Arial"/>
        </w:rPr>
        <w:br/>
        <w:t xml:space="preserve">[FP04] O sistema deleta a serviço da base de dados.</w:t>
      </w:r>
      <w:r/>
    </w:p>
    <w:p>
      <w:pPr>
        <w:pStyle w:val="205"/>
        <w:numPr>
          <w:ilvl w:val="1"/>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de Exceção</w:t>
      </w:r>
      <w:r>
        <w:rPr>
          <w:rFonts w:ascii="Arial" w:hAnsi="Arial" w:cs="Arial"/>
          <w:b/>
        </w:rPr>
        <w:br/>
      </w:r>
      <w:r>
        <w:rPr>
          <w:rFonts w:ascii="Arial" w:hAnsi="Arial" w:cs="Arial"/>
        </w:rPr>
        <w:t xml:space="preserve">[FE01] No passo 2[FP02] o administrador clica na opção “cancelar”, a exclusão é cancelada.</w:t>
      </w:r>
      <w:r/>
    </w:p>
    <w:p>
      <w:pPr>
        <w:pStyle w:val="205"/>
        <w:numPr>
          <w:ilvl w:val="0"/>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Consultar serviço. </w:t>
      </w:r>
      <w:r/>
    </w:p>
    <w:p>
      <w:pPr>
        <w:pStyle w:val="205"/>
        <w:numPr>
          <w:ilvl w:val="1"/>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Descrição</w:t>
      </w:r>
      <w:r>
        <w:rPr>
          <w:rFonts w:ascii="Arial" w:hAnsi="Arial" w:cs="Arial"/>
        </w:rPr>
        <w:t xml:space="preserve">: O caso de uso tem como finalidade permitir a consulta de serviços cadastrados no sistema</w:t>
      </w:r>
      <w:r/>
    </w:p>
    <w:p>
      <w:pPr>
        <w:pStyle w:val="205"/>
        <w:numPr>
          <w:ilvl w:val="1"/>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Administrador</w:t>
      </w:r>
      <w:r/>
    </w:p>
    <w:p>
      <w:pPr>
        <w:pStyle w:val="205"/>
        <w:numPr>
          <w:ilvl w:val="1"/>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w:t>
      </w:r>
      <w:r>
        <w:rPr>
          <w:rFonts w:ascii="Arial" w:hAnsi="Arial" w:cs="Arial"/>
        </w:rPr>
        <w:t xml:space="preserve"> </w:t>
      </w:r>
      <w:r>
        <w:rPr>
          <w:rFonts w:ascii="Arial" w:hAnsi="Arial" w:cs="Arial"/>
          <w:b/>
        </w:rPr>
        <w:t xml:space="preserve">Principal</w:t>
      </w:r>
      <w:r/>
    </w:p>
    <w:p>
      <w:pPr>
        <w:pStyle w:val="205"/>
        <w:ind w:left="792"/>
        <w:spacing w:lineRule="auto" w:line="360"/>
        <w:rPr>
          <w:rFonts w:ascii="Arial" w:hAnsi="Arial" w:cs="Arial"/>
        </w:rPr>
      </w:pPr>
      <w:r>
        <w:rPr>
          <w:rFonts w:ascii="Arial" w:hAnsi="Arial" w:cs="Arial"/>
        </w:rPr>
        <w:t xml:space="preserve">[FP01] O administrador clica em serviços.</w:t>
      </w:r>
      <w:r/>
    </w:p>
    <w:p>
      <w:pPr>
        <w:pStyle w:val="205"/>
        <w:ind w:left="792"/>
        <w:spacing w:lineRule="auto" w:line="360"/>
        <w:rPr>
          <w:rFonts w:ascii="Arial" w:hAnsi="Arial" w:cs="Arial"/>
        </w:rPr>
      </w:pPr>
      <w:r>
        <w:rPr>
          <w:rFonts w:ascii="Arial" w:hAnsi="Arial" w:cs="Arial"/>
        </w:rPr>
        <w:t xml:space="preserve">[FP02] O sistema apresenta ao administrador os </w:t>
      </w:r>
      <w:r>
        <w:rPr>
          <w:rFonts w:ascii="Arial" w:hAnsi="Arial" w:cs="Arial"/>
        </w:rPr>
        <w:t xml:space="preserve">serviços cadastradas</w:t>
      </w:r>
      <w:r>
        <w:rPr>
          <w:rFonts w:ascii="Arial" w:hAnsi="Arial" w:cs="Arial"/>
        </w:rPr>
        <w:t xml:space="preserve"> no sistema.</w:t>
      </w:r>
      <w:r/>
    </w:p>
    <w:p>
      <w:pPr>
        <w:pStyle w:val="205"/>
        <w:ind w:left="792"/>
        <w:spacing w:lineRule="auto" w:line="360"/>
        <w:rPr>
          <w:rFonts w:ascii="Arial" w:hAnsi="Arial" w:cs="Arial"/>
        </w:rPr>
      </w:pPr>
      <w:r>
        <w:rPr>
          <w:rFonts w:ascii="Arial" w:hAnsi="Arial" w:cs="Arial"/>
        </w:rPr>
        <w:t xml:space="preserve">[FP03] O administrador clica no serviço.</w:t>
      </w:r>
      <w:r/>
    </w:p>
    <w:p>
      <w:pPr>
        <w:pStyle w:val="205"/>
        <w:ind w:left="792"/>
        <w:spacing w:lineRule="auto" w:line="360"/>
        <w:rPr>
          <w:rFonts w:ascii="Arial" w:hAnsi="Arial" w:cs="Arial"/>
        </w:rPr>
      </w:pPr>
      <w:r>
        <w:rPr>
          <w:rFonts w:ascii="Arial" w:hAnsi="Arial" w:cs="Arial"/>
        </w:rPr>
        <w:t xml:space="preserve">[FP02] O sistema abre uma página com informações detalhadas sobre aquele serviço e as </w:t>
      </w:r>
      <w:r>
        <w:rPr>
          <w:rFonts w:ascii="Arial" w:hAnsi="Arial" w:cs="Arial"/>
        </w:rPr>
        <w:t xml:space="preserve">opções[</w:t>
      </w:r>
      <w:r>
        <w:rPr>
          <w:rFonts w:ascii="Arial" w:hAnsi="Arial" w:cs="Arial"/>
        </w:rPr>
        <w:t xml:space="preserve">alterar e excluir].</w:t>
      </w:r>
      <w:r/>
    </w:p>
    <w:p>
      <w:pPr>
        <w:pStyle w:val="205"/>
        <w:numPr>
          <w:ilvl w:val="1"/>
          <w:numId w:val="2"/>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w:t>
      </w:r>
      <w:r>
        <w:rPr>
          <w:rFonts w:ascii="Arial" w:hAnsi="Arial" w:cs="Arial"/>
        </w:rPr>
        <w:t xml:space="preserve"> </w:t>
      </w:r>
      <w:r>
        <w:rPr>
          <w:rFonts w:ascii="Arial" w:hAnsi="Arial" w:cs="Arial"/>
          <w:b/>
        </w:rPr>
        <w:t xml:space="preserve">Alternativo</w:t>
      </w:r>
      <w:r>
        <w:rPr>
          <w:rFonts w:ascii="Arial" w:hAnsi="Arial" w:cs="Arial"/>
          <w:b/>
        </w:rPr>
        <w:br/>
      </w:r>
      <w:r>
        <w:rPr>
          <w:rFonts w:ascii="Arial" w:hAnsi="Arial" w:cs="Arial"/>
        </w:rPr>
        <w:t xml:space="preserve">Opção [alterar]</w:t>
      </w:r>
      <w:r>
        <w:rPr>
          <w:rFonts w:ascii="Arial" w:hAnsi="Arial" w:cs="Arial"/>
        </w:rPr>
        <w:br/>
        <w:t xml:space="preserve">[FA01] O administrador clica na opção alterar serviço.</w:t>
      </w:r>
      <w:r>
        <w:rPr>
          <w:rFonts w:ascii="Arial" w:hAnsi="Arial" w:cs="Arial"/>
        </w:rPr>
        <w:br/>
        <w:t xml:space="preserve">[FA02] O administrador é </w:t>
      </w:r>
      <w:r>
        <w:rPr>
          <w:rFonts w:ascii="Arial" w:hAnsi="Arial" w:cs="Arial"/>
          <w:color w:val="000000" w:themeColor="text1"/>
          <w:shd w:val="clear" w:color="auto" w:fill="FFFFFF"/>
        </w:rPr>
        <w:t xml:space="preserve">encaminhado ao fluxo [FP02] do “Excluir Usuário - UC001”.</w:t>
      </w:r>
      <w:r>
        <w:rPr>
          <w:rFonts w:ascii="Arial" w:hAnsi="Arial" w:cs="Arial"/>
          <w:color w:val="000000" w:themeColor="text1"/>
          <w:shd w:val="clear" w:color="auto" w:fill="FFFFFF"/>
        </w:rPr>
        <w:tab/>
        <w:t xml:space="preserve"> </w:t>
      </w:r>
      <w:r/>
    </w:p>
    <w:p>
      <w:pPr>
        <w:pStyle w:val="205"/>
        <w:ind w:left="792"/>
        <w:spacing w:lineRule="auto" w:line="360"/>
        <w:rPr>
          <w:rFonts w:ascii="Arial" w:hAnsi="Arial" w:cs="Arial"/>
          <w:color w:val="000000"/>
          <w:shd w:val="clear" w:color="auto" w:fill="FFFFFF"/>
        </w:rPr>
      </w:pPr>
      <w:r>
        <w:rPr>
          <w:rFonts w:ascii="Arial" w:hAnsi="Arial" w:cs="Arial"/>
        </w:rPr>
        <w:t xml:space="preserve">Opção [excluir]</w:t>
      </w:r>
      <w:r>
        <w:rPr>
          <w:rFonts w:ascii="Arial" w:hAnsi="Arial" w:cs="Arial"/>
        </w:rPr>
        <w:br/>
        <w:t xml:space="preserve">[FA01] O administrador clica na opção excluir serviço.</w:t>
      </w:r>
      <w:r>
        <w:rPr>
          <w:rFonts w:ascii="Arial" w:hAnsi="Arial" w:cs="Arial"/>
        </w:rPr>
        <w:br/>
      </w:r>
      <w:r>
        <w:rPr>
          <w:rFonts w:ascii="Arial" w:hAnsi="Arial" w:cs="Arial"/>
        </w:rPr>
        <w:t xml:space="preserve">[FA02] O administrador é </w:t>
      </w:r>
      <w:r>
        <w:rPr>
          <w:rFonts w:ascii="Arial" w:hAnsi="Arial" w:cs="Arial"/>
          <w:color w:val="000000" w:themeColor="text1"/>
          <w:shd w:val="clear" w:color="auto" w:fill="FFFFFF"/>
        </w:rPr>
        <w:t xml:space="preserve">encaminhado ao fluxo para o [FP02] do “Alterar Usuário </w:t>
        <w:noBreakHyphen/>
        <w:t xml:space="preserve"> UC001”.</w:t>
      </w:r>
      <w:r/>
    </w:p>
    <w:p>
      <w:pPr>
        <w:jc w:val="left"/>
        <w:spacing w:lineRule="auto" w:line="360"/>
        <w:rPr>
          <w:rFonts w:ascii="Arial" w:hAnsi="Arial" w:cs="Arial"/>
          <w:b/>
        </w:rPr>
      </w:pPr>
      <w:r>
        <w:rPr>
          <w:rFonts w:ascii="Arial" w:hAnsi="Arial" w:cs="Arial"/>
          <w:b/>
        </w:rPr>
        <w:t xml:space="preserve">UC005 </w:t>
        <w:noBreakHyphen/>
        <w:t xml:space="preserve"> Postar Resultado de Prova</w:t>
      </w:r>
      <w:r/>
    </w:p>
    <w:p>
      <w:pPr>
        <w:pStyle w:val="205"/>
        <w:numPr>
          <w:ilvl w:val="0"/>
          <w:numId w:val="24"/>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Postar Resultado de Prova</w:t>
      </w:r>
      <w:r/>
    </w:p>
    <w:p>
      <w:pPr>
        <w:pStyle w:val="205"/>
        <w:numPr>
          <w:ilvl w:val="1"/>
          <w:numId w:val="24"/>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Descrição</w:t>
      </w:r>
      <w:r>
        <w:rPr>
          <w:rFonts w:ascii="Arial" w:hAnsi="Arial" w:cs="Arial"/>
        </w:rPr>
        <w:t xml:space="preserve">: O caso de uso tem como finalidade permitir a postagem dos resultados de exames realizados pelos clientes</w:t>
      </w:r>
      <w:r/>
    </w:p>
    <w:p>
      <w:pPr>
        <w:pStyle w:val="205"/>
        <w:numPr>
          <w:ilvl w:val="1"/>
          <w:numId w:val="24"/>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Administrador</w:t>
      </w:r>
      <w:r/>
    </w:p>
    <w:p>
      <w:pPr>
        <w:pStyle w:val="205"/>
        <w:numPr>
          <w:ilvl w:val="1"/>
          <w:numId w:val="24"/>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Principal</w:t>
      </w:r>
      <w:r>
        <w:rPr>
          <w:rFonts w:ascii="Arial" w:hAnsi="Arial" w:cs="Arial"/>
          <w:b/>
        </w:rPr>
        <w:br/>
      </w:r>
      <w:r>
        <w:rPr>
          <w:rFonts w:ascii="Arial" w:hAnsi="Arial" w:cs="Arial"/>
        </w:rPr>
        <w:t xml:space="preserve">[FP01] O administrador clica em “postar resultado”.</w:t>
      </w:r>
      <w:r>
        <w:rPr>
          <w:rFonts w:ascii="Arial" w:hAnsi="Arial" w:cs="Arial"/>
        </w:rPr>
        <w:br/>
        <w:t xml:space="preserve">[FP02] O sistema apresenta a tela  ao administrador.</w:t>
      </w:r>
      <w:r>
        <w:rPr>
          <w:rFonts w:ascii="Arial" w:hAnsi="Arial" w:cs="Arial"/>
        </w:rPr>
        <w:br/>
        <w:t xml:space="preserve">[FP03] O administrador preenche os dados.</w:t>
      </w:r>
      <w:r>
        <w:rPr>
          <w:rFonts w:ascii="Arial" w:hAnsi="Arial" w:cs="Arial"/>
        </w:rPr>
        <w:br/>
        <w:t xml:space="preserve">[FP04] O sistema valida os dados.</w:t>
      </w:r>
      <w:r>
        <w:rPr>
          <w:rFonts w:ascii="Arial" w:hAnsi="Arial" w:cs="Arial"/>
        </w:rPr>
        <w:br/>
        <w:t xml:space="preserve">[FP05] O sistema habilita o botão “postar”.</w:t>
      </w:r>
      <w:r>
        <w:rPr>
          <w:rFonts w:ascii="Arial" w:hAnsi="Arial" w:cs="Arial"/>
        </w:rPr>
        <w:br/>
        <w:t xml:space="preserve">[FP06] O administrador clica no botão ”postar”.</w:t>
      </w:r>
      <w:r>
        <w:rPr>
          <w:rFonts w:ascii="Arial" w:hAnsi="Arial" w:cs="Arial"/>
        </w:rPr>
        <w:br/>
        <w:t xml:space="preserve">[FP05] O sistema armazena os dados na base de dados.</w:t>
      </w:r>
      <w:r/>
    </w:p>
    <w:p>
      <w:pPr>
        <w:pStyle w:val="205"/>
        <w:numPr>
          <w:ilvl w:val="1"/>
          <w:numId w:val="24"/>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de Exceção</w:t>
      </w:r>
      <w:r>
        <w:rPr>
          <w:rFonts w:ascii="Arial" w:hAnsi="Arial" w:cs="Arial"/>
          <w:b/>
        </w:rPr>
        <w:br/>
      </w:r>
      <w:r>
        <w:rPr>
          <w:rFonts w:ascii="Arial" w:hAnsi="Arial" w:cs="Arial"/>
        </w:rPr>
        <w:t xml:space="preserve">[FE01</w:t>
      </w:r>
      <w:r>
        <w:rPr>
          <w:rFonts w:ascii="Arial" w:hAnsi="Arial" w:cs="Arial"/>
        </w:rPr>
        <w:t xml:space="preserve">] No</w:t>
      </w:r>
      <w:r>
        <w:rPr>
          <w:rFonts w:ascii="Arial" w:hAnsi="Arial" w:cs="Arial"/>
          <w:shd w:val="clear" w:color="auto" w:fill="FFFFFF"/>
        </w:rPr>
        <w:t xml:space="preserve"> passo 4 do fluxo principal [FP04] o </w:t>
      </w:r>
      <w:r>
        <w:rPr>
          <w:rFonts w:ascii="Arial" w:hAnsi="Arial" w:cs="Arial"/>
        </w:rPr>
        <w:t xml:space="preserve">administrador </w:t>
      </w:r>
      <w:r>
        <w:rPr>
          <w:rFonts w:ascii="Arial" w:hAnsi="Arial" w:cs="Arial"/>
          <w:shd w:val="clear" w:color="auto" w:fill="FFFFFF"/>
        </w:rPr>
        <w:t xml:space="preserve">não preencheu os dados corretamente, retorna ao [FE03] sinalizando qual campo não foi preenchido de forma correta.</w:t>
      </w:r>
      <w:r/>
    </w:p>
    <w:p>
      <w:pPr>
        <w:jc w:val="left"/>
        <w:spacing w:lineRule="auto" w:line="360"/>
        <w:rPr>
          <w:rFonts w:ascii="Arial" w:hAnsi="Arial" w:cs="Arial"/>
          <w:b/>
        </w:rPr>
      </w:pPr>
      <w:r>
        <w:rPr>
          <w:rFonts w:ascii="Arial" w:hAnsi="Arial" w:cs="Arial"/>
          <w:b/>
        </w:rPr>
        <w:t xml:space="preserve">UC006 </w:t>
        <w:noBreakHyphen/>
        <w:t xml:space="preserve"> Consultar Resultado de Prova</w:t>
      </w:r>
      <w:r/>
    </w:p>
    <w:p>
      <w:pPr>
        <w:pStyle w:val="205"/>
        <w:numPr>
          <w:ilvl w:val="0"/>
          <w:numId w:val="24"/>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Consultar Resultado de Prova</w:t>
      </w:r>
      <w:r/>
    </w:p>
    <w:p>
      <w:pPr>
        <w:pStyle w:val="205"/>
        <w:numPr>
          <w:ilvl w:val="1"/>
          <w:numId w:val="24"/>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Descrição</w:t>
      </w:r>
      <w:r>
        <w:rPr>
          <w:rFonts w:ascii="Arial" w:hAnsi="Arial" w:cs="Arial"/>
        </w:rPr>
        <w:t xml:space="preserve">: O caso de uso tem como finalidade a consulta dos resultados de exames realizados pelos clientes</w:t>
      </w:r>
      <w:r/>
    </w:p>
    <w:p>
      <w:pPr>
        <w:pStyle w:val="205"/>
        <w:numPr>
          <w:ilvl w:val="1"/>
          <w:numId w:val="24"/>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Cliente</w:t>
      </w:r>
      <w:r/>
    </w:p>
    <w:p>
      <w:pPr>
        <w:pStyle w:val="205"/>
        <w:numPr>
          <w:ilvl w:val="1"/>
          <w:numId w:val="24"/>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Principal</w:t>
      </w:r>
      <w:r>
        <w:rPr>
          <w:rFonts w:ascii="Arial" w:hAnsi="Arial" w:cs="Arial"/>
          <w:b/>
        </w:rPr>
        <w:br/>
      </w:r>
      <w:r>
        <w:rPr>
          <w:rFonts w:ascii="Arial" w:hAnsi="Arial" w:cs="Arial"/>
        </w:rPr>
        <w:t xml:space="preserve">[FP01] O cliente clica em consultar resultados.</w:t>
      </w:r>
      <w:r>
        <w:rPr>
          <w:rFonts w:ascii="Arial" w:hAnsi="Arial" w:cs="Arial"/>
        </w:rPr>
        <w:br/>
        <w:t xml:space="preserve">[FP02] O sistema abre uma página e apresenta ao cliente uma lista com os resultados das provas.</w:t>
      </w:r>
      <w:r/>
    </w:p>
    <w:p>
      <w:pPr>
        <w:spacing w:lineRule="auto" w:line="360"/>
        <w:rPr>
          <w:rFonts w:ascii="Arial" w:hAnsi="Arial" w:cs="Arial"/>
          <w:b/>
        </w:rPr>
      </w:pPr>
      <w:r>
        <w:rPr>
          <w:rFonts w:ascii="Arial" w:hAnsi="Arial" w:cs="Arial"/>
          <w:b/>
        </w:rPr>
        <w:t xml:space="preserve">UC007 </w:t>
        <w:noBreakHyphen/>
        <w:t xml:space="preserve"> Fazer Requisição de Serviço</w:t>
      </w:r>
      <w:r/>
    </w:p>
    <w:p>
      <w:pPr>
        <w:pStyle w:val="205"/>
        <w:numPr>
          <w:ilvl w:val="0"/>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Fazer requisição de serviço</w:t>
      </w:r>
      <w:r/>
    </w:p>
    <w:p>
      <w:pPr>
        <w:pStyle w:val="205"/>
        <w:numPr>
          <w:ilvl w:val="1"/>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Descrição</w:t>
      </w:r>
      <w:r>
        <w:rPr>
          <w:rFonts w:ascii="Arial" w:hAnsi="Arial" w:cs="Arial"/>
        </w:rPr>
        <w:t xml:space="preserve">: O caso de uso permite que o cliente faça requisição de serviço</w:t>
      </w:r>
      <w:r/>
    </w:p>
    <w:p>
      <w:pPr>
        <w:pStyle w:val="205"/>
        <w:numPr>
          <w:ilvl w:val="1"/>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Cliente</w:t>
      </w:r>
      <w:r/>
    </w:p>
    <w:p>
      <w:pPr>
        <w:pStyle w:val="205"/>
        <w:numPr>
          <w:ilvl w:val="1"/>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Principal</w:t>
      </w:r>
      <w:r>
        <w:rPr>
          <w:rFonts w:ascii="Arial" w:hAnsi="Arial" w:cs="Arial"/>
          <w:b/>
        </w:rPr>
        <w:br/>
      </w:r>
      <w:r>
        <w:rPr>
          <w:rFonts w:ascii="Arial" w:hAnsi="Arial" w:cs="Arial"/>
        </w:rPr>
        <w:t xml:space="preserve">[FP01] O clica em “solicitar serviço”.</w:t>
      </w:r>
      <w:r>
        <w:rPr>
          <w:rFonts w:ascii="Arial" w:hAnsi="Arial" w:cs="Arial"/>
        </w:rPr>
        <w:br/>
        <w:t xml:space="preserve">[FP02] O sistema faz uma consulta na base de dados e apresenta os serviços cadastrados ao cliente.</w:t>
      </w:r>
      <w:r>
        <w:rPr>
          <w:rFonts w:ascii="Arial" w:hAnsi="Arial" w:cs="Arial"/>
        </w:rPr>
        <w:br/>
        <w:t xml:space="preserve">[FP03] O cliente preenche os dados referentes ao serviço que deseja solicitar.</w:t>
      </w:r>
      <w:r>
        <w:rPr>
          <w:rFonts w:ascii="Arial" w:hAnsi="Arial" w:cs="Arial"/>
        </w:rPr>
        <w:br/>
        <w:t xml:space="preserve">[FP04] O sistema faz a validação dos dados fornecidos pelo cliente.</w:t>
      </w:r>
      <w:r>
        <w:rPr>
          <w:rFonts w:ascii="Arial" w:hAnsi="Arial" w:cs="Arial"/>
        </w:rPr>
        <w:br/>
        <w:t xml:space="preserve">[FP05] O sistema habilita o “botão pagamento”.</w:t>
      </w:r>
      <w:r>
        <w:rPr>
          <w:rFonts w:ascii="Arial" w:hAnsi="Arial" w:cs="Arial"/>
        </w:rPr>
        <w:br/>
        <w:t xml:space="preserve">[FP06] O cliente clica em pagamento.</w:t>
      </w:r>
      <w:r>
        <w:rPr>
          <w:rFonts w:ascii="Arial" w:hAnsi="Arial" w:cs="Arial"/>
        </w:rPr>
        <w:br/>
        <w:t xml:space="preserve">[FP07] O sistema redireciona o cliente a uma página do </w:t>
      </w:r>
      <w:r>
        <w:rPr>
          <w:rFonts w:ascii="Arial" w:hAnsi="Arial" w:cs="Arial"/>
        </w:rPr>
        <w:t xml:space="preserve">pagseguro</w:t>
      </w:r>
      <w:r>
        <w:rPr>
          <w:rFonts w:ascii="Arial" w:hAnsi="Arial" w:cs="Arial"/>
        </w:rPr>
        <w:t xml:space="preserve"> para que o mesmo possa realizar o pagamento</w:t>
      </w:r>
      <w:r>
        <w:rPr>
          <w:rFonts w:ascii="Arial" w:hAnsi="Arial" w:cs="Arial"/>
        </w:rPr>
        <w:br/>
        <w:t xml:space="preserve">[FP008] O sistema recebe uma confirmação de pagamento.</w:t>
      </w:r>
      <w:r>
        <w:rPr>
          <w:rFonts w:ascii="Arial" w:hAnsi="Arial" w:cs="Arial"/>
        </w:rPr>
        <w:br/>
        <w:t xml:space="preserve">[FP009] O sistema armazena a compra na base de dados.</w:t>
      </w:r>
      <w:r/>
    </w:p>
    <w:p>
      <w:pPr>
        <w:pStyle w:val="205"/>
        <w:numPr>
          <w:ilvl w:val="1"/>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de Exceção</w:t>
      </w:r>
      <w:r>
        <w:rPr>
          <w:rFonts w:ascii="Arial" w:hAnsi="Arial" w:cs="Arial"/>
          <w:b/>
        </w:rPr>
        <w:br/>
      </w:r>
      <w:r>
        <w:rPr>
          <w:rFonts w:ascii="Arial" w:hAnsi="Arial" w:cs="Arial"/>
        </w:rPr>
        <w:t xml:space="preserve">[FE01] A qualquer momento antes do passo [FP07] o cliente pode cancelar a requisição, sendo redirecionado ao passo [FP02].</w:t>
      </w:r>
      <w:r>
        <w:rPr>
          <w:rFonts w:ascii="Arial" w:hAnsi="Arial" w:cs="Arial"/>
        </w:rPr>
        <w:br/>
        <w:t xml:space="preserve">[FE02</w:t>
      </w:r>
      <w:r>
        <w:rPr>
          <w:rFonts w:ascii="Arial" w:hAnsi="Arial" w:cs="Arial"/>
        </w:rPr>
        <w:t xml:space="preserve">] No</w:t>
      </w:r>
      <w:r>
        <w:rPr>
          <w:rFonts w:ascii="Arial" w:hAnsi="Arial" w:cs="Arial"/>
          <w:shd w:val="clear" w:color="auto" w:fill="FFFFFF"/>
        </w:rPr>
        <w:t xml:space="preserve"> passo 4 do fluxo principal [FP04] o </w:t>
      </w:r>
      <w:r>
        <w:rPr>
          <w:rFonts w:ascii="Arial" w:hAnsi="Arial" w:cs="Arial"/>
        </w:rPr>
        <w:t xml:space="preserve">cliente </w:t>
      </w:r>
      <w:r>
        <w:rPr>
          <w:rFonts w:ascii="Arial" w:hAnsi="Arial" w:cs="Arial"/>
          <w:shd w:val="clear" w:color="auto" w:fill="FFFFFF"/>
        </w:rPr>
        <w:t xml:space="preserve">não preencheu os dados corretamente, retorna ao [FE03] sinalizando qual campo não foi preenchido de forma correta.</w:t>
      </w:r>
      <w:r/>
    </w:p>
    <w:p>
      <w:pPr>
        <w:jc w:val="left"/>
        <w:spacing w:lineRule="auto" w:line="360"/>
        <w:rPr>
          <w:rFonts w:ascii="Arial" w:hAnsi="Arial" w:cs="Arial"/>
          <w:b/>
        </w:rPr>
      </w:pPr>
      <w:r>
        <w:rPr>
          <w:rFonts w:ascii="Arial" w:hAnsi="Arial" w:cs="Arial"/>
          <w:b/>
        </w:rPr>
        <w:t xml:space="preserve">UC008 </w:t>
        <w:noBreakHyphen/>
        <w:t xml:space="preserve"> Agendar aula</w:t>
      </w:r>
      <w:r/>
    </w:p>
    <w:p>
      <w:pPr>
        <w:pStyle w:val="205"/>
        <w:numPr>
          <w:ilvl w:val="0"/>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Agendar aula</w:t>
      </w:r>
      <w:r/>
    </w:p>
    <w:p>
      <w:pPr>
        <w:pStyle w:val="205"/>
        <w:numPr>
          <w:ilvl w:val="1"/>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Descrição</w:t>
      </w:r>
      <w:r>
        <w:rPr>
          <w:rFonts w:ascii="Arial" w:hAnsi="Arial" w:cs="Arial"/>
        </w:rPr>
        <w:t xml:space="preserve">: Permite o agendamento de prova</w:t>
      </w:r>
      <w:r/>
    </w:p>
    <w:p>
      <w:pPr>
        <w:pStyle w:val="205"/>
        <w:numPr>
          <w:ilvl w:val="1"/>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Cliente</w:t>
      </w:r>
      <w:r/>
    </w:p>
    <w:p>
      <w:pPr>
        <w:pStyle w:val="205"/>
        <w:numPr>
          <w:ilvl w:val="1"/>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Principal</w:t>
      </w:r>
      <w:r/>
    </w:p>
    <w:p>
      <w:pPr>
        <w:pStyle w:val="205"/>
        <w:ind w:left="708"/>
        <w:spacing w:lineRule="auto" w:line="360"/>
        <w:rPr>
          <w:rFonts w:ascii="Arial" w:hAnsi="Arial" w:cs="Arial"/>
        </w:rPr>
      </w:pPr>
      <w:r>
        <w:rPr>
          <w:rFonts w:ascii="Arial" w:hAnsi="Arial" w:cs="Arial"/>
        </w:rPr>
        <w:t xml:space="preserve">[FP01] O cliente clica em “agendar aula”.</w:t>
      </w:r>
      <w:r/>
    </w:p>
    <w:p>
      <w:pPr>
        <w:pStyle w:val="205"/>
        <w:ind w:left="708"/>
        <w:spacing w:lineRule="auto" w:line="360"/>
        <w:rPr>
          <w:rFonts w:ascii="Arial" w:hAnsi="Arial" w:cs="Arial"/>
        </w:rPr>
      </w:pPr>
      <w:r>
        <w:rPr>
          <w:rFonts w:ascii="Arial" w:hAnsi="Arial" w:cs="Arial"/>
        </w:rPr>
        <w:t xml:space="preserve">[FP02] O sistema apresenta a tela de agendamento de aula.</w:t>
      </w:r>
      <w:r/>
    </w:p>
    <w:p>
      <w:pPr>
        <w:pStyle w:val="205"/>
        <w:ind w:left="708"/>
        <w:spacing w:lineRule="auto" w:line="360"/>
        <w:rPr>
          <w:rFonts w:ascii="Arial" w:hAnsi="Arial" w:cs="Arial"/>
        </w:rPr>
      </w:pPr>
      <w:r>
        <w:rPr>
          <w:rFonts w:ascii="Arial" w:hAnsi="Arial" w:cs="Arial"/>
        </w:rPr>
        <w:t xml:space="preserve">[FP03] O cliente seleciona as datas e os horários que deseja realizar as aulas.</w:t>
      </w:r>
      <w:r/>
    </w:p>
    <w:p>
      <w:pPr>
        <w:pStyle w:val="205"/>
        <w:ind w:left="708"/>
        <w:spacing w:lineRule="auto" w:line="360"/>
        <w:rPr>
          <w:rFonts w:ascii="Arial" w:hAnsi="Arial" w:cs="Arial"/>
        </w:rPr>
      </w:pPr>
      <w:r>
        <w:rPr>
          <w:rFonts w:ascii="Arial" w:hAnsi="Arial" w:cs="Arial"/>
        </w:rPr>
        <w:t xml:space="preserve">[FP04] O sistema solicita a confirmação.</w:t>
      </w:r>
      <w:r/>
    </w:p>
    <w:p>
      <w:pPr>
        <w:pStyle w:val="205"/>
        <w:ind w:left="708"/>
        <w:spacing w:lineRule="auto" w:line="360"/>
        <w:rPr>
          <w:rFonts w:ascii="Arial" w:hAnsi="Arial" w:cs="Arial"/>
        </w:rPr>
      </w:pPr>
      <w:r>
        <w:rPr>
          <w:rFonts w:ascii="Arial" w:hAnsi="Arial" w:cs="Arial"/>
        </w:rPr>
        <w:t xml:space="preserve">[FP05] O cliente confirma.</w:t>
      </w:r>
      <w:r/>
    </w:p>
    <w:p>
      <w:pPr>
        <w:pStyle w:val="205"/>
        <w:ind w:left="708"/>
        <w:spacing w:lineRule="auto" w:line="360"/>
        <w:rPr>
          <w:rFonts w:ascii="Arial" w:hAnsi="Arial" w:cs="Arial"/>
        </w:rPr>
      </w:pPr>
      <w:r>
        <w:rPr>
          <w:rFonts w:ascii="Arial" w:hAnsi="Arial" w:cs="Arial"/>
        </w:rPr>
        <w:t xml:space="preserve">[FP06] O sistema armazena as aulas na base de dados.</w:t>
      </w:r>
      <w:r/>
    </w:p>
    <w:p>
      <w:pPr>
        <w:pStyle w:val="205"/>
        <w:ind w:left="708"/>
        <w:spacing w:lineRule="auto" w:line="360"/>
        <w:rPr>
          <w:rFonts w:ascii="Arial" w:hAnsi="Arial" w:cs="Arial"/>
        </w:rPr>
      </w:pPr>
      <w:r>
        <w:rPr>
          <w:rFonts w:ascii="Arial" w:hAnsi="Arial" w:cs="Arial"/>
        </w:rPr>
        <w:t xml:space="preserve">[FP07] O sistema envia um e-mail ao cliente com informações da aula.</w:t>
      </w:r>
      <w:r/>
    </w:p>
    <w:p>
      <w:pPr>
        <w:pStyle w:val="205"/>
        <w:ind w:left="708"/>
        <w:spacing w:lineRule="auto" w:line="360"/>
        <w:rPr>
          <w:rFonts w:ascii="Arial" w:hAnsi="Arial" w:cs="Arial"/>
        </w:rPr>
      </w:pPr>
      <w:r>
        <w:rPr>
          <w:rFonts w:ascii="Arial" w:hAnsi="Arial" w:cs="Arial"/>
        </w:rPr>
      </w:r>
      <w:r/>
    </w:p>
    <w:p>
      <w:pPr>
        <w:spacing w:lineRule="auto" w:line="360"/>
        <w:rPr>
          <w:rFonts w:ascii="Arial" w:hAnsi="Arial" w:cs="Arial"/>
          <w:b/>
        </w:rPr>
      </w:pPr>
      <w:r>
        <w:rPr>
          <w:rFonts w:ascii="Arial" w:hAnsi="Arial" w:cs="Arial"/>
          <w:b/>
        </w:rPr>
        <w:t xml:space="preserve">UC009 </w:t>
        <w:noBreakHyphen/>
        <w:t xml:space="preserve"> Agendar prova</w:t>
      </w:r>
      <w:r/>
    </w:p>
    <w:p>
      <w:pPr>
        <w:pStyle w:val="205"/>
        <w:numPr>
          <w:ilvl w:val="0"/>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Agendar prova</w:t>
      </w:r>
      <w:r/>
    </w:p>
    <w:p>
      <w:pPr>
        <w:pStyle w:val="205"/>
        <w:numPr>
          <w:ilvl w:val="1"/>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Descrição</w:t>
      </w:r>
      <w:r>
        <w:rPr>
          <w:rFonts w:ascii="Arial" w:hAnsi="Arial" w:cs="Arial"/>
        </w:rPr>
        <w:t xml:space="preserve">: Permite o agendamento de prova</w:t>
      </w:r>
      <w:r/>
    </w:p>
    <w:p>
      <w:pPr>
        <w:pStyle w:val="205"/>
        <w:numPr>
          <w:ilvl w:val="1"/>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Cliente</w:t>
      </w:r>
      <w:r/>
    </w:p>
    <w:p>
      <w:pPr>
        <w:pStyle w:val="205"/>
        <w:numPr>
          <w:ilvl w:val="1"/>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Principal</w:t>
      </w:r>
      <w:r/>
    </w:p>
    <w:p>
      <w:pPr>
        <w:pStyle w:val="205"/>
        <w:ind w:left="708"/>
        <w:spacing w:lineRule="auto" w:line="360"/>
        <w:rPr>
          <w:rFonts w:ascii="Arial" w:hAnsi="Arial" w:cs="Arial"/>
        </w:rPr>
      </w:pPr>
      <w:r>
        <w:rPr>
          <w:rFonts w:ascii="Arial" w:hAnsi="Arial" w:cs="Arial"/>
        </w:rPr>
        <w:t xml:space="preserve">[FP01] O cliente clica em agendar prova.</w:t>
      </w:r>
      <w:r/>
    </w:p>
    <w:p>
      <w:pPr>
        <w:pStyle w:val="205"/>
        <w:ind w:left="708"/>
        <w:spacing w:lineRule="auto" w:line="360"/>
        <w:rPr>
          <w:rFonts w:ascii="Arial" w:hAnsi="Arial" w:cs="Arial"/>
        </w:rPr>
      </w:pPr>
      <w:r>
        <w:rPr>
          <w:rFonts w:ascii="Arial" w:hAnsi="Arial" w:cs="Arial"/>
        </w:rPr>
        <w:t xml:space="preserve">[FP02] O sistema apresenta a tela de agendamento de prova.</w:t>
      </w:r>
      <w:r/>
    </w:p>
    <w:p>
      <w:pPr>
        <w:pStyle w:val="205"/>
        <w:ind w:left="708"/>
        <w:spacing w:lineRule="auto" w:line="360"/>
        <w:rPr>
          <w:rFonts w:ascii="Arial" w:hAnsi="Arial" w:cs="Arial"/>
        </w:rPr>
      </w:pPr>
      <w:r>
        <w:rPr>
          <w:rFonts w:ascii="Arial" w:hAnsi="Arial" w:cs="Arial"/>
        </w:rPr>
        <w:t xml:space="preserve">[FP03] O cliente seleciona a data e horário que deseja realizar a prova.</w:t>
      </w:r>
      <w:r/>
    </w:p>
    <w:p>
      <w:pPr>
        <w:pStyle w:val="205"/>
        <w:ind w:left="708"/>
        <w:spacing w:lineRule="auto" w:line="360"/>
        <w:rPr>
          <w:rFonts w:ascii="Arial" w:hAnsi="Arial" w:cs="Arial"/>
        </w:rPr>
      </w:pPr>
      <w:r>
        <w:rPr>
          <w:rFonts w:ascii="Arial" w:hAnsi="Arial" w:cs="Arial"/>
        </w:rPr>
        <w:t xml:space="preserve">[FP04] O sistema solicita a confirmação.</w:t>
      </w:r>
      <w:r/>
    </w:p>
    <w:p>
      <w:pPr>
        <w:pStyle w:val="205"/>
        <w:ind w:left="708"/>
        <w:spacing w:lineRule="auto" w:line="360"/>
        <w:rPr>
          <w:rFonts w:ascii="Arial" w:hAnsi="Arial" w:cs="Arial"/>
        </w:rPr>
      </w:pPr>
      <w:r>
        <w:rPr>
          <w:rFonts w:ascii="Arial" w:hAnsi="Arial" w:cs="Arial"/>
        </w:rPr>
        <w:t xml:space="preserve">[FP05] O cliente confirma.</w:t>
      </w:r>
      <w:r/>
    </w:p>
    <w:p>
      <w:pPr>
        <w:pStyle w:val="205"/>
        <w:ind w:left="708"/>
        <w:spacing w:lineRule="auto" w:line="360"/>
        <w:rPr>
          <w:rFonts w:ascii="Arial" w:hAnsi="Arial" w:cs="Arial"/>
        </w:rPr>
      </w:pPr>
      <w:r>
        <w:rPr>
          <w:rFonts w:ascii="Arial" w:hAnsi="Arial" w:cs="Arial"/>
        </w:rPr>
        <w:t xml:space="preserve">[FP06] O sistema armazena as aulas na base de dados com o status pendente.</w:t>
      </w:r>
      <w:r/>
    </w:p>
    <w:p>
      <w:pPr>
        <w:pStyle w:val="205"/>
        <w:ind w:left="708"/>
        <w:spacing w:lineRule="auto" w:line="360"/>
        <w:rPr>
          <w:rFonts w:ascii="Arial" w:hAnsi="Arial" w:cs="Arial"/>
        </w:rPr>
      </w:pPr>
      <w:r>
        <w:rPr>
          <w:rFonts w:ascii="Arial" w:hAnsi="Arial" w:cs="Arial"/>
        </w:rPr>
        <w:t xml:space="preserve">[FP07] O sistema apresenta ao cliente uma mensagem dizendo que a prova precisa ser avaliada e confirmada pelo administrador.</w:t>
      </w:r>
      <w:r>
        <w:rPr>
          <w:rFonts w:ascii="Arial" w:hAnsi="Arial" w:cs="Arial"/>
        </w:rPr>
        <w:br/>
      </w:r>
      <w:r/>
    </w:p>
    <w:p>
      <w:pPr>
        <w:spacing w:lineRule="auto" w:line="360"/>
        <w:rPr>
          <w:rFonts w:ascii="Arial" w:hAnsi="Arial" w:cs="Arial"/>
          <w:b/>
        </w:rPr>
      </w:pPr>
      <w:r>
        <w:rPr>
          <w:rFonts w:ascii="Arial" w:hAnsi="Arial" w:cs="Arial"/>
          <w:b/>
        </w:rPr>
        <w:t xml:space="preserve">UC010 </w:t>
        <w:noBreakHyphen/>
        <w:t xml:space="preserve"> Confirmar marcação de prova</w:t>
      </w:r>
      <w:r/>
    </w:p>
    <w:p>
      <w:pPr>
        <w:pStyle w:val="205"/>
        <w:numPr>
          <w:ilvl w:val="0"/>
          <w:numId w:val="6"/>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Confirmar marcação de prova</w:t>
      </w:r>
      <w:r/>
    </w:p>
    <w:p>
      <w:pPr>
        <w:pStyle w:val="205"/>
        <w:numPr>
          <w:ilvl w:val="1"/>
          <w:numId w:val="6"/>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Descrição</w:t>
      </w:r>
      <w:r>
        <w:rPr>
          <w:rFonts w:ascii="Arial" w:hAnsi="Arial" w:cs="Arial"/>
        </w:rPr>
        <w:t xml:space="preserve">: Permite a confirmação da prova agendada</w:t>
      </w:r>
      <w:r/>
    </w:p>
    <w:p>
      <w:pPr>
        <w:pStyle w:val="205"/>
        <w:numPr>
          <w:ilvl w:val="1"/>
          <w:numId w:val="6"/>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Administrador</w:t>
      </w:r>
      <w:r/>
    </w:p>
    <w:p>
      <w:pPr>
        <w:pStyle w:val="205"/>
        <w:numPr>
          <w:ilvl w:val="1"/>
          <w:numId w:val="6"/>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Principal</w:t>
      </w:r>
      <w:r/>
    </w:p>
    <w:p>
      <w:pPr>
        <w:pStyle w:val="205"/>
        <w:ind w:left="792"/>
        <w:spacing w:lineRule="auto" w:line="360"/>
        <w:rPr>
          <w:rFonts w:ascii="Arial" w:hAnsi="Arial" w:cs="Arial"/>
        </w:rPr>
      </w:pPr>
      <w:r>
        <w:rPr>
          <w:rFonts w:ascii="Arial" w:hAnsi="Arial" w:cs="Arial"/>
        </w:rPr>
        <w:t xml:space="preserve">[FP01] O administrador acessa a página de provas não confirmadas.</w:t>
      </w:r>
      <w:r>
        <w:rPr>
          <w:rFonts w:ascii="Arial" w:hAnsi="Arial" w:cs="Arial"/>
        </w:rPr>
        <w:br/>
        <w:t xml:space="preserve">[FP02] O sistema apresenta a confirmações pendentes com as opções de [confirmar] e [cancelar]</w:t>
      </w:r>
      <w:r/>
    </w:p>
    <w:p>
      <w:pPr>
        <w:pStyle w:val="205"/>
        <w:ind w:left="792"/>
        <w:spacing w:lineRule="auto" w:line="360"/>
        <w:rPr>
          <w:rFonts w:ascii="Arial" w:hAnsi="Arial" w:cs="Arial"/>
        </w:rPr>
      </w:pPr>
      <w:r>
        <w:rPr>
          <w:rFonts w:ascii="Arial" w:hAnsi="Arial" w:cs="Arial"/>
        </w:rPr>
        <w:t xml:space="preserve">[FP03] O administrador clica em confirmar</w:t>
      </w:r>
      <w:r/>
    </w:p>
    <w:p>
      <w:pPr>
        <w:pStyle w:val="205"/>
        <w:ind w:left="792"/>
        <w:spacing w:lineRule="auto" w:line="360"/>
        <w:rPr>
          <w:rFonts w:ascii="Arial" w:hAnsi="Arial" w:cs="Arial"/>
        </w:rPr>
      </w:pPr>
      <w:r>
        <w:rPr>
          <w:rFonts w:ascii="Arial" w:hAnsi="Arial" w:cs="Arial"/>
        </w:rPr>
        <w:t xml:space="preserve">[FP04] O sistema confirma e apresenta uma mensagem de sucesso ao administrador</w:t>
      </w:r>
      <w:r/>
    </w:p>
    <w:p>
      <w:pPr>
        <w:pStyle w:val="205"/>
        <w:ind w:left="792"/>
        <w:spacing w:lineRule="auto" w:line="360"/>
        <w:rPr>
          <w:rFonts w:ascii="Arial" w:hAnsi="Arial" w:cs="Arial"/>
        </w:rPr>
      </w:pPr>
      <w:r>
        <w:rPr>
          <w:rFonts w:ascii="Arial" w:hAnsi="Arial" w:cs="Arial"/>
        </w:rPr>
        <w:t xml:space="preserve">[FP05] O sistema alterar o status da prova de pendente para “confirmada” e envia um e-mail de confirmação ao cliente com os dados da prova</w:t>
      </w:r>
      <w:r/>
    </w:p>
    <w:p>
      <w:pPr>
        <w:pStyle w:val="205"/>
        <w:numPr>
          <w:ilvl w:val="1"/>
          <w:numId w:val="6"/>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w:t>
      </w:r>
      <w:r>
        <w:rPr>
          <w:rFonts w:ascii="Arial" w:hAnsi="Arial" w:cs="Arial"/>
        </w:rPr>
        <w:t xml:space="preserve"> </w:t>
      </w:r>
      <w:r>
        <w:rPr>
          <w:rFonts w:ascii="Arial" w:hAnsi="Arial" w:cs="Arial"/>
          <w:b/>
        </w:rPr>
        <w:t xml:space="preserve">Alternativo</w:t>
      </w:r>
      <w:r>
        <w:rPr>
          <w:rFonts w:ascii="Arial" w:hAnsi="Arial" w:cs="Arial"/>
          <w:b/>
        </w:rPr>
        <w:br/>
      </w:r>
      <w:r>
        <w:rPr>
          <w:rFonts w:ascii="Arial" w:hAnsi="Arial" w:cs="Arial"/>
        </w:rPr>
        <w:t xml:space="preserve">Opção [cancelar]</w:t>
      </w:r>
      <w:r>
        <w:rPr>
          <w:rFonts w:ascii="Arial" w:hAnsi="Arial" w:cs="Arial"/>
        </w:rPr>
        <w:br/>
        <w:t xml:space="preserve">[FA01] O administrador clica na opção [cancelar]</w:t>
      </w:r>
      <w:r>
        <w:rPr>
          <w:rFonts w:ascii="Arial" w:hAnsi="Arial" w:cs="Arial"/>
        </w:rPr>
        <w:br/>
        <w:t xml:space="preserve">[FA02] O sistema</w:t>
      </w:r>
      <w:r>
        <w:rPr>
          <w:rFonts w:ascii="Arial" w:hAnsi="Arial" w:cs="Arial"/>
          <w:color w:val="000000" w:themeColor="text1"/>
          <w:shd w:val="clear" w:color="auto" w:fill="FFFFFF"/>
        </w:rPr>
        <w:t xml:space="preserve"> altera o status de pendente para “cancelada” </w:t>
      </w:r>
      <w:r>
        <w:rPr>
          <w:rFonts w:ascii="Arial" w:hAnsi="Arial" w:cs="Arial"/>
          <w:color w:val="000000" w:themeColor="text1"/>
          <w:shd w:val="clear" w:color="auto" w:fill="FFFFFF"/>
        </w:rPr>
        <w:br/>
        <w:t xml:space="preserve">[FA03] O sistema envia um e-mail ao usuário dizendo que a prova foi cancelada</w:t>
      </w:r>
      <w:r/>
    </w:p>
    <w:p>
      <w:pPr>
        <w:pStyle w:val="205"/>
        <w:numPr>
          <w:ilvl w:val="1"/>
          <w:numId w:val="6"/>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de Exceção</w:t>
      </w:r>
      <w:r>
        <w:rPr>
          <w:rFonts w:ascii="Arial" w:hAnsi="Arial" w:cs="Arial"/>
          <w:b/>
        </w:rPr>
        <w:br/>
      </w:r>
      <w:r>
        <w:rPr>
          <w:rFonts w:ascii="Arial" w:hAnsi="Arial" w:cs="Arial"/>
        </w:rPr>
        <w:t xml:space="preserve">[FE01</w:t>
      </w:r>
      <w:r>
        <w:rPr>
          <w:rFonts w:ascii="Arial" w:hAnsi="Arial" w:cs="Arial"/>
        </w:rPr>
        <w:t xml:space="preserve">] Caso</w:t>
      </w:r>
      <w:r>
        <w:rPr>
          <w:rFonts w:ascii="Arial" w:hAnsi="Arial" w:cs="Arial"/>
        </w:rPr>
        <w:t xml:space="preserve"> não exista prova agendada o sistema apresenta uma mensagem ao usuário dizendo que não há prova agendada.</w:t>
      </w:r>
      <w:r/>
    </w:p>
    <w:p>
      <w:pPr>
        <w:pStyle w:val="205"/>
        <w:ind w:left="1776" w:firstLine="348"/>
        <w:spacing w:lineRule="auto" w:line="360"/>
        <w:rPr>
          <w:rFonts w:ascii="Arial" w:hAnsi="Arial" w:cs="Arial"/>
          <w:b/>
        </w:rPr>
      </w:pPr>
      <w:r>
        <w:rPr>
          <w:rFonts w:ascii="Arial" w:hAnsi="Arial" w:cs="Arial"/>
          <w:b/>
        </w:rPr>
      </w:r>
      <w:r/>
    </w:p>
    <w:p>
      <w:pPr>
        <w:spacing w:lineRule="auto" w:line="360"/>
        <w:rPr>
          <w:rFonts w:ascii="Arial" w:hAnsi="Arial" w:cs="Arial"/>
          <w:b/>
        </w:rPr>
      </w:pPr>
      <w:r>
        <w:rPr>
          <w:rFonts w:ascii="Arial" w:hAnsi="Arial" w:cs="Arial"/>
          <w:b/>
        </w:rPr>
        <w:t xml:space="preserve">UC011 </w:t>
        <w:noBreakHyphen/>
        <w:t xml:space="preserve"> Realizar Compra</w:t>
      </w:r>
      <w:r/>
    </w:p>
    <w:p>
      <w:pPr>
        <w:pStyle w:val="205"/>
        <w:numPr>
          <w:ilvl w:val="0"/>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Realizar compra</w:t>
      </w:r>
      <w:r/>
    </w:p>
    <w:p>
      <w:pPr>
        <w:pStyle w:val="205"/>
        <w:numPr>
          <w:ilvl w:val="1"/>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Cliente</w:t>
      </w:r>
      <w:r/>
    </w:p>
    <w:p>
      <w:pPr>
        <w:pStyle w:val="205"/>
        <w:numPr>
          <w:ilvl w:val="1"/>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Principal</w:t>
      </w:r>
      <w:r>
        <w:rPr>
          <w:rFonts w:ascii="Arial" w:hAnsi="Arial" w:cs="Arial"/>
          <w:b/>
        </w:rPr>
        <w:br/>
      </w:r>
      <w:r>
        <w:rPr>
          <w:rFonts w:ascii="Arial" w:hAnsi="Arial" w:cs="Arial"/>
        </w:rPr>
        <w:t xml:space="preserve">[FP01] O cliente clica em realizar compra.</w:t>
      </w:r>
      <w:r>
        <w:rPr>
          <w:rFonts w:ascii="Arial" w:hAnsi="Arial" w:cs="Arial"/>
        </w:rPr>
        <w:br/>
        <w:t xml:space="preserve">[FP02] O sistema apresenta os produtos cadastrados no sistema.</w:t>
      </w:r>
      <w:r>
        <w:rPr>
          <w:rFonts w:ascii="Arial" w:hAnsi="Arial" w:cs="Arial"/>
        </w:rPr>
        <w:br/>
        <w:t xml:space="preserve">[FP04] O cliente seleciona o item que deseja comprar.</w:t>
      </w:r>
      <w:r>
        <w:rPr>
          <w:rFonts w:ascii="Arial" w:hAnsi="Arial" w:cs="Arial"/>
        </w:rPr>
        <w:br/>
        <w:t xml:space="preserve">[FP05] O sistema abre uma página com informações do produto com a opção comprar.</w:t>
      </w:r>
      <w:r>
        <w:rPr>
          <w:rFonts w:ascii="Arial" w:hAnsi="Arial" w:cs="Arial"/>
        </w:rPr>
        <w:br/>
        <w:t xml:space="preserve">[FP06] O cliente clica em comprar.</w:t>
      </w:r>
      <w:r>
        <w:rPr>
          <w:rFonts w:ascii="Arial" w:hAnsi="Arial" w:cs="Arial"/>
        </w:rPr>
        <w:br/>
        <w:t xml:space="preserve">[FP07] O sistema apresenta um formulário.</w:t>
      </w:r>
      <w:r>
        <w:rPr>
          <w:rFonts w:ascii="Arial" w:hAnsi="Arial" w:cs="Arial"/>
        </w:rPr>
        <w:br/>
        <w:t xml:space="preserve">[FP08] O cliente preenche os dados.</w:t>
      </w:r>
      <w:r>
        <w:rPr>
          <w:rFonts w:ascii="Arial" w:hAnsi="Arial" w:cs="Arial"/>
        </w:rPr>
        <w:br/>
        <w:t xml:space="preserve">[FP09] O sistema valida os dados.</w:t>
      </w:r>
      <w:r>
        <w:rPr>
          <w:rFonts w:ascii="Arial" w:hAnsi="Arial" w:cs="Arial"/>
        </w:rPr>
        <w:br/>
        <w:t xml:space="preserve">[FP10] O sistema habilita o botão pagamento.</w:t>
      </w:r>
      <w:r>
        <w:rPr>
          <w:rFonts w:ascii="Arial" w:hAnsi="Arial" w:cs="Arial"/>
        </w:rPr>
        <w:br/>
        <w:t xml:space="preserve">[FP11] O cliente clica em pagamento.</w:t>
      </w:r>
      <w:r>
        <w:rPr>
          <w:rFonts w:ascii="Arial" w:hAnsi="Arial" w:cs="Arial"/>
        </w:rPr>
        <w:br/>
        <w:t xml:space="preserve">[FP12] O sistema redireciona o cliente a uma página do </w:t>
      </w:r>
      <w:r>
        <w:rPr>
          <w:rFonts w:ascii="Arial" w:hAnsi="Arial" w:cs="Arial"/>
        </w:rPr>
        <w:t xml:space="preserve">pagseguro</w:t>
      </w:r>
      <w:r>
        <w:rPr>
          <w:rFonts w:ascii="Arial" w:hAnsi="Arial" w:cs="Arial"/>
        </w:rPr>
        <w:t xml:space="preserve"> para que o mesmo possa realizar o pagamento</w:t>
      </w:r>
      <w:r>
        <w:rPr>
          <w:rFonts w:ascii="Arial" w:hAnsi="Arial" w:cs="Arial"/>
        </w:rPr>
        <w:br/>
        <w:t xml:space="preserve">[FP013] O sistema recebe uma confirmação de pagamento.</w:t>
      </w:r>
      <w:r>
        <w:rPr>
          <w:rFonts w:ascii="Arial" w:hAnsi="Arial" w:cs="Arial"/>
        </w:rPr>
        <w:br/>
        <w:t xml:space="preserve">[FP014] O sistema armazena a compra na base de dados.</w:t>
      </w:r>
      <w:r/>
    </w:p>
    <w:p>
      <w:pPr>
        <w:pStyle w:val="205"/>
        <w:numPr>
          <w:ilvl w:val="1"/>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de Exceção</w:t>
      </w:r>
      <w:r/>
    </w:p>
    <w:p>
      <w:pPr>
        <w:pStyle w:val="205"/>
        <w:ind w:left="792"/>
        <w:spacing w:lineRule="auto" w:line="360"/>
        <w:rPr>
          <w:rFonts w:ascii="Arial" w:hAnsi="Arial" w:cs="Arial"/>
        </w:rPr>
      </w:pPr>
      <w:r>
        <w:rPr>
          <w:rFonts w:ascii="Arial" w:hAnsi="Arial" w:cs="Arial"/>
        </w:rPr>
        <w:t xml:space="preserve">[FE01</w:t>
      </w:r>
      <w:r>
        <w:rPr>
          <w:rFonts w:ascii="Arial" w:hAnsi="Arial" w:cs="Arial"/>
        </w:rPr>
        <w:t xml:space="preserve">] No</w:t>
      </w:r>
      <w:r>
        <w:rPr>
          <w:rFonts w:ascii="Arial" w:hAnsi="Arial" w:cs="Arial"/>
          <w:shd w:val="clear" w:color="auto" w:fill="FFFFFF"/>
        </w:rPr>
        <w:t xml:space="preserve"> passo 9 do fluxo principal [FP09] o </w:t>
      </w:r>
      <w:r>
        <w:rPr>
          <w:rFonts w:ascii="Arial" w:hAnsi="Arial" w:cs="Arial"/>
        </w:rPr>
        <w:t xml:space="preserve">cliente </w:t>
      </w:r>
      <w:r>
        <w:rPr>
          <w:rFonts w:ascii="Arial" w:hAnsi="Arial" w:cs="Arial"/>
          <w:shd w:val="clear" w:color="auto" w:fill="FFFFFF"/>
        </w:rPr>
        <w:t xml:space="preserve">não preencheu os dados corretamente, retorna ao [FE08] sinalizando qual campo não foi preenchido de forma correta.</w:t>
      </w:r>
      <w:r>
        <w:rPr>
          <w:rFonts w:ascii="Arial" w:hAnsi="Arial" w:cs="Arial"/>
        </w:rPr>
        <w:br/>
      </w:r>
      <w:r/>
    </w:p>
    <w:p>
      <w:pPr>
        <w:spacing w:lineRule="auto" w:line="360"/>
        <w:rPr>
          <w:rFonts w:ascii="Arial" w:hAnsi="Arial" w:cs="Arial"/>
          <w:b/>
        </w:rPr>
      </w:pPr>
      <w:r>
        <w:rPr>
          <w:rFonts w:ascii="Arial" w:hAnsi="Arial" w:cs="Arial"/>
          <w:b/>
        </w:rPr>
        <w:t xml:space="preserve">UC011 </w:t>
        <w:noBreakHyphen/>
        <w:t xml:space="preserve"> Realizar Simulado</w:t>
      </w:r>
      <w:r/>
    </w:p>
    <w:p>
      <w:pPr>
        <w:pStyle w:val="205"/>
        <w:numPr>
          <w:ilvl w:val="0"/>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Realizar simulado</w:t>
      </w:r>
      <w:r/>
    </w:p>
    <w:p>
      <w:pPr>
        <w:pStyle w:val="205"/>
        <w:numPr>
          <w:ilvl w:val="1"/>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Descrição</w:t>
      </w:r>
      <w:r>
        <w:rPr>
          <w:rFonts w:ascii="Arial" w:hAnsi="Arial" w:cs="Arial"/>
        </w:rPr>
        <w:t xml:space="preserve">: O caso de uso permite que o cliente faça requisição de serviço</w:t>
      </w:r>
      <w:r/>
    </w:p>
    <w:p>
      <w:pPr>
        <w:pStyle w:val="205"/>
        <w:numPr>
          <w:ilvl w:val="1"/>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Cliente</w:t>
      </w:r>
      <w:r/>
    </w:p>
    <w:p>
      <w:pPr>
        <w:pStyle w:val="205"/>
        <w:numPr>
          <w:ilvl w:val="1"/>
          <w:numId w:val="5"/>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Principal</w:t>
      </w:r>
      <w:r>
        <w:rPr>
          <w:rFonts w:ascii="Arial" w:hAnsi="Arial" w:cs="Arial"/>
          <w:b/>
        </w:rPr>
        <w:br/>
      </w:r>
      <w:r>
        <w:rPr>
          <w:rFonts w:ascii="Arial" w:hAnsi="Arial" w:cs="Arial"/>
        </w:rPr>
        <w:t xml:space="preserve">[FP01] O cliente clica em realizar simulado online.</w:t>
      </w:r>
      <w:r>
        <w:rPr>
          <w:rFonts w:ascii="Arial" w:hAnsi="Arial" w:cs="Arial"/>
        </w:rPr>
        <w:br/>
      </w:r>
      <w:r>
        <w:rPr>
          <w:rFonts w:ascii="Arial" w:hAnsi="Arial" w:cs="Arial"/>
        </w:rPr>
        <w:t xml:space="preserve">[FP02] O sistema apresenta os simulados disponíveis.</w:t>
      </w:r>
      <w:r>
        <w:rPr>
          <w:rFonts w:ascii="Arial" w:hAnsi="Arial" w:cs="Arial"/>
        </w:rPr>
        <w:br/>
        <w:t xml:space="preserve">[FP04] O cliente seleciona o simulado que deseja fazer.</w:t>
      </w:r>
      <w:r>
        <w:rPr>
          <w:rFonts w:ascii="Arial" w:hAnsi="Arial" w:cs="Arial"/>
        </w:rPr>
        <w:br/>
        <w:t xml:space="preserve">[FP05] O sistema abre uma página e carrega a primeira questão do simulado.</w:t>
      </w:r>
      <w:r>
        <w:rPr>
          <w:rFonts w:ascii="Arial" w:hAnsi="Arial" w:cs="Arial"/>
        </w:rPr>
        <w:br/>
        <w:t xml:space="preserve">[FP06] O cliente responde a questão e clica em próxima.</w:t>
      </w:r>
      <w:r>
        <w:rPr>
          <w:rFonts w:ascii="Arial" w:hAnsi="Arial" w:cs="Arial"/>
        </w:rPr>
        <w:br/>
        <w:t xml:space="preserve">[FP07] O sistema carrega a próxima questão</w:t>
      </w:r>
      <w:r>
        <w:rPr>
          <w:rFonts w:ascii="Arial" w:hAnsi="Arial" w:cs="Arial"/>
        </w:rPr>
        <w:br/>
        <w:t xml:space="preserve">[FP08] Ao chegar na última questão do simulado o sistema apresenta um botão enviar.</w:t>
      </w:r>
      <w:r>
        <w:rPr>
          <w:rFonts w:ascii="Arial" w:hAnsi="Arial" w:cs="Arial"/>
        </w:rPr>
        <w:br/>
        <w:t xml:space="preserve">[FP09] O cliente clica em enviar.</w:t>
      </w:r>
      <w:r>
        <w:rPr>
          <w:rFonts w:ascii="Arial" w:hAnsi="Arial" w:cs="Arial"/>
        </w:rPr>
        <w:br/>
        <w:t xml:space="preserve">[FP10] O sistema apresenta o resultado ao cliente e salva o resultado no banco de dados. </w:t>
      </w:r>
      <w:r/>
    </w:p>
    <w:p>
      <w:pPr>
        <w:spacing w:lineRule="auto" w:line="360"/>
        <w:rPr>
          <w:rFonts w:ascii="Arial" w:hAnsi="Arial" w:cs="Arial"/>
        </w:rPr>
      </w:pPr>
      <w:r>
        <w:rPr>
          <w:rFonts w:ascii="Arial" w:hAnsi="Arial" w:cs="Arial"/>
        </w:rPr>
      </w:r>
      <w:r/>
    </w:p>
    <w:p>
      <w:pPr>
        <w:jc w:val="left"/>
        <w:spacing w:lineRule="auto" w:line="360"/>
        <w:rPr>
          <w:rFonts w:ascii="Arial" w:hAnsi="Arial" w:cs="Arial"/>
          <w:b/>
        </w:rPr>
      </w:pPr>
      <w:r>
        <w:rPr>
          <w:rFonts w:ascii="Arial" w:hAnsi="Arial" w:cs="Arial"/>
          <w:b/>
        </w:rPr>
        <w:t xml:space="preserve">UC012 </w:t>
        <w:noBreakHyphen/>
        <w:t xml:space="preserve"> Manter Simulado</w:t>
      </w:r>
      <w:r/>
    </w:p>
    <w:p>
      <w:pPr>
        <w:pStyle w:val="205"/>
        <w:numPr>
          <w:ilvl w:val="0"/>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Cadastrar simulado</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Descrição</w:t>
      </w:r>
      <w:r>
        <w:rPr>
          <w:rFonts w:ascii="Arial" w:hAnsi="Arial" w:cs="Arial"/>
        </w:rPr>
        <w:t xml:space="preserve">: O caso de uso tem como finalidade permitir o cadastramento de simulados</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Administrador</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Principal</w:t>
      </w:r>
      <w:r>
        <w:rPr>
          <w:rFonts w:ascii="Arial" w:hAnsi="Arial" w:cs="Arial"/>
          <w:b/>
        </w:rPr>
        <w:br/>
      </w:r>
      <w:r>
        <w:rPr>
          <w:rFonts w:ascii="Arial" w:hAnsi="Arial" w:cs="Arial"/>
        </w:rPr>
        <w:t xml:space="preserve">[FP01] O administrador clica em cadastrar simulado.</w:t>
      </w:r>
      <w:r>
        <w:rPr>
          <w:rFonts w:ascii="Arial" w:hAnsi="Arial" w:cs="Arial"/>
        </w:rPr>
        <w:br/>
        <w:t xml:space="preserve">[FP02] O sistema apresenta a tela de cadastramento.</w:t>
      </w:r>
      <w:r>
        <w:rPr>
          <w:rFonts w:ascii="Arial" w:hAnsi="Arial" w:cs="Arial"/>
        </w:rPr>
        <w:br/>
        <w:t xml:space="preserve">[FP03] O administrador preenche os dados.</w:t>
      </w:r>
      <w:r>
        <w:rPr>
          <w:rFonts w:ascii="Arial" w:hAnsi="Arial" w:cs="Arial"/>
        </w:rPr>
        <w:br/>
        <w:t xml:space="preserve">[FP04] O sistema valida os dados.</w:t>
      </w:r>
      <w:r>
        <w:rPr>
          <w:rFonts w:ascii="Arial" w:hAnsi="Arial" w:cs="Arial"/>
        </w:rPr>
        <w:br/>
        <w:t xml:space="preserve">[FP05] O sistema habilita o botão “salvar”.</w:t>
      </w:r>
      <w:r>
        <w:rPr>
          <w:rFonts w:ascii="Arial" w:hAnsi="Arial" w:cs="Arial"/>
        </w:rPr>
        <w:br/>
        <w:t xml:space="preserve">[FP06] O administrador clica no botão ”salvar”.</w:t>
      </w:r>
      <w:r>
        <w:rPr>
          <w:rFonts w:ascii="Arial" w:hAnsi="Arial" w:cs="Arial"/>
        </w:rPr>
        <w:br/>
        <w:t xml:space="preserve">[FP05] O sistema armazena os dados na base de dados.</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de Exceção</w:t>
      </w:r>
      <w:r>
        <w:rPr>
          <w:rFonts w:ascii="Arial" w:hAnsi="Arial" w:cs="Arial"/>
          <w:b/>
        </w:rPr>
        <w:br/>
      </w:r>
      <w:r>
        <w:rPr>
          <w:rFonts w:ascii="Arial" w:hAnsi="Arial" w:cs="Arial"/>
        </w:rPr>
        <w:t xml:space="preserve">[FE01</w:t>
      </w:r>
      <w:r>
        <w:rPr>
          <w:rFonts w:ascii="Arial" w:hAnsi="Arial" w:cs="Arial"/>
        </w:rPr>
        <w:t xml:space="preserve">] No</w:t>
      </w:r>
      <w:r>
        <w:rPr>
          <w:rFonts w:ascii="Arial" w:hAnsi="Arial" w:cs="Arial"/>
          <w:shd w:val="clear" w:color="auto" w:fill="FFFFFF"/>
        </w:rPr>
        <w:t xml:space="preserve"> passo 4 do fluxo principal [FP04] o </w:t>
      </w:r>
      <w:r>
        <w:rPr>
          <w:rFonts w:ascii="Arial" w:hAnsi="Arial" w:cs="Arial"/>
        </w:rPr>
        <w:t xml:space="preserve">administrador </w:t>
      </w:r>
      <w:r>
        <w:rPr>
          <w:rFonts w:ascii="Arial" w:hAnsi="Arial" w:cs="Arial"/>
          <w:shd w:val="clear" w:color="auto" w:fill="FFFFFF"/>
        </w:rPr>
        <w:t xml:space="preserve">não preencheu os dados corretamente, retorna ao [FP03] sinalizando qual campo não foi preenchido de forma correta.</w:t>
      </w:r>
      <w:r/>
    </w:p>
    <w:p>
      <w:pPr>
        <w:pStyle w:val="205"/>
        <w:numPr>
          <w:ilvl w:val="0"/>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Alterar simulado</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Descrição</w:t>
      </w:r>
      <w:r>
        <w:rPr>
          <w:rFonts w:ascii="Arial" w:hAnsi="Arial" w:cs="Arial"/>
        </w:rPr>
        <w:t xml:space="preserve">: O caso de uso tem como finalidade permitir a alteração de simulados</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Administrador</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Principal</w:t>
      </w:r>
      <w:r>
        <w:rPr>
          <w:rFonts w:ascii="Arial" w:hAnsi="Arial" w:cs="Arial"/>
          <w:b/>
        </w:rPr>
        <w:br/>
      </w:r>
      <w:r>
        <w:rPr>
          <w:rFonts w:ascii="Arial" w:hAnsi="Arial" w:cs="Arial"/>
        </w:rPr>
        <w:t xml:space="preserve">[FP01] O administrador clica em alterar.</w:t>
      </w:r>
      <w:r>
        <w:rPr>
          <w:rFonts w:ascii="Arial" w:hAnsi="Arial" w:cs="Arial"/>
        </w:rPr>
        <w:br/>
        <w:t xml:space="preserve">[FP02] O sistema habilita os campos para edição.</w:t>
      </w:r>
      <w:r>
        <w:rPr>
          <w:rFonts w:ascii="Arial" w:hAnsi="Arial" w:cs="Arial"/>
        </w:rPr>
        <w:br/>
        <w:t xml:space="preserve">[FP03] O administrador altera os dados.</w:t>
      </w:r>
      <w:r>
        <w:rPr>
          <w:rFonts w:ascii="Arial" w:hAnsi="Arial" w:cs="Arial"/>
        </w:rPr>
        <w:br/>
        <w:t xml:space="preserve">[FP04] O sistema valida os dados.</w:t>
      </w:r>
      <w:r>
        <w:rPr>
          <w:rFonts w:ascii="Arial" w:hAnsi="Arial" w:cs="Arial"/>
        </w:rPr>
        <w:br/>
        <w:t xml:space="preserve">[FP05] O sistema habilita o botão “salvar”.</w:t>
      </w:r>
      <w:r>
        <w:rPr>
          <w:rFonts w:ascii="Arial" w:hAnsi="Arial" w:cs="Arial"/>
        </w:rPr>
        <w:br/>
        <w:t xml:space="preserve">[FP06] O administrador clica no botão “salvar”.</w:t>
      </w:r>
      <w:r>
        <w:rPr>
          <w:rFonts w:ascii="Arial" w:hAnsi="Arial" w:cs="Arial"/>
        </w:rPr>
        <w:br/>
        <w:t xml:space="preserve">[FP07] O sistema salva as alterações na base de dados.</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de Exceção</w:t>
      </w:r>
      <w:r>
        <w:rPr>
          <w:rFonts w:ascii="Arial" w:hAnsi="Arial" w:cs="Arial"/>
          <w:b/>
        </w:rPr>
        <w:br/>
      </w:r>
      <w:r>
        <w:rPr>
          <w:rFonts w:ascii="Arial" w:hAnsi="Arial" w:cs="Arial"/>
        </w:rPr>
        <w:t xml:space="preserve">[FE01</w:t>
      </w:r>
      <w:r>
        <w:rPr>
          <w:rFonts w:ascii="Arial" w:hAnsi="Arial" w:cs="Arial"/>
        </w:rPr>
        <w:t xml:space="preserve">] No</w:t>
      </w:r>
      <w:r>
        <w:rPr>
          <w:rFonts w:ascii="Arial" w:hAnsi="Arial" w:cs="Arial"/>
          <w:shd w:val="clear" w:color="auto" w:fill="FFFFFF"/>
        </w:rPr>
        <w:t xml:space="preserve"> passo 4 do fluxo principal [FP04] o </w:t>
      </w:r>
      <w:r>
        <w:rPr>
          <w:rFonts w:ascii="Arial" w:hAnsi="Arial" w:cs="Arial"/>
        </w:rPr>
        <w:t xml:space="preserve">administrador </w:t>
      </w:r>
      <w:r>
        <w:rPr>
          <w:rFonts w:ascii="Arial" w:hAnsi="Arial" w:cs="Arial"/>
          <w:shd w:val="clear" w:color="auto" w:fill="FFFFFF"/>
        </w:rPr>
        <w:t xml:space="preserve">não preencheu os dados corretamente, retorna ao [FE03] sinalizando qual campo não foi preenchido de forma correta.</w:t>
      </w:r>
      <w:r/>
    </w:p>
    <w:p>
      <w:pPr>
        <w:pStyle w:val="205"/>
        <w:numPr>
          <w:ilvl w:val="0"/>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Excluir simulado</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Descrição</w:t>
      </w:r>
      <w:r>
        <w:rPr>
          <w:rFonts w:ascii="Arial" w:hAnsi="Arial" w:cs="Arial"/>
        </w:rPr>
        <w:t xml:space="preserve">: O caso de uso tem como finalidade permitir a exclusão de simulados</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Administrador</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principal</w:t>
      </w:r>
      <w:r>
        <w:rPr>
          <w:rFonts w:ascii="Arial" w:hAnsi="Arial" w:cs="Arial"/>
          <w:b/>
        </w:rPr>
        <w:br/>
      </w:r>
      <w:r>
        <w:rPr>
          <w:rFonts w:ascii="Arial" w:hAnsi="Arial" w:cs="Arial"/>
        </w:rPr>
        <w:t xml:space="preserve">[FP01] O administrador clica em excluir</w:t>
      </w:r>
      <w:r>
        <w:rPr>
          <w:rFonts w:ascii="Arial" w:hAnsi="Arial" w:cs="Arial"/>
        </w:rPr>
        <w:br/>
        <w:t xml:space="preserve">[FP02] O sistema apresenta uma mensagem de aviso com a as opções[confirmar] e [cancelar]</w:t>
      </w:r>
      <w:r>
        <w:rPr>
          <w:rFonts w:ascii="Arial" w:hAnsi="Arial" w:cs="Arial"/>
        </w:rPr>
        <w:br/>
        <w:t xml:space="preserve">[FP03] O administrador clica na opção “confirmar”</w:t>
      </w:r>
      <w:r>
        <w:rPr>
          <w:rFonts w:ascii="Arial" w:hAnsi="Arial" w:cs="Arial"/>
        </w:rPr>
        <w:br/>
        <w:t xml:space="preserve">[FP04] O sistema deleta a apostila da base de dados</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 de Alternativo</w:t>
      </w:r>
      <w:r>
        <w:rPr>
          <w:rFonts w:ascii="Arial" w:hAnsi="Arial" w:cs="Arial"/>
          <w:b/>
        </w:rPr>
        <w:br/>
      </w:r>
      <w:r>
        <w:rPr>
          <w:rFonts w:ascii="Arial" w:hAnsi="Arial" w:cs="Arial"/>
        </w:rPr>
        <w:t xml:space="preserve">[FE01] No passo 2[FP02] o administrador clica na opção “cancelar”, a exclusão é cancelada.</w:t>
      </w:r>
      <w:r/>
    </w:p>
    <w:p>
      <w:pPr>
        <w:pStyle w:val="205"/>
        <w:numPr>
          <w:ilvl w:val="0"/>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rPr>
        <w:t xml:space="preserve">Consultar simulado</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Descrição</w:t>
      </w:r>
      <w:r>
        <w:rPr>
          <w:rFonts w:ascii="Arial" w:hAnsi="Arial" w:cs="Arial"/>
        </w:rPr>
        <w:t xml:space="preserve">: O caso de uso tem como finalidade permitir a consulta de simulados no sistema</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Atores</w:t>
      </w:r>
      <w:r>
        <w:rPr>
          <w:rFonts w:ascii="Arial" w:hAnsi="Arial" w:cs="Arial"/>
        </w:rPr>
        <w:t xml:space="preserve">: Administrador</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w:t>
      </w:r>
      <w:r>
        <w:rPr>
          <w:rFonts w:ascii="Arial" w:hAnsi="Arial" w:cs="Arial"/>
        </w:rPr>
        <w:t xml:space="preserve"> </w:t>
      </w:r>
      <w:r>
        <w:rPr>
          <w:rFonts w:ascii="Arial" w:hAnsi="Arial" w:cs="Arial"/>
          <w:b/>
        </w:rPr>
        <w:t xml:space="preserve">Principal</w:t>
      </w:r>
      <w:r/>
    </w:p>
    <w:p>
      <w:pPr>
        <w:pStyle w:val="205"/>
        <w:ind w:left="792"/>
        <w:spacing w:lineRule="auto" w:line="360"/>
        <w:rPr>
          <w:rFonts w:ascii="Arial" w:hAnsi="Arial" w:cs="Arial"/>
        </w:rPr>
      </w:pPr>
      <w:r>
        <w:rPr>
          <w:rFonts w:ascii="Arial" w:hAnsi="Arial" w:cs="Arial"/>
        </w:rPr>
        <w:t xml:space="preserve">[FP01] O administrador clica em simulados</w:t>
      </w:r>
      <w:r/>
    </w:p>
    <w:p>
      <w:pPr>
        <w:pStyle w:val="205"/>
        <w:ind w:left="792"/>
        <w:spacing w:lineRule="auto" w:line="360"/>
        <w:rPr>
          <w:rFonts w:ascii="Arial" w:hAnsi="Arial" w:cs="Arial"/>
        </w:rPr>
      </w:pPr>
      <w:r>
        <w:rPr>
          <w:rFonts w:ascii="Arial" w:hAnsi="Arial" w:cs="Arial"/>
        </w:rPr>
        <w:t xml:space="preserve">[FP02] O sistema recupera os dados do banco e apresenta ao administrador</w:t>
      </w:r>
      <w:r/>
    </w:p>
    <w:p>
      <w:pPr>
        <w:pStyle w:val="205"/>
        <w:ind w:left="792"/>
        <w:spacing w:lineRule="auto" w:line="360"/>
        <w:rPr>
          <w:rFonts w:ascii="Arial" w:hAnsi="Arial" w:cs="Arial"/>
        </w:rPr>
      </w:pPr>
      <w:r>
        <w:rPr>
          <w:rFonts w:ascii="Arial" w:hAnsi="Arial" w:cs="Arial"/>
        </w:rPr>
        <w:t xml:space="preserve">[FP03] O administrador clica no simulado em um simulado</w:t>
      </w:r>
      <w:r/>
    </w:p>
    <w:p>
      <w:pPr>
        <w:pStyle w:val="205"/>
        <w:ind w:left="792"/>
        <w:spacing w:lineRule="auto" w:line="360"/>
        <w:rPr>
          <w:rFonts w:ascii="Arial" w:hAnsi="Arial" w:cs="Arial"/>
        </w:rPr>
      </w:pPr>
      <w:r>
        <w:rPr>
          <w:rFonts w:ascii="Arial" w:hAnsi="Arial" w:cs="Arial"/>
        </w:rPr>
        <w:t xml:space="preserve">[FP02] O sistema abre uma página com informações detalhadas daquele simulado com as </w:t>
      </w:r>
      <w:r>
        <w:rPr>
          <w:rFonts w:ascii="Arial" w:hAnsi="Arial" w:cs="Arial"/>
        </w:rPr>
        <w:t xml:space="preserve">opções[</w:t>
      </w:r>
      <w:r>
        <w:rPr>
          <w:rFonts w:ascii="Arial" w:hAnsi="Arial" w:cs="Arial"/>
        </w:rPr>
        <w:t xml:space="preserve">alterar e excluir]</w:t>
      </w:r>
      <w:r/>
    </w:p>
    <w:p>
      <w:pPr>
        <w:pStyle w:val="205"/>
        <w:numPr>
          <w:ilvl w:val="1"/>
          <w:numId w:val="20"/>
        </w:numPr>
        <w:jc w:val="left"/>
        <w:spacing w:lineRule="auto" w:line="360" w:after="160"/>
        <w:rPr>
          <w:rFonts w:ascii="Arial" w:hAnsi="Arial" w:cs="Arial"/>
        </w:rPr>
        <w:pBdr>
          <w:left w:val="none" w:sz="0" w:space="0" w:color="auto"/>
          <w:top w:val="none" w:sz="0" w:space="0" w:color="auto"/>
          <w:right w:val="none" w:sz="0" w:space="0" w:color="auto"/>
          <w:bottom w:val="none" w:sz="0" w:space="0" w:color="auto"/>
          <w:between w:val="none" w:sz="0" w:space="0" w:color="auto"/>
        </w:pBdr>
      </w:pPr>
      <w:r>
        <w:rPr>
          <w:rFonts w:ascii="Arial" w:hAnsi="Arial" w:cs="Arial"/>
          <w:b/>
        </w:rPr>
        <w:t xml:space="preserve">Fluxo</w:t>
      </w:r>
      <w:r>
        <w:rPr>
          <w:rFonts w:ascii="Arial" w:hAnsi="Arial" w:cs="Arial"/>
        </w:rPr>
        <w:t xml:space="preserve"> </w:t>
      </w:r>
      <w:r>
        <w:rPr>
          <w:rFonts w:ascii="Arial" w:hAnsi="Arial" w:cs="Arial"/>
          <w:b/>
        </w:rPr>
        <w:t xml:space="preserve">Alternativo</w:t>
      </w:r>
      <w:r>
        <w:rPr>
          <w:rFonts w:ascii="Arial" w:hAnsi="Arial" w:cs="Arial"/>
          <w:b/>
        </w:rPr>
        <w:br/>
      </w:r>
      <w:r>
        <w:rPr>
          <w:rFonts w:ascii="Arial" w:hAnsi="Arial" w:cs="Arial"/>
        </w:rPr>
        <w:t xml:space="preserve">Opção [alterar]</w:t>
      </w:r>
      <w:r>
        <w:rPr>
          <w:rFonts w:ascii="Arial" w:hAnsi="Arial" w:cs="Arial"/>
        </w:rPr>
        <w:br/>
        <w:t xml:space="preserve">[FA01] O administrador clica na opção alterar simulado</w:t>
      </w:r>
      <w:r>
        <w:rPr>
          <w:rFonts w:ascii="Arial" w:hAnsi="Arial" w:cs="Arial"/>
        </w:rPr>
        <w:br/>
        <w:t xml:space="preserve">[FA02] O administrador é </w:t>
      </w:r>
      <w:r>
        <w:rPr>
          <w:rFonts w:ascii="Arial" w:hAnsi="Arial" w:cs="Arial"/>
          <w:color w:val="000000" w:themeColor="text1"/>
          <w:shd w:val="clear" w:color="auto" w:fill="FFFFFF"/>
        </w:rPr>
        <w:t xml:space="preserve">encaminhado ao fluxo [FP03] do “Alterar Simulado </w:t>
        <w:noBreakHyphen/>
        <w:t xml:space="preserve"> UC013”</w:t>
      </w:r>
      <w:r/>
    </w:p>
    <w:p>
      <w:pPr>
        <w:ind w:left="792"/>
        <w:spacing w:lineRule="auto" w:line="360"/>
        <w:rPr>
          <w:rFonts w:ascii="Arial" w:hAnsi="Arial" w:cs="Arial"/>
          <w:color w:val="000000"/>
          <w:shd w:val="clear" w:color="auto" w:fill="FFFFFF"/>
        </w:rPr>
      </w:pPr>
      <w:r>
        <w:rPr>
          <w:rFonts w:ascii="Arial" w:hAnsi="Arial" w:cs="Arial"/>
        </w:rPr>
        <w:t xml:space="preserve">Opção</w:t>
      </w:r>
      <w:del w:id="0" w:author="Anthony Louis Gotlib Ferreira" w:date="2018-09-15T19:13:00Z">
        <w:r>
          <w:rPr>
            <w:rFonts w:ascii="Arial" w:hAnsi="Arial" w:cs="Arial"/>
          </w:rPr>
          <w:delText xml:space="preserve"> </w:delText>
        </w:r>
      </w:del>
      <w:r>
        <w:rPr>
          <w:rFonts w:ascii="Arial" w:hAnsi="Arial" w:cs="Arial"/>
        </w:rPr>
        <w:t xml:space="preserve">[excluir]</w:t>
      </w:r>
      <w:ins w:id="1" w:author="Anthony Louis Gotlib Ferreira" w:date="2018-09-15T19:13:00Z">
        <w:r>
          <w:rPr>
            <w:rFonts w:ascii="Arial" w:hAnsi="Arial" w:cs="Arial"/>
          </w:rPr>
          <w:t xml:space="preserve">.</w:t>
        </w:r>
      </w:ins>
      <w:r>
        <w:rPr>
          <w:rFonts w:ascii="Arial" w:hAnsi="Arial" w:cs="Arial"/>
        </w:rPr>
        <w:br/>
        <w:t xml:space="preserve">[FA01] O administrador clica na opção excluir simulado.</w:t>
      </w:r>
      <w:r>
        <w:rPr>
          <w:rFonts w:ascii="Arial" w:hAnsi="Arial" w:cs="Arial"/>
        </w:rPr>
        <w:br/>
        <w:t xml:space="preserve">[FA02] O administrador é </w:t>
      </w:r>
      <w:r>
        <w:rPr>
          <w:rFonts w:ascii="Arial" w:hAnsi="Arial" w:cs="Arial"/>
          <w:color w:val="000000" w:themeColor="text1"/>
          <w:shd w:val="clear" w:color="auto" w:fill="FFFFFF"/>
        </w:rPr>
        <w:t xml:space="preserve">encaminhado ao fluxo para o [FP02] do “Excluir Simulado - UC012”.</w:t>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ind w:left="792"/>
        <w:spacing w:lineRule="auto" w:line="360"/>
        <w:rPr>
          <w:rFonts w:ascii="Arial" w:hAnsi="Arial" w:cs="Arial"/>
        </w:rPr>
      </w:pPr>
      <w:r>
        <w:rPr>
          <w:rFonts w:ascii="Arial" w:hAnsi="Arial" w:cs="Arial"/>
        </w:rPr>
      </w:r>
      <w:r/>
    </w:p>
    <w:p>
      <w:pPr>
        <w:pStyle w:val="264"/>
        <w:numPr>
          <w:ilvl w:val="0"/>
          <w:numId w:val="0"/>
        </w:numPr>
        <w:rPr>
          <w:rFonts w:ascii="Arial" w:hAnsi="Arial" w:cs="Arial"/>
        </w:rPr>
      </w:pPr>
      <w:r>
        <w:rPr>
          <w:rFonts w:ascii="Arial" w:hAnsi="Arial" w:cs="Arial"/>
        </w:rPr>
      </w:r>
      <w:r/>
    </w:p>
    <w:sdt>
      <w:sdtPr>
        <w:docPartObj>
          <w:docPartGallery w:val="Bibliographies"/>
          <w:docPartUnique w:val="true"/>
        </w:docPartObj>
      </w:sdtPr>
      <w:sdtContent>
        <w:p>
          <w:pPr>
            <w:pStyle w:val="193"/>
            <w:jc w:val="left"/>
            <w:tabs>
              <w:tab w:val="left" w:pos="3516" w:leader="none"/>
              <w:tab w:val="center" w:pos="4535" w:leader="none"/>
              <w:tab w:val="left" w:pos="6384" w:leader="none"/>
            </w:tabs>
            <w:rPr>
              <w:rFonts w:ascii="Arial" w:hAnsi="Arial" w:cs="Arial"/>
              <w:color w:val="auto"/>
              <w:sz w:val="24"/>
            </w:rPr>
          </w:pPr>
          <w:r>
            <w:rPr>
              <w:rFonts w:ascii="Arial" w:hAnsi="Arial" w:cs="Arial"/>
              <w:color w:val="auto"/>
              <w:sz w:val="24"/>
            </w:rPr>
            <w:tab/>
          </w:r>
          <w:r>
            <w:rPr>
              <w:rFonts w:ascii="Arial" w:hAnsi="Arial" w:cs="Arial"/>
              <w:color w:val="auto"/>
              <w:sz w:val="24"/>
            </w:rPr>
            <w:tab/>
          </w:r>
          <w:r>
            <w:rPr>
              <w:rFonts w:ascii="Arial" w:hAnsi="Arial" w:cs="Arial"/>
              <w:color w:val="auto"/>
              <w:sz w:val="24"/>
            </w:rPr>
            <w:t xml:space="preserve">Referências</w:t>
          </w:r>
          <w:r>
            <w:rPr>
              <w:rFonts w:ascii="Arial" w:hAnsi="Arial" w:cs="Arial"/>
              <w:color w:val="auto"/>
              <w:sz w:val="24"/>
            </w:rPr>
            <w:tab/>
          </w:r>
          <w:r/>
        </w:p>
        <w:sdt>
          <w:sdtPr/>
          <w:sdtContent>
            <w:p>
              <w:pPr>
                <w:pStyle w:val="313"/>
              </w:pPr>
              <w:r>
                <w:rPr>
                  <w:rFonts w:ascii="Arial" w:hAnsi="Arial" w:cs="Arial"/>
                  <w:color w:val="auto"/>
                </w:rPr>
                <w:fldChar w:fldCharType="begin"/>
              </w:r>
              <w:r>
                <w:rPr>
                  <w:rFonts w:ascii="Arial" w:hAnsi="Arial" w:cs="Arial"/>
                  <w:color w:val="auto"/>
                </w:rPr>
                <w:instrText xml:space="preserve">BIBLIOGRAPHY</w:instrText>
              </w:r>
              <w:r>
                <w:rPr>
                  <w:rFonts w:ascii="Arial" w:hAnsi="Arial" w:cs="Arial"/>
                  <w:color w:val="auto"/>
                </w:rPr>
                <w:fldChar w:fldCharType="separate"/>
              </w:r>
              <w:r>
                <w:t xml:space="preserve">AN. </w:t>
              </w:r>
              <w:r>
                <w:rPr>
                  <w:b/>
                  <w:bCs/>
                </w:rPr>
                <w:t xml:space="preserve">Si</w:t>
              </w:r>
              <w:bookmarkStart w:id="356" w:name="_GoBack"/>
              <w:r/>
              <w:bookmarkEnd w:id="356"/>
              <w:r>
                <w:rPr>
                  <w:b/>
                  <w:bCs/>
                </w:rPr>
                <w:t xml:space="preserve">te da Arte de Navegar</w:t>
              </w:r>
              <w:r>
                <w:t xml:space="preserve">, 2012. Disponivel em: &lt;http://artedenavegar.com.br/l2/desc-servicos-despachante.php?id=20&amp;nome=Serviços%20de%20Despachante%20-%20Regularização%20de%20Embarcações&gt;. Acesso em: 25 Maio 2018.</w:t>
              </w:r>
              <w:r/>
            </w:p>
            <w:p>
              <w:pPr>
                <w:pStyle w:val="313"/>
              </w:pPr>
              <w:r>
                <w:t xml:space="preserve">BIZAGI. Bizagi BPMN Suite. </w:t>
              </w:r>
              <w:r>
                <w:rPr>
                  <w:b/>
                  <w:bCs/>
                </w:rPr>
                <w:t xml:space="preserve">Bizagi Modeler</w:t>
              </w:r>
              <w:r>
                <w:t xml:space="preserve">, 2018. Disponivel em: &lt;https://www.bizagi.com/pt/produtos/bpm-suite/modeler&gt;. Acesso em: 24 Maio 2018.</w:t>
              </w:r>
              <w:r/>
            </w:p>
            <w:p>
              <w:pPr>
                <w:pStyle w:val="313"/>
              </w:pPr>
              <w:r>
                <w:t xml:space="preserve">CASTRO, E. et al. </w:t>
              </w:r>
              <w:r>
                <w:rPr>
                  <w:b/>
                  <w:bCs/>
                </w:rPr>
                <w:t xml:space="preserve">Engenharia de Requisitos. Um enfoque na construção de software orientado ao negócio</w:t>
              </w:r>
              <w:r>
                <w:t xml:space="preserve">. [S.l.]: Bookess, 2014.</w:t>
              </w:r>
              <w:r/>
            </w:p>
            <w:p>
              <w:pPr>
                <w:pStyle w:val="313"/>
                <w:rPr>
                  <w:lang w:val="en-US"/>
                </w:rPr>
              </w:pPr>
              <w:r>
                <w:t xml:space="preserve">CHEN, P. </w:t>
              </w:r>
              <w:r>
                <w:rPr>
                  <w:b/>
                  <w:bCs/>
                </w:rPr>
                <w:t xml:space="preserve">Modelagem de Dados. A Abordagem Entidade-Relacionamento para Projeto Lógico</w:t>
              </w:r>
              <w:r>
                <w:t xml:space="preserve">. </w:t>
              </w:r>
              <w:r>
                <w:rPr>
                  <w:lang w:val="en-US"/>
                </w:rPr>
                <w:t xml:space="preserve">[S.l.]: Makron Books, 1990.</w:t>
              </w:r>
              <w:r/>
            </w:p>
            <w:p>
              <w:pPr>
                <w:pStyle w:val="313"/>
              </w:pPr>
              <w:r>
                <w:rPr>
                  <w:lang w:val="en-US"/>
                </w:rPr>
                <w:t xml:space="preserve">DESIGN, U. </w:t>
              </w:r>
              <w:r>
                <w:rPr>
                  <w:b/>
                  <w:bCs/>
                  <w:lang w:val="en-US"/>
                </w:rPr>
                <w:t xml:space="preserve">Site da UX Design</w:t>
              </w:r>
              <w:r>
                <w:rPr>
                  <w:lang w:val="en-US"/>
                </w:rPr>
                <w:t xml:space="preserve">, 2013. </w:t>
              </w:r>
              <w:r>
                <w:t xml:space="preserve">Disponivel em: &lt;www.uxdesign.cc&gt;. Acesso em: 25 Maio 2018.</w:t>
              </w:r>
              <w:r/>
            </w:p>
            <w:p>
              <w:pPr>
                <w:pStyle w:val="313"/>
              </w:pPr>
              <w:r>
                <w:t xml:space="preserve">GNU. </w:t>
              </w:r>
              <w:r>
                <w:rPr>
                  <w:b/>
                  <w:bCs/>
                </w:rPr>
                <w:t xml:space="preserve">Site do Projeto R</w:t>
              </w:r>
              <w:r>
                <w:t xml:space="preserve">, 1993. Disponivel em: &lt;https://www.r-project.org/&gt;. Acesso em: 25 Maio 2018.</w:t>
              </w:r>
              <w:r/>
            </w:p>
            <w:p>
              <w:pPr>
                <w:pStyle w:val="313"/>
                <w:rPr>
                  <w:lang w:val="en-US"/>
                </w:rPr>
              </w:pPr>
              <w:r>
                <w:t xml:space="preserve">GUEDES, G. T. A. </w:t>
              </w:r>
              <w:r>
                <w:rPr>
                  <w:b/>
                  <w:bCs/>
                </w:rPr>
                <w:t xml:space="preserve">UML2 Uma Abordagem Prática</w:t>
              </w:r>
              <w:r>
                <w:t xml:space="preserve">. </w:t>
              </w:r>
              <w:r>
                <w:rPr>
                  <w:lang w:val="en-US"/>
                </w:rPr>
                <w:t xml:space="preserve">[S.l.]: Novatec, 2014.</w:t>
              </w:r>
              <w:r/>
            </w:p>
            <w:p>
              <w:pPr>
                <w:pStyle w:val="313"/>
              </w:pPr>
              <w:r>
                <w:rPr>
                  <w:lang w:val="en-US"/>
                </w:rPr>
                <w:t xml:space="preserve">LUCIDCHART. </w:t>
              </w:r>
              <w:r>
                <w:rPr>
                  <w:b/>
                  <w:bCs/>
                  <w:lang w:val="en-US"/>
                </w:rPr>
                <w:t xml:space="preserve">LucidChart</w:t>
              </w:r>
              <w:r>
                <w:rPr>
                  <w:lang w:val="en-US"/>
                </w:rPr>
                <w:t xml:space="preserve">, 2018. </w:t>
              </w:r>
              <w:r>
                <w:t xml:space="preserve">Disponivel em: &lt;https://www.lucidchart.com/pages/pt/fluxograma-online&gt;. Acesso em: 2018 Maio 2018.</w:t>
              </w:r>
              <w:r/>
            </w:p>
            <w:p>
              <w:pPr>
                <w:pStyle w:val="313"/>
              </w:pPr>
              <w:r>
                <w:t xml:space="preserve">MARINHA. Marinha do Brasil. </w:t>
              </w:r>
              <w:r>
                <w:rPr>
                  <w:b/>
                  <w:bCs/>
                </w:rPr>
                <w:t xml:space="preserve">DPC</w:t>
              </w:r>
              <w:r>
                <w:t xml:space="preserve">, 2003. Disponivel em: &lt;http://www.dpc.mar.mil.br/sites/default/files/normam03_1.pdf&gt;. Acesso em: 24 Maio 2018.</w:t>
              </w:r>
              <w:r/>
            </w:p>
            <w:p>
              <w:pPr>
                <w:pStyle w:val="313"/>
              </w:pPr>
              <w:r>
                <w:t xml:space="preserve">MARINHA. Marinha do Brasil. </w:t>
              </w:r>
              <w:r>
                <w:rPr>
                  <w:b/>
                  <w:bCs/>
                </w:rPr>
                <w:t xml:space="preserve">DPC-02</w:t>
              </w:r>
              <w:r>
                <w:t xml:space="preserve">, 2005. Disponivel em: &lt;http://www.dpc.mar.mil.br/sites/default/files/normam-02_dpc_mod18.pdf&gt;. Acesso em: 24 Maio 2018.</w:t>
              </w:r>
              <w:r/>
            </w:p>
            <w:p>
              <w:pPr>
                <w:pStyle w:val="313"/>
              </w:pPr>
              <w:r>
                <w:t xml:space="preserve">MARINHA DO BRASIL. </w:t>
              </w:r>
              <w:r>
                <w:rPr>
                  <w:b/>
                  <w:bCs/>
                </w:rPr>
                <w:t xml:space="preserve">Site da Capitania Fluvial de Brasília</w:t>
              </w:r>
              <w:r>
                <w:t xml:space="preserve">. Disponivel em: &lt;https://www.marinha.mil.br/cfb/?q=escolanauticacadastradas&gt;. Acesso em: 08 Agosto 2018.</w:t>
              </w:r>
              <w:r/>
            </w:p>
            <w:p>
              <w:pPr>
                <w:pStyle w:val="313"/>
              </w:pPr>
              <w:r>
                <w:t xml:space="preserve">MARINHA. Site da Capitania Fluvial de Brasília. Disponivel em: &lt;https://www.marinha.mil.br/cfb/?q=escolanauticacadastradas&gt;. Acesso em: 8 Agosto 2018.</w:t>
              </w:r>
              <w:r/>
            </w:p>
            <w:p>
              <w:pPr>
                <w:pStyle w:val="313"/>
              </w:pPr>
              <w:r>
                <w:t xml:space="preserve">ORACLE. </w:t>
              </w:r>
              <w:r>
                <w:rPr>
                  <w:b/>
                  <w:bCs/>
                </w:rPr>
                <w:t xml:space="preserve">Site da Oracle</w:t>
              </w:r>
              <w:r>
                <w:t xml:space="preserve">, 2018. Disponivel em: &lt;http://www.oracle.com/technetwork/java/javaee/downloads/apis-139520.html&gt;. Acesso em: 25 Maio 2018.</w:t>
              </w:r>
              <w:r/>
            </w:p>
            <w:p>
              <w:pPr>
                <w:pStyle w:val="313"/>
              </w:pPr>
              <w:r>
                <w:t xml:space="preserve">ORACLE. </w:t>
              </w:r>
              <w:r>
                <w:rPr>
                  <w:b/>
                  <w:bCs/>
                </w:rPr>
                <w:t xml:space="preserve">Site do MySQL</w:t>
              </w:r>
              <w:r>
                <w:t xml:space="preserve">, 2018. Disponivel em: &lt;https://www.mysql.com/&gt;. Acesso em: 25 Maio 2018.</w:t>
              </w:r>
              <w:r/>
            </w:p>
            <w:p>
              <w:pPr>
                <w:pStyle w:val="313"/>
              </w:pPr>
              <w:r>
                <w:t xml:space="preserve">PRESSMAN, R. S.; MAXIM, B. R. </w:t>
              </w:r>
              <w:r>
                <w:rPr>
                  <w:b/>
                  <w:bCs/>
                </w:rPr>
                <w:t xml:space="preserve">Engenharia de Software. Uma Abordagem Profissional</w:t>
              </w:r>
              <w:r>
                <w:t xml:space="preserve">. [S.l.]: Mc Graw Hill, 2016.</w:t>
              </w:r>
              <w:r/>
            </w:p>
            <w:p>
              <w:pPr>
                <w:pStyle w:val="313"/>
              </w:pPr>
              <w:r>
                <w:t xml:space="preserve">QUALITY. </w:t>
              </w:r>
              <w:r>
                <w:rPr>
                  <w:b/>
                  <w:bCs/>
                </w:rPr>
                <w:t xml:space="preserve">Site da Escola Náutica Quality</w:t>
              </w:r>
              <w:r>
                <w:t xml:space="preserve">, 2012. Disponivel em: &lt;http://www.qualityescolanautica.com.br&gt;. Acesso em: 25 Maio 2018.</w:t>
              </w:r>
              <w:r/>
            </w:p>
            <w:p>
              <w:pPr>
                <w:pStyle w:val="313"/>
              </w:pPr>
              <w:r>
                <w:t xml:space="preserve">SBT. </w:t>
              </w:r>
              <w:r>
                <w:rPr>
                  <w:b/>
                  <w:bCs/>
                </w:rPr>
                <w:t xml:space="preserve">SBT Notícias</w:t>
              </w:r>
              <w:r>
                <w:t xml:space="preserve">, 24 Maio 2018. Disponivel em: &lt;https://www.sbt.com.br/jornalismo/sbtnoticias/noticias/103727/Divers%C3%A3o-luxuosa-Bras%C3%ADlia-tem-a-3%C2%AA-maior-frota-de-barcos-do-pa%C3%ADs.html&gt;. Acesso em: 20 Maio 2018.</w:t>
              </w:r>
              <w:r/>
            </w:p>
            <w:p>
              <w:pPr>
                <w:pStyle w:val="313"/>
              </w:pPr>
              <w:r>
                <w:t xml:space="preserve">UOL. </w:t>
              </w:r>
              <w:r>
                <w:rPr>
                  <w:b/>
                  <w:bCs/>
                </w:rPr>
                <w:t xml:space="preserve">Site do PagSeguro</w:t>
              </w:r>
              <w:r>
                <w:t xml:space="preserve">, 1996. Disponivel em: &lt;https://pagseguro.uol.com.br/&gt;. Acesso em: 25 Maio 2018.</w:t>
              </w:r>
              <w:r/>
            </w:p>
            <w:p>
              <w:pPr>
                <w:pStyle w:val="313"/>
              </w:pPr>
              <w:r>
                <w:t xml:space="preserve">W3SCHOOLS. W3 CSS. </w:t>
              </w:r>
              <w:r>
                <w:rPr>
                  <w:b/>
                  <w:bCs/>
                </w:rPr>
                <w:t xml:space="preserve">Site da W3 Corporation</w:t>
              </w:r>
              <w:r>
                <w:t xml:space="preserve">, 1999. Disponivel em: &lt;https://www.w3schools.com/w3css/&gt;. Acesso em: 25 Maio 2018.</w:t>
              </w:r>
              <w:r/>
            </w:p>
            <w:p>
              <w:pPr>
                <w:spacing w:lineRule="auto" w:line="360"/>
              </w:pPr>
              <w:r>
                <w:rPr>
                  <w:rFonts w:ascii="Arial" w:hAnsi="Arial" w:cs="Arial"/>
                  <w:b/>
                  <w:bCs/>
                  <w:color w:val="auto"/>
                </w:rPr>
                <w:fldChar w:fldCharType="end"/>
              </w:r>
              <w:r/>
            </w:p>
          </w:sdtContent>
        </w:sdt>
      </w:sdtContent>
    </w:sdt>
    <w:p>
      <w:pPr>
        <w:pStyle w:val="263"/>
        <w:numPr>
          <w:ilvl w:val="0"/>
          <w:numId w:val="0"/>
        </w:numPr>
        <w:rPr>
          <w:rFonts w:ascii="Arial" w:hAnsi="Arial" w:cs="Arial" w:eastAsia="Times New Roman"/>
          <w:color w:val="auto"/>
          <w:sz w:val="36"/>
          <w:szCs w:val="36"/>
          <w:lang w:eastAsia="pt-BR"/>
        </w:rPr>
        <w:outlineLvl w:val="0"/>
      </w:pPr>
      <w:r>
        <w:rPr>
          <w:rFonts w:ascii="Arial" w:hAnsi="Arial" w:cs="Arial" w:eastAsia="Times New Roman"/>
          <w:color w:val="auto"/>
          <w:sz w:val="36"/>
          <w:szCs w:val="36"/>
          <w:lang w:eastAsia="pt-BR"/>
        </w:rPr>
      </w:r>
      <w:r/>
    </w:p>
    <w:p>
      <w:pPr>
        <w:pStyle w:val="263"/>
        <w:numPr>
          <w:ilvl w:val="0"/>
          <w:numId w:val="0"/>
        </w:numPr>
        <w:jc w:val="center"/>
        <w:rPr>
          <w:rFonts w:ascii="Arial" w:hAnsi="Arial" w:cs="Arial"/>
        </w:rPr>
      </w:pPr>
      <w:r>
        <w:rPr>
          <w:rFonts w:ascii="Arial" w:hAnsi="Arial" w:cs="Arial"/>
        </w:rPr>
      </w:r>
      <w:r/>
    </w:p>
    <w:p>
      <w:pPr>
        <w:pStyle w:val="263"/>
        <w:numPr>
          <w:ilvl w:val="0"/>
          <w:numId w:val="0"/>
        </w:numPr>
        <w:jc w:val="center"/>
        <w:rPr>
          <w:rFonts w:ascii="Arial" w:hAnsi="Arial" w:cs="Arial"/>
        </w:rPr>
      </w:pPr>
      <w:r>
        <w:rPr>
          <w:rFonts w:ascii="Arial" w:hAnsi="Arial" w:cs="Arial"/>
        </w:rPr>
      </w:r>
      <w:r/>
    </w:p>
    <w:p>
      <w:pPr>
        <w:pStyle w:val="263"/>
        <w:numPr>
          <w:ilvl w:val="0"/>
          <w:numId w:val="0"/>
        </w:numPr>
        <w:jc w:val="center"/>
        <w:rPr>
          <w:rFonts w:ascii="Arial" w:hAnsi="Arial" w:cs="Arial"/>
        </w:rPr>
      </w:pPr>
      <w:r>
        <w:rPr>
          <w:rFonts w:ascii="Arial" w:hAnsi="Arial" w:cs="Arial"/>
        </w:rPr>
      </w:r>
      <w:r/>
    </w:p>
    <w:sectPr>
      <w:headerReference w:type="default" r:id="rId15"/>
      <w:footnotePr/>
      <w:type w:val="nextPage"/>
      <w:pgSz w:w="11906" w:h="16838"/>
      <w:pgMar w:top="1701" w:right="1134" w:bottom="1134" w:left="1701" w:gutter="0" w:header="709" w:footer="709"/>
      <w:pgNumType w:start="30"/>
      <w:cols w:num="1" w:sep="0" w:space="708"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20New#20Roman">
    <w:panose1 w:val="020B0604020202020204"/>
  </w:font>
  <w:font w:name="Wingdings">
    <w:panose1 w:val="05030102010509060703"/>
  </w:font>
  <w:font w:name="Courier New">
    <w:panose1 w:val="02070309020205020404"/>
  </w:font>
  <w:font w:name="Symbol">
    <w:panose1 w:val="05010000000000000000"/>
  </w:font>
  <w:font w:name="Tahoma">
    <w:panose1 w:val="020B0604030504040204"/>
  </w:font>
  <w:font w:name="Calibri Light">
    <w:panose1 w:val="020F0302020204030203"/>
  </w:font>
  <w:font w:name="SimSun">
    <w:panose1 w:val="02010600030101010101"/>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p14">
  <w:p>
    <w:pPr>
      <w:pStyle w:val="238"/>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p14">
  <w:footnote w:type="separator" w:id="-1">
    <w:p>
      <w:pPr>
        <w:spacing w:lineRule="auto" w:line="240"/>
      </w:pPr>
      <w:r>
        <w:separator/>
      </w:r>
      <w:r/>
    </w:p>
  </w:footnote>
  <w:footnote w:type="continuationSeparator" w:id="0">
    <w:p>
      <w:pPr>
        <w:spacing w:lineRule="auto" w:line="24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p14">
  <w:p>
    <w:pPr>
      <w:pStyle w:val="239"/>
      <w:jc w:val="center"/>
    </w:pPr>
    <w:r>
      <w:tab/>
    </w:r>
    <w:r>
      <w:tab/>
    </w:r>
    <w:r/>
  </w:p>
  <w:p>
    <w:pPr>
      <w:pStyle w:val="239"/>
    </w:pPr>
    <w:r/>
    <w:r/>
  </w:p>
  <w:p>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p14">
  <w:p>
    <w:pPr>
      <w:pStyle w:val="239"/>
      <w:jc w:val="center"/>
    </w:pPr>
    <w:r/>
    <w:r/>
  </w:p>
  <w:p>
    <w:pPr>
      <w:pStyle w:val="239"/>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p14">
  <w:sdt>
    <w:sdtPr>
      <w:docPartObj>
        <w:docPartGallery w:val="Page Numbers (Top of Page)"/>
        <w:docPartUnique w:val="true"/>
      </w:docPartObj>
    </w:sdtPr>
    <w:sdtContent>
      <w:p>
        <w:pPr>
          <w:pStyle w:val="239"/>
          <w:jc w:val="right"/>
        </w:pPr>
        <w:r>
          <w:fldChar w:fldCharType="begin"/>
        </w:r>
        <w:r>
          <w:instrText xml:space="preserve">PAGE   \* MERGEFORMAT</w:instrText>
        </w:r>
        <w:r>
          <w:fldChar w:fldCharType="separate"/>
        </w:r>
        <w:r>
          <w:t xml:space="preserve">2</w:t>
        </w:r>
        <w:r>
          <w:fldChar w:fldCharType="end"/>
        </w:r>
        <w:r/>
      </w:p>
    </w:sdtContent>
  </w:sdt>
  <w:p>
    <w:pPr>
      <w:pStyle w:val="239"/>
    </w:pPr>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p14">
  <w:p>
    <w:pPr>
      <w:pStyle w:val="239"/>
      <w:jc w:val="right"/>
    </w:pPr>
    <w:r/>
    <w:r/>
  </w:p>
  <w:p>
    <w:pPr>
      <w:pStyle w:val="239"/>
    </w:pPr>
    <w: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p14">
  <w:sdt>
    <w:sdtPr>
      <w:docPartObj>
        <w:docPartGallery w:val="Page Numbers (Top of Page)"/>
        <w:docPartUnique w:val="true"/>
      </w:docPartObj>
    </w:sdtPr>
    <w:sdtContent>
      <w:p>
        <w:pPr>
          <w:pStyle w:val="239"/>
          <w:jc w:val="right"/>
        </w:pPr>
        <w:r>
          <w:fldChar w:fldCharType="begin"/>
        </w:r>
        <w:r>
          <w:instrText xml:space="preserve">PAGE   \* MERGEFORMAT</w:instrText>
        </w:r>
        <w:r>
          <w:fldChar w:fldCharType="separate"/>
        </w:r>
        <w:r>
          <w:t xml:space="preserve">2</w:t>
        </w:r>
        <w:r>
          <w:fldChar w:fldCharType="end"/>
        </w:r>
        <w:r/>
      </w:p>
    </w:sdtContent>
  </w:sdt>
  <w:p>
    <w:pPr>
      <w:pStyle w:val="239"/>
    </w:pPr>
    <w: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p14">
  <w:sdt>
    <w:sdtPr>
      <w:docPartObj>
        <w:docPartGallery w:val="Page Numbers (Top of Page)"/>
        <w:docPartUnique w:val="true"/>
      </w:docPartObj>
    </w:sdtPr>
    <w:sdtContent>
      <w:p>
        <w:pPr>
          <w:pStyle w:val="239"/>
          <w:jc w:val="right"/>
        </w:pPr>
        <w:r>
          <w:fldChar w:fldCharType="begin"/>
        </w:r>
        <w:r>
          <w:instrText xml:space="preserve">PAGE   \* MERGEFORMAT</w:instrText>
        </w:r>
        <w:r>
          <w:fldChar w:fldCharType="separate"/>
        </w:r>
        <w:r>
          <w:t xml:space="preserve">2</w:t>
        </w:r>
        <w:r>
          <w:fldChar w:fldCharType="end"/>
        </w:r>
        <w:r/>
      </w:p>
    </w:sdtContent>
  </w:sdt>
  <w:p>
    <w:pPr>
      <w:pStyle w:val="239"/>
    </w:pPr>
    <w: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p14">
  <w:p>
    <w:pPr>
      <w:pStyle w:val="239"/>
      <w:jc w:val="right"/>
    </w:pPr>
    <w:r/>
    <w:r/>
  </w:p>
  <w:p>
    <w:pPr>
      <w:pStyle w:val="239"/>
    </w:pPr>
    <w: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p14">
  <w:sdt>
    <w:sdtPr>
      <w:docPartObj>
        <w:docPartGallery w:val="Page Numbers (Top of Page)"/>
        <w:docPartUnique w:val="true"/>
      </w:docPartObj>
    </w:sdtPr>
    <w:sdtContent>
      <w:p>
        <w:pPr>
          <w:pStyle w:val="239"/>
          <w:jc w:val="right"/>
        </w:pPr>
        <w:r>
          <w:fldChar w:fldCharType="begin"/>
        </w:r>
        <w:r>
          <w:instrText xml:space="preserve">PAGE   \* MERGEFORMAT</w:instrText>
        </w:r>
        <w:r>
          <w:fldChar w:fldCharType="separate"/>
        </w:r>
        <w:r>
          <w:t xml:space="preserve">2</w:t>
        </w:r>
        <w:r>
          <w:fldChar w:fldCharType="end"/>
        </w:r>
        <w:r/>
      </w:p>
    </w:sdtContent>
  </w:sdt>
  <w:p>
    <w:pPr>
      <w:pStyle w:val="239"/>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lvl w:ilvl="0">
      <w:start w:val="4"/>
      <w:numFmt w:val="decimal"/>
      <w:suff w:val="tab"/>
      <w:lvlText w:val="%1."/>
      <w:lvlJc w:val="left"/>
      <w:pPr>
        <w:ind w:left="720" w:hanging="359"/>
        <w:tabs>
          <w:tab w:val="left" w:pos="720" w:leader="none"/>
        </w:tabs>
      </w:pPr>
    </w:lvl>
    <w:lvl w:ilvl="1">
      <w:start w:val="4"/>
      <w:numFmt w:val="decimal"/>
      <w:suff w:val="tab"/>
      <w:lvlText w:val="%2."/>
      <w:lvlJc w:val="left"/>
      <w:pPr>
        <w:ind w:left="1440" w:hanging="359"/>
        <w:tabs>
          <w:tab w:val="left" w:pos="1440" w:leader="none"/>
        </w:tabs>
      </w:pPr>
    </w:lvl>
    <w:lvl w:ilvl="2">
      <w:start w:val="1"/>
      <w:numFmt w:val="decimal"/>
      <w:suff w:val="tab"/>
      <w:lvlText w:val="%3."/>
      <w:lvlJc w:val="left"/>
      <w:pPr>
        <w:ind w:left="2160" w:hanging="359"/>
        <w:tabs>
          <w:tab w:val="left" w:pos="2160" w:leader="none"/>
        </w:tabs>
      </w:pPr>
    </w:lvl>
    <w:lvl w:ilvl="3">
      <w:start w:val="1"/>
      <w:numFmt w:val="decimal"/>
      <w:suff w:val="tab"/>
      <w:lvlText w:val="%4."/>
      <w:lvlJc w:val="left"/>
      <w:pPr>
        <w:ind w:left="2880" w:hanging="359"/>
        <w:tabs>
          <w:tab w:val="left" w:pos="2880" w:leader="none"/>
        </w:tabs>
      </w:pPr>
    </w:lvl>
    <w:lvl w:ilvl="4">
      <w:start w:val="1"/>
      <w:numFmt w:val="decimal"/>
      <w:suff w:val="tab"/>
      <w:lvlText w:val="%5."/>
      <w:lvlJc w:val="left"/>
      <w:pPr>
        <w:ind w:left="3600" w:hanging="359"/>
        <w:tabs>
          <w:tab w:val="left" w:pos="3600" w:leader="none"/>
        </w:tabs>
      </w:pPr>
    </w:lvl>
    <w:lvl w:ilvl="5">
      <w:start w:val="1"/>
      <w:numFmt w:val="decimal"/>
      <w:suff w:val="tab"/>
      <w:lvlText w:val="%6."/>
      <w:lvlJc w:val="left"/>
      <w:pPr>
        <w:ind w:left="4320" w:hanging="359"/>
        <w:tabs>
          <w:tab w:val="left" w:pos="4320" w:leader="none"/>
        </w:tabs>
      </w:pPr>
    </w:lvl>
    <w:lvl w:ilvl="6">
      <w:start w:val="1"/>
      <w:numFmt w:val="decimal"/>
      <w:suff w:val="tab"/>
      <w:lvlText w:val="%7."/>
      <w:lvlJc w:val="left"/>
      <w:pPr>
        <w:ind w:left="5040" w:hanging="359"/>
        <w:tabs>
          <w:tab w:val="left" w:pos="5040" w:leader="none"/>
        </w:tabs>
      </w:pPr>
    </w:lvl>
    <w:lvl w:ilvl="7">
      <w:start w:val="1"/>
      <w:numFmt w:val="decimal"/>
      <w:suff w:val="tab"/>
      <w:lvlText w:val="%8."/>
      <w:lvlJc w:val="left"/>
      <w:pPr>
        <w:ind w:left="5760" w:hanging="359"/>
        <w:tabs>
          <w:tab w:val="left" w:pos="5760" w:leader="none"/>
        </w:tabs>
      </w:pPr>
    </w:lvl>
    <w:lvl w:ilvl="8">
      <w:start w:val="1"/>
      <w:numFmt w:val="decimal"/>
      <w:suff w:val="tab"/>
      <w:lvlText w:val="%9."/>
      <w:lvlJc w:val="left"/>
      <w:pPr>
        <w:ind w:left="6480" w:hanging="359"/>
        <w:tabs>
          <w:tab w:val="left" w:pos="6480" w:leader="none"/>
        </w:tabs>
      </w:pPr>
    </w:lvl>
  </w:abstractNum>
  <w:abstractNum w:abstractNumId="1">
    <w:multiLevelType w:val="hybridMultilevel"/>
    <w:lvl w:ilvl="0">
      <w:start w:val="1"/>
      <w:numFmt w:val="decimal"/>
      <w:suff w:val="tab"/>
      <w:lvlText w:val="%1."/>
      <w:lvlJc w:val="left"/>
      <w:pPr>
        <w:ind w:left="360" w:hanging="359"/>
      </w:pPr>
    </w:lvl>
    <w:lvl w:ilvl="1">
      <w:start w:val="1"/>
      <w:numFmt w:val="decimal"/>
      <w:suff w:val="tab"/>
      <w:lvlText w:val="%1.%2."/>
      <w:lvlJc w:val="left"/>
      <w:pPr>
        <w:ind w:left="792" w:hanging="431"/>
      </w:pPr>
    </w:lvl>
    <w:lvl w:ilvl="2">
      <w:start w:val="1"/>
      <w:numFmt w:val="decimal"/>
      <w:suff w:val="tab"/>
      <w:lvlText w:val="%1.%2.%3."/>
      <w:lvlJc w:val="left"/>
      <w:pPr>
        <w:ind w:left="1224" w:hanging="503"/>
      </w:pPr>
    </w:lvl>
    <w:lvl w:ilvl="3">
      <w:start w:val="1"/>
      <w:numFmt w:val="decimal"/>
      <w:suff w:val="tab"/>
      <w:lvlText w:val="%1.%2.%3.%4."/>
      <w:lvlJc w:val="left"/>
      <w:pPr>
        <w:ind w:left="1728" w:hanging="647"/>
      </w:pPr>
    </w:lvl>
    <w:lvl w:ilvl="4">
      <w:start w:val="1"/>
      <w:numFmt w:val="decimal"/>
      <w:suff w:val="tab"/>
      <w:lvlText w:val="%1.%2.%3.%4.%5."/>
      <w:lvlJc w:val="left"/>
      <w:pPr>
        <w:ind w:left="2232" w:hanging="791"/>
      </w:pPr>
    </w:lvl>
    <w:lvl w:ilvl="5">
      <w:start w:val="1"/>
      <w:numFmt w:val="decimal"/>
      <w:suff w:val="tab"/>
      <w:lvlText w:val="%1.%2.%3.%4.%5.%6."/>
      <w:lvlJc w:val="left"/>
      <w:pPr>
        <w:ind w:left="2736" w:hanging="935"/>
      </w:pPr>
    </w:lvl>
    <w:lvl w:ilvl="6">
      <w:start w:val="1"/>
      <w:numFmt w:val="decimal"/>
      <w:suff w:val="tab"/>
      <w:lvlText w:val="%1.%2.%3.%4.%5.%6.%7."/>
      <w:lvlJc w:val="left"/>
      <w:pPr>
        <w:ind w:left="3240" w:hanging="1079"/>
      </w:pPr>
    </w:lvl>
    <w:lvl w:ilvl="7">
      <w:start w:val="1"/>
      <w:numFmt w:val="decimal"/>
      <w:suff w:val="tab"/>
      <w:lvlText w:val="%1.%2.%3.%4.%5.%6.%7.%8."/>
      <w:lvlJc w:val="left"/>
      <w:pPr>
        <w:ind w:left="3744" w:hanging="1223"/>
      </w:pPr>
    </w:lvl>
    <w:lvl w:ilvl="8">
      <w:start w:val="1"/>
      <w:numFmt w:val="decimal"/>
      <w:suff w:val="tab"/>
      <w:lvlText w:val="%1.%2.%3.%4.%5.%6.%7.%8.%9."/>
      <w:lvlJc w:val="left"/>
      <w:pPr>
        <w:ind w:left="4320" w:hanging="1439"/>
      </w:pPr>
    </w:lvl>
  </w:abstractNum>
  <w:abstractNum w:abstractNumId="2">
    <w:multiLevelType w:val="hybridMultilevel"/>
    <w:lvl w:ilvl="0">
      <w:start w:val="5"/>
      <w:numFmt w:val="decimal"/>
      <w:suff w:val="tab"/>
      <w:lvlText w:val="%1."/>
      <w:lvlJc w:val="left"/>
      <w:pPr>
        <w:ind w:left="720" w:hanging="359"/>
        <w:tabs>
          <w:tab w:val="left" w:pos="720" w:leader="none"/>
        </w:tabs>
      </w:pPr>
    </w:lvl>
    <w:lvl w:ilvl="1">
      <w:start w:val="1"/>
      <w:numFmt w:val="decimal"/>
      <w:suff w:val="tab"/>
      <w:lvlText w:val="%2."/>
      <w:lvlJc w:val="left"/>
      <w:pPr>
        <w:ind w:left="1440" w:hanging="359"/>
        <w:tabs>
          <w:tab w:val="left" w:pos="1440" w:leader="none"/>
        </w:tabs>
      </w:pPr>
    </w:lvl>
    <w:lvl w:ilvl="2">
      <w:start w:val="1"/>
      <w:numFmt w:val="decimal"/>
      <w:suff w:val="tab"/>
      <w:lvlText w:val="%3."/>
      <w:lvlJc w:val="left"/>
      <w:pPr>
        <w:ind w:left="2160" w:hanging="359"/>
        <w:tabs>
          <w:tab w:val="left" w:pos="2160" w:leader="none"/>
        </w:tabs>
      </w:pPr>
    </w:lvl>
    <w:lvl w:ilvl="3">
      <w:start w:val="1"/>
      <w:numFmt w:val="decimal"/>
      <w:suff w:val="tab"/>
      <w:lvlText w:val="%4."/>
      <w:lvlJc w:val="left"/>
      <w:pPr>
        <w:ind w:left="2880" w:hanging="359"/>
        <w:tabs>
          <w:tab w:val="left" w:pos="2880" w:leader="none"/>
        </w:tabs>
      </w:pPr>
    </w:lvl>
    <w:lvl w:ilvl="4">
      <w:start w:val="1"/>
      <w:numFmt w:val="decimal"/>
      <w:suff w:val="tab"/>
      <w:lvlText w:val="%5."/>
      <w:lvlJc w:val="left"/>
      <w:pPr>
        <w:ind w:left="3600" w:hanging="359"/>
        <w:tabs>
          <w:tab w:val="left" w:pos="3600" w:leader="none"/>
        </w:tabs>
      </w:pPr>
    </w:lvl>
    <w:lvl w:ilvl="5">
      <w:start w:val="1"/>
      <w:numFmt w:val="decimal"/>
      <w:suff w:val="tab"/>
      <w:lvlText w:val="%6."/>
      <w:lvlJc w:val="left"/>
      <w:pPr>
        <w:ind w:left="4320" w:hanging="359"/>
        <w:tabs>
          <w:tab w:val="left" w:pos="4320" w:leader="none"/>
        </w:tabs>
      </w:pPr>
    </w:lvl>
    <w:lvl w:ilvl="6">
      <w:start w:val="1"/>
      <w:numFmt w:val="decimal"/>
      <w:suff w:val="tab"/>
      <w:lvlText w:val="%7."/>
      <w:lvlJc w:val="left"/>
      <w:pPr>
        <w:ind w:left="5040" w:hanging="359"/>
        <w:tabs>
          <w:tab w:val="left" w:pos="5040" w:leader="none"/>
        </w:tabs>
      </w:pPr>
    </w:lvl>
    <w:lvl w:ilvl="7">
      <w:start w:val="1"/>
      <w:numFmt w:val="decimal"/>
      <w:suff w:val="tab"/>
      <w:lvlText w:val="%8."/>
      <w:lvlJc w:val="left"/>
      <w:pPr>
        <w:ind w:left="5760" w:hanging="359"/>
        <w:tabs>
          <w:tab w:val="left" w:pos="5760" w:leader="none"/>
        </w:tabs>
      </w:pPr>
    </w:lvl>
    <w:lvl w:ilvl="8">
      <w:start w:val="1"/>
      <w:numFmt w:val="decimal"/>
      <w:suff w:val="tab"/>
      <w:lvlText w:val="%9."/>
      <w:lvlJc w:val="left"/>
      <w:pPr>
        <w:ind w:left="6480" w:hanging="359"/>
        <w:tabs>
          <w:tab w:val="left" w:pos="6480" w:leader="none"/>
        </w:tabs>
      </w:pPr>
    </w:lvl>
  </w:abstractNum>
  <w:abstractNum w:abstractNumId="3">
    <w:multiLevelType w:val="hybridMultilevel"/>
    <w:lvl w:ilvl="0">
      <w:start w:val="1"/>
      <w:numFmt w:val="decimal"/>
      <w:suff w:val="tab"/>
      <w:lvlText w:val="%1."/>
      <w:lvlJc w:val="left"/>
      <w:pPr>
        <w:ind w:left="720" w:hanging="359"/>
      </w:pPr>
      <w:rPr>
        <w:rFonts w:hint="default"/>
      </w:rPr>
    </w:lvl>
    <w:lvl w:ilvl="1">
      <w:start w:val="1"/>
      <w:numFmt w:val="lowerLetter"/>
      <w:suff w:val="tab"/>
      <w:lvlText w:val="%2."/>
      <w:lvlJc w:val="left"/>
      <w:pPr>
        <w:ind w:left="1440" w:hanging="359"/>
      </w:pPr>
    </w:lvl>
    <w:lvl w:ilvl="2">
      <w:start w:val="1"/>
      <w:numFmt w:val="lowerRoman"/>
      <w:suff w:val="tab"/>
      <w:lvlText w:val="%3."/>
      <w:lvlJc w:val="right"/>
      <w:pPr>
        <w:ind w:left="2160" w:hanging="179"/>
      </w:pPr>
    </w:lvl>
    <w:lvl w:ilvl="3">
      <w:start w:val="1"/>
      <w:numFmt w:val="decimal"/>
      <w:suff w:val="tab"/>
      <w:lvlText w:val="%4."/>
      <w:lvlJc w:val="left"/>
      <w:pPr>
        <w:ind w:left="2880" w:hanging="359"/>
      </w:pPr>
    </w:lvl>
    <w:lvl w:ilvl="4">
      <w:start w:val="1"/>
      <w:numFmt w:val="lowerLetter"/>
      <w:suff w:val="tab"/>
      <w:lvlText w:val="%5."/>
      <w:lvlJc w:val="left"/>
      <w:pPr>
        <w:ind w:left="3600" w:hanging="359"/>
      </w:pPr>
    </w:lvl>
    <w:lvl w:ilvl="5">
      <w:start w:val="1"/>
      <w:numFmt w:val="lowerRoman"/>
      <w:suff w:val="tab"/>
      <w:lvlText w:val="%6."/>
      <w:lvlJc w:val="right"/>
      <w:pPr>
        <w:ind w:left="4320" w:hanging="179"/>
      </w:pPr>
    </w:lvl>
    <w:lvl w:ilvl="6">
      <w:start w:val="1"/>
      <w:numFmt w:val="decimal"/>
      <w:suff w:val="tab"/>
      <w:lvlText w:val="%7."/>
      <w:lvlJc w:val="left"/>
      <w:pPr>
        <w:ind w:left="5040" w:hanging="359"/>
      </w:pPr>
    </w:lvl>
    <w:lvl w:ilvl="7">
      <w:start w:val="1"/>
      <w:numFmt w:val="lowerLetter"/>
      <w:suff w:val="tab"/>
      <w:lvlText w:val="%8."/>
      <w:lvlJc w:val="left"/>
      <w:pPr>
        <w:ind w:left="5760" w:hanging="359"/>
      </w:pPr>
    </w:lvl>
    <w:lvl w:ilvl="8">
      <w:start w:val="1"/>
      <w:numFmt w:val="lowerRoman"/>
      <w:suff w:val="tab"/>
      <w:lvlText w:val="%9."/>
      <w:lvlJc w:val="right"/>
      <w:pPr>
        <w:ind w:left="6480" w:hanging="179"/>
      </w:pPr>
    </w:lvl>
  </w:abstractNum>
  <w:abstractNum w:abstractNumId="4">
    <w:multiLevelType w:val="hybridMultilevel"/>
    <w:lvl w:ilvl="0">
      <w:start w:val="1"/>
      <w:numFmt w:val="decimal"/>
      <w:suff w:val="tab"/>
      <w:lvlText w:val="%1."/>
      <w:lvlJc w:val="left"/>
      <w:pPr>
        <w:ind w:left="360" w:hanging="359"/>
      </w:pPr>
    </w:lvl>
    <w:lvl w:ilvl="1">
      <w:start w:val="1"/>
      <w:numFmt w:val="decimal"/>
      <w:suff w:val="tab"/>
      <w:lvlText w:val="%1.%2."/>
      <w:lvlJc w:val="left"/>
      <w:pPr>
        <w:ind w:left="792" w:hanging="431"/>
      </w:pPr>
    </w:lvl>
    <w:lvl w:ilvl="2">
      <w:start w:val="1"/>
      <w:numFmt w:val="decimal"/>
      <w:suff w:val="tab"/>
      <w:lvlText w:val="%1.%2.%3."/>
      <w:lvlJc w:val="left"/>
      <w:pPr>
        <w:ind w:left="1224" w:hanging="503"/>
      </w:pPr>
    </w:lvl>
    <w:lvl w:ilvl="3">
      <w:start w:val="1"/>
      <w:numFmt w:val="decimal"/>
      <w:suff w:val="tab"/>
      <w:lvlText w:val="%1.%2.%3.%4."/>
      <w:lvlJc w:val="left"/>
      <w:pPr>
        <w:ind w:left="1728" w:hanging="647"/>
      </w:pPr>
    </w:lvl>
    <w:lvl w:ilvl="4">
      <w:start w:val="1"/>
      <w:numFmt w:val="decimal"/>
      <w:suff w:val="tab"/>
      <w:lvlText w:val="%1.%2.%3.%4.%5."/>
      <w:lvlJc w:val="left"/>
      <w:pPr>
        <w:ind w:left="2232" w:hanging="791"/>
      </w:pPr>
    </w:lvl>
    <w:lvl w:ilvl="5">
      <w:start w:val="1"/>
      <w:numFmt w:val="decimal"/>
      <w:suff w:val="tab"/>
      <w:lvlText w:val="%1.%2.%3.%4.%5.%6."/>
      <w:lvlJc w:val="left"/>
      <w:pPr>
        <w:ind w:left="2736" w:hanging="935"/>
      </w:pPr>
    </w:lvl>
    <w:lvl w:ilvl="6">
      <w:start w:val="1"/>
      <w:numFmt w:val="decimal"/>
      <w:suff w:val="tab"/>
      <w:lvlText w:val="%1.%2.%3.%4.%5.%6.%7."/>
      <w:lvlJc w:val="left"/>
      <w:pPr>
        <w:ind w:left="3240" w:hanging="1079"/>
      </w:pPr>
    </w:lvl>
    <w:lvl w:ilvl="7">
      <w:start w:val="1"/>
      <w:numFmt w:val="decimal"/>
      <w:suff w:val="tab"/>
      <w:lvlText w:val="%1.%2.%3.%4.%5.%6.%7.%8."/>
      <w:lvlJc w:val="left"/>
      <w:pPr>
        <w:ind w:left="3744" w:hanging="1223"/>
      </w:pPr>
    </w:lvl>
    <w:lvl w:ilvl="8">
      <w:start w:val="1"/>
      <w:numFmt w:val="decimal"/>
      <w:suff w:val="tab"/>
      <w:lvlText w:val="%1.%2.%3.%4.%5.%6.%7.%8.%9."/>
      <w:lvlJc w:val="left"/>
      <w:pPr>
        <w:ind w:left="4320" w:hanging="1439"/>
      </w:pPr>
    </w:lvl>
  </w:abstractNum>
  <w:abstractNum w:abstractNumId="5">
    <w:multiLevelType w:val="hybridMultilevel"/>
    <w:lvl w:ilvl="0">
      <w:start w:val="1"/>
      <w:numFmt w:val="decimal"/>
      <w:suff w:val="tab"/>
      <w:lvlText w:val="%1."/>
      <w:lvlJc w:val="left"/>
      <w:pPr>
        <w:ind w:left="360" w:hanging="359"/>
      </w:pPr>
    </w:lvl>
    <w:lvl w:ilvl="1">
      <w:start w:val="1"/>
      <w:numFmt w:val="decimal"/>
      <w:suff w:val="tab"/>
      <w:lvlText w:val="%1.%2."/>
      <w:lvlJc w:val="left"/>
      <w:pPr>
        <w:ind w:left="792" w:hanging="431"/>
      </w:pPr>
    </w:lvl>
    <w:lvl w:ilvl="2">
      <w:start w:val="1"/>
      <w:numFmt w:val="decimal"/>
      <w:suff w:val="tab"/>
      <w:lvlText w:val="%1.%2.%3."/>
      <w:lvlJc w:val="left"/>
      <w:pPr>
        <w:ind w:left="1224" w:hanging="503"/>
      </w:pPr>
    </w:lvl>
    <w:lvl w:ilvl="3">
      <w:start w:val="1"/>
      <w:numFmt w:val="decimal"/>
      <w:suff w:val="tab"/>
      <w:lvlText w:val="%1.%2.%3.%4."/>
      <w:lvlJc w:val="left"/>
      <w:pPr>
        <w:ind w:left="1728" w:hanging="647"/>
      </w:pPr>
    </w:lvl>
    <w:lvl w:ilvl="4">
      <w:start w:val="1"/>
      <w:numFmt w:val="decimal"/>
      <w:suff w:val="tab"/>
      <w:lvlText w:val="%1.%2.%3.%4.%5."/>
      <w:lvlJc w:val="left"/>
      <w:pPr>
        <w:ind w:left="2232" w:hanging="791"/>
      </w:pPr>
    </w:lvl>
    <w:lvl w:ilvl="5">
      <w:start w:val="1"/>
      <w:numFmt w:val="decimal"/>
      <w:suff w:val="tab"/>
      <w:lvlText w:val="%1.%2.%3.%4.%5.%6."/>
      <w:lvlJc w:val="left"/>
      <w:pPr>
        <w:ind w:left="2736" w:hanging="935"/>
      </w:pPr>
    </w:lvl>
    <w:lvl w:ilvl="6">
      <w:start w:val="1"/>
      <w:numFmt w:val="decimal"/>
      <w:suff w:val="tab"/>
      <w:lvlText w:val="%1.%2.%3.%4.%5.%6.%7."/>
      <w:lvlJc w:val="left"/>
      <w:pPr>
        <w:ind w:left="3240" w:hanging="1079"/>
      </w:pPr>
    </w:lvl>
    <w:lvl w:ilvl="7">
      <w:start w:val="1"/>
      <w:numFmt w:val="decimal"/>
      <w:suff w:val="tab"/>
      <w:lvlText w:val="%1.%2.%3.%4.%5.%6.%7.%8."/>
      <w:lvlJc w:val="left"/>
      <w:pPr>
        <w:ind w:left="3744" w:hanging="1223"/>
      </w:pPr>
    </w:lvl>
    <w:lvl w:ilvl="8">
      <w:start w:val="1"/>
      <w:numFmt w:val="decimal"/>
      <w:suff w:val="tab"/>
      <w:lvlText w:val="%1.%2.%3.%4.%5.%6.%7.%8.%9."/>
      <w:lvlJc w:val="left"/>
      <w:pPr>
        <w:ind w:left="4320" w:hanging="1439"/>
      </w:pPr>
    </w:lvl>
  </w:abstractNum>
  <w:abstractNum w:abstractNumId="6">
    <w:multiLevelType w:val="hybridMultilevel"/>
    <w:lvl w:ilvl="0">
      <w:start w:val="1"/>
      <w:numFmt w:val="decimal"/>
      <w:pStyle w:val="263"/>
      <w:suff w:val="space"/>
      <w:lvlText w:val="%1"/>
      <w:lvlJc w:val="left"/>
      <w:pPr>
        <w:ind w:left="0" w:hanging="0"/>
      </w:pPr>
      <w:rPr>
        <w:rFonts w:ascii="Arial" w:hAnsi="Arial" w:cs="Arial" w:hint="default"/>
        <w:color w:val="auto"/>
        <w:sz w:val="24"/>
      </w:rPr>
    </w:lvl>
    <w:lvl w:ilvl="1">
      <w:start w:val="1"/>
      <w:numFmt w:val="decimal"/>
      <w:pStyle w:val="264"/>
      <w:suff w:val="space"/>
      <w:lvlText w:val="%1.%2"/>
      <w:lvlJc w:val="left"/>
      <w:pPr>
        <w:ind w:left="0" w:hanging="0"/>
      </w:pPr>
      <w:rPr>
        <w:rFonts w:ascii="Arial" w:hAnsi="Arial" w:cs="Arial" w:hint="default"/>
        <w:color w:val="auto"/>
        <w:sz w:val="24"/>
      </w:rPr>
    </w:lvl>
    <w:lvl w:ilvl="2">
      <w:start w:val="1"/>
      <w:numFmt w:val="decimal"/>
      <w:pStyle w:val="267"/>
      <w:suff w:val="space"/>
      <w:lvlText w:val="%1.%2.%3"/>
      <w:lvlJc w:val="left"/>
      <w:pPr>
        <w:ind w:left="1276" w:hanging="0"/>
      </w:pPr>
      <w:rPr>
        <w:rFonts w:ascii="Arial" w:hAnsi="Arial" w:cs="Arial" w:hint="default"/>
        <w:color w:val="auto"/>
        <w:sz w:val="24"/>
      </w:rPr>
    </w:lvl>
    <w:lvl w:ilvl="3">
      <w:start w:val="1"/>
      <w:numFmt w:val="decimal"/>
      <w:pStyle w:val="271"/>
      <w:suff w:val="space"/>
      <w:lvlText w:val="%1.%2.%3.%4"/>
      <w:lvlJc w:val="left"/>
      <w:pPr>
        <w:ind w:left="1080" w:hanging="1074"/>
      </w:pPr>
      <w:rPr>
        <w:b w:val="false"/>
        <w:bCs w:val="false"/>
        <w:i w:val="false"/>
        <w:iCs w:val="false"/>
        <w:caps w:val="false"/>
        <w:smallCaps w:val="false"/>
        <w:strike w:val="false"/>
        <w:dstrike w:val="false"/>
        <w:vanish w:val="false"/>
        <w:color w:val="000000"/>
        <w:spacing w:val="0"/>
        <w:position w:val="0"/>
        <w:u w:val="none"/>
        <w:vertAlign w:val="baseline"/>
      </w:rPr>
    </w:lvl>
    <w:lvl w:ilvl="4">
      <w:start w:val="1"/>
      <w:numFmt w:val="decimal"/>
      <w:pStyle w:val="272"/>
      <w:suff w:val="space"/>
      <w:lvlText w:val="%1.%2.%3.%4.%5"/>
      <w:lvlJc w:val="left"/>
      <w:pPr>
        <w:ind w:left="1080" w:hanging="1074"/>
      </w:pPr>
      <w:rPr>
        <w:b w:val="false"/>
        <w:bCs w:val="false"/>
        <w:i w:val="false"/>
        <w:iCs w:val="false"/>
        <w:caps w:val="false"/>
        <w:smallCaps w:val="false"/>
        <w:strike w:val="false"/>
        <w:dstrike w:val="false"/>
        <w:vanish w:val="false"/>
        <w:color w:val="000000"/>
        <w:spacing w:val="0"/>
        <w:position w:val="0"/>
        <w:u w:val="none"/>
        <w:vertAlign w:val="baseline"/>
      </w:rPr>
    </w:lvl>
    <w:lvl w:ilvl="5">
      <w:start w:val="1"/>
      <w:numFmt w:val="decimal"/>
      <w:suff w:val="tab"/>
      <w:lvlText w:val="%1.%2.%3.%4.%5.%6."/>
      <w:lvlJc w:val="left"/>
      <w:pPr>
        <w:ind w:left="1440" w:hanging="1434"/>
        <w:tabs>
          <w:tab w:val="left" w:pos="0" w:leader="none"/>
        </w:tabs>
      </w:pPr>
      <w:rPr>
        <w:rFonts w:hint="default"/>
      </w:rPr>
    </w:lvl>
    <w:lvl w:ilvl="6">
      <w:start w:val="1"/>
      <w:numFmt w:val="decimal"/>
      <w:suff w:val="tab"/>
      <w:lvlText w:val="%1.%2.%3.%4.%5.%6.%7."/>
      <w:lvlJc w:val="left"/>
      <w:pPr>
        <w:ind w:left="1440" w:hanging="1434"/>
        <w:tabs>
          <w:tab w:val="left" w:pos="0" w:leader="none"/>
        </w:tabs>
      </w:pPr>
      <w:rPr>
        <w:rFonts w:hint="default"/>
      </w:rPr>
    </w:lvl>
    <w:lvl w:ilvl="7">
      <w:start w:val="1"/>
      <w:numFmt w:val="decimal"/>
      <w:suff w:val="tab"/>
      <w:lvlText w:val="%1.%2.%3.%4.%5.%6.%7.%8."/>
      <w:lvlJc w:val="left"/>
      <w:pPr>
        <w:ind w:left="1800" w:hanging="1794"/>
        <w:tabs>
          <w:tab w:val="left" w:pos="0" w:leader="none"/>
        </w:tabs>
      </w:pPr>
      <w:rPr>
        <w:rFonts w:hint="default"/>
      </w:rPr>
    </w:lvl>
    <w:lvl w:ilvl="8">
      <w:start w:val="1"/>
      <w:numFmt w:val="decimal"/>
      <w:suff w:val="tab"/>
      <w:lvlText w:val="%1.%2.%3.%4.%5.%6.%7.%8.%9."/>
      <w:lvlJc w:val="left"/>
      <w:pPr>
        <w:ind w:left="1800" w:hanging="1794"/>
        <w:tabs>
          <w:tab w:val="left" w:pos="0" w:leader="none"/>
        </w:tabs>
      </w:pPr>
      <w:rPr>
        <w:rFonts w:hint="default"/>
      </w:rPr>
    </w:lvl>
  </w:abstractNum>
  <w:abstractNum w:abstractNumId="7">
    <w:multiLevelType w:val="hybridMultilevel"/>
    <w:lvl w:ilvl="0">
      <w:start w:val="1"/>
      <w:numFmt w:val="decimal"/>
      <w:suff w:val="tab"/>
      <w:lvlText w:val="%1."/>
      <w:lvlJc w:val="left"/>
      <w:pPr>
        <w:ind w:left="720" w:hanging="354"/>
      </w:pPr>
      <w:rPr>
        <w:rFonts w:ascii="Arial" w:hAnsi="Arial" w:cs="Arial" w:hint="default"/>
        <w:b w:val="false"/>
      </w:rPr>
    </w:lvl>
    <w:lvl w:ilvl="1">
      <w:start w:val="1"/>
      <w:numFmt w:val="lowerLetter"/>
      <w:suff w:val="tab"/>
      <w:lvlText w:val="%2."/>
      <w:lvlJc w:val="left"/>
      <w:pPr>
        <w:ind w:left="1440" w:hanging="354"/>
      </w:pPr>
    </w:lvl>
    <w:lvl w:ilvl="2">
      <w:start w:val="1"/>
      <w:numFmt w:val="lowerRoman"/>
      <w:suff w:val="tab"/>
      <w:lvlText w:val="%3."/>
      <w:lvlJc w:val="right"/>
      <w:pPr>
        <w:ind w:left="2160" w:hanging="174"/>
      </w:pPr>
    </w:lvl>
    <w:lvl w:ilvl="3">
      <w:start w:val="1"/>
      <w:numFmt w:val="decimal"/>
      <w:suff w:val="tab"/>
      <w:lvlText w:val="%4."/>
      <w:lvlJc w:val="left"/>
      <w:pPr>
        <w:ind w:left="2880" w:hanging="354"/>
      </w:pPr>
    </w:lvl>
    <w:lvl w:ilvl="4">
      <w:start w:val="1"/>
      <w:numFmt w:val="lowerLetter"/>
      <w:suff w:val="tab"/>
      <w:lvlText w:val="%5."/>
      <w:lvlJc w:val="left"/>
      <w:pPr>
        <w:ind w:left="3600" w:hanging="354"/>
      </w:pPr>
    </w:lvl>
    <w:lvl w:ilvl="5">
      <w:start w:val="1"/>
      <w:numFmt w:val="lowerRoman"/>
      <w:suff w:val="tab"/>
      <w:lvlText w:val="%6."/>
      <w:lvlJc w:val="right"/>
      <w:pPr>
        <w:ind w:left="4320" w:hanging="174"/>
      </w:pPr>
    </w:lvl>
    <w:lvl w:ilvl="6">
      <w:start w:val="1"/>
      <w:numFmt w:val="decimal"/>
      <w:suff w:val="tab"/>
      <w:lvlText w:val="%7."/>
      <w:lvlJc w:val="left"/>
      <w:pPr>
        <w:ind w:left="5040" w:hanging="354"/>
      </w:pPr>
    </w:lvl>
    <w:lvl w:ilvl="7">
      <w:start w:val="1"/>
      <w:numFmt w:val="lowerLetter"/>
      <w:suff w:val="tab"/>
      <w:lvlText w:val="%8."/>
      <w:lvlJc w:val="left"/>
      <w:pPr>
        <w:ind w:left="5760" w:hanging="354"/>
      </w:pPr>
    </w:lvl>
    <w:lvl w:ilvl="8">
      <w:start w:val="1"/>
      <w:numFmt w:val="lowerRoman"/>
      <w:suff w:val="tab"/>
      <w:lvlText w:val="%9."/>
      <w:lvlJc w:val="right"/>
      <w:pPr>
        <w:ind w:left="6480" w:hanging="174"/>
      </w:pPr>
    </w:lvl>
  </w:abstractNum>
  <w:abstractNum w:abstractNumId="8">
    <w:multiLevelType w:val="hybridMultilevel"/>
    <w:lvl w:ilvl="0">
      <w:start w:val="4"/>
      <w:numFmt w:val="decimal"/>
      <w:suff w:val="tab"/>
      <w:lvlText w:val="%1."/>
      <w:lvlJc w:val="left"/>
      <w:pPr>
        <w:ind w:left="720" w:hanging="359"/>
        <w:tabs>
          <w:tab w:val="left" w:pos="720" w:leader="none"/>
        </w:tabs>
      </w:pPr>
    </w:lvl>
    <w:lvl w:ilvl="1">
      <w:start w:val="1"/>
      <w:numFmt w:val="decimal"/>
      <w:suff w:val="tab"/>
      <w:lvlText w:val="%2."/>
      <w:lvlJc w:val="left"/>
      <w:pPr>
        <w:ind w:left="1440" w:hanging="359"/>
        <w:tabs>
          <w:tab w:val="left" w:pos="1440" w:leader="none"/>
        </w:tabs>
      </w:pPr>
    </w:lvl>
    <w:lvl w:ilvl="2">
      <w:start w:val="1"/>
      <w:numFmt w:val="decimal"/>
      <w:suff w:val="tab"/>
      <w:lvlText w:val="%3."/>
      <w:lvlJc w:val="left"/>
      <w:pPr>
        <w:ind w:left="2160" w:hanging="359"/>
        <w:tabs>
          <w:tab w:val="left" w:pos="2160" w:leader="none"/>
        </w:tabs>
      </w:pPr>
    </w:lvl>
    <w:lvl w:ilvl="3">
      <w:start w:val="1"/>
      <w:numFmt w:val="decimal"/>
      <w:suff w:val="tab"/>
      <w:lvlText w:val="%4."/>
      <w:lvlJc w:val="left"/>
      <w:pPr>
        <w:ind w:left="2880" w:hanging="359"/>
        <w:tabs>
          <w:tab w:val="left" w:pos="2880" w:leader="none"/>
        </w:tabs>
      </w:pPr>
    </w:lvl>
    <w:lvl w:ilvl="4">
      <w:start w:val="1"/>
      <w:numFmt w:val="decimal"/>
      <w:suff w:val="tab"/>
      <w:lvlText w:val="%5."/>
      <w:lvlJc w:val="left"/>
      <w:pPr>
        <w:ind w:left="3600" w:hanging="359"/>
        <w:tabs>
          <w:tab w:val="left" w:pos="3600" w:leader="none"/>
        </w:tabs>
      </w:pPr>
    </w:lvl>
    <w:lvl w:ilvl="5">
      <w:start w:val="1"/>
      <w:numFmt w:val="decimal"/>
      <w:suff w:val="tab"/>
      <w:lvlText w:val="%6."/>
      <w:lvlJc w:val="left"/>
      <w:pPr>
        <w:ind w:left="4320" w:hanging="359"/>
        <w:tabs>
          <w:tab w:val="left" w:pos="4320" w:leader="none"/>
        </w:tabs>
      </w:pPr>
    </w:lvl>
    <w:lvl w:ilvl="6">
      <w:start w:val="1"/>
      <w:numFmt w:val="decimal"/>
      <w:suff w:val="tab"/>
      <w:lvlText w:val="%7."/>
      <w:lvlJc w:val="left"/>
      <w:pPr>
        <w:ind w:left="5040" w:hanging="359"/>
        <w:tabs>
          <w:tab w:val="left" w:pos="5040" w:leader="none"/>
        </w:tabs>
      </w:pPr>
    </w:lvl>
    <w:lvl w:ilvl="7">
      <w:start w:val="1"/>
      <w:numFmt w:val="decimal"/>
      <w:suff w:val="tab"/>
      <w:lvlText w:val="%8."/>
      <w:lvlJc w:val="left"/>
      <w:pPr>
        <w:ind w:left="5760" w:hanging="359"/>
        <w:tabs>
          <w:tab w:val="left" w:pos="5760" w:leader="none"/>
        </w:tabs>
      </w:pPr>
    </w:lvl>
    <w:lvl w:ilvl="8">
      <w:start w:val="1"/>
      <w:numFmt w:val="decimal"/>
      <w:suff w:val="tab"/>
      <w:lvlText w:val="%9."/>
      <w:lvlJc w:val="left"/>
      <w:pPr>
        <w:ind w:left="6480" w:hanging="359"/>
        <w:tabs>
          <w:tab w:val="left" w:pos="6480" w:leader="none"/>
        </w:tabs>
      </w:pPr>
    </w:lvl>
  </w:abstractNum>
  <w:abstractNum w:abstractNumId="9">
    <w:multiLevelType w:val="hybridMultilevel"/>
    <w:lvl w:ilvl="0">
      <w:start w:val="1"/>
      <w:numFmt w:val="decimal"/>
      <w:suff w:val="tab"/>
      <w:lvlText w:val="%1."/>
      <w:lvlJc w:val="left"/>
      <w:pPr>
        <w:ind w:left="720" w:hanging="359"/>
        <w:tabs>
          <w:tab w:val="left" w:pos="720" w:leader="none"/>
        </w:tabs>
      </w:pPr>
    </w:lvl>
    <w:lvl w:ilvl="1">
      <w:start w:val="1"/>
      <w:numFmt w:val="decimal"/>
      <w:suff w:val="tab"/>
      <w:lvlText w:val="%2."/>
      <w:lvlJc w:val="left"/>
      <w:pPr>
        <w:ind w:left="1440" w:hanging="359"/>
        <w:tabs>
          <w:tab w:val="left" w:pos="1440" w:leader="none"/>
        </w:tabs>
      </w:pPr>
    </w:lvl>
    <w:lvl w:ilvl="2">
      <w:start w:val="1"/>
      <w:numFmt w:val="decimal"/>
      <w:suff w:val="tab"/>
      <w:lvlText w:val="%3."/>
      <w:lvlJc w:val="left"/>
      <w:pPr>
        <w:ind w:left="2160" w:hanging="359"/>
        <w:tabs>
          <w:tab w:val="left" w:pos="2160" w:leader="none"/>
        </w:tabs>
      </w:pPr>
    </w:lvl>
    <w:lvl w:ilvl="3">
      <w:start w:val="1"/>
      <w:numFmt w:val="decimal"/>
      <w:suff w:val="tab"/>
      <w:lvlText w:val="%4."/>
      <w:lvlJc w:val="left"/>
      <w:pPr>
        <w:ind w:left="2880" w:hanging="359"/>
        <w:tabs>
          <w:tab w:val="left" w:pos="2880" w:leader="none"/>
        </w:tabs>
      </w:pPr>
    </w:lvl>
    <w:lvl w:ilvl="4">
      <w:start w:val="1"/>
      <w:numFmt w:val="decimal"/>
      <w:suff w:val="tab"/>
      <w:lvlText w:val="%5."/>
      <w:lvlJc w:val="left"/>
      <w:pPr>
        <w:ind w:left="3600" w:hanging="359"/>
        <w:tabs>
          <w:tab w:val="left" w:pos="3600" w:leader="none"/>
        </w:tabs>
      </w:pPr>
    </w:lvl>
    <w:lvl w:ilvl="5">
      <w:start w:val="1"/>
      <w:numFmt w:val="decimal"/>
      <w:suff w:val="tab"/>
      <w:lvlText w:val="%6."/>
      <w:lvlJc w:val="left"/>
      <w:pPr>
        <w:ind w:left="4320" w:hanging="359"/>
        <w:tabs>
          <w:tab w:val="left" w:pos="4320" w:leader="none"/>
        </w:tabs>
      </w:pPr>
    </w:lvl>
    <w:lvl w:ilvl="6">
      <w:start w:val="1"/>
      <w:numFmt w:val="decimal"/>
      <w:suff w:val="tab"/>
      <w:lvlText w:val="%7."/>
      <w:lvlJc w:val="left"/>
      <w:pPr>
        <w:ind w:left="5040" w:hanging="359"/>
        <w:tabs>
          <w:tab w:val="left" w:pos="5040" w:leader="none"/>
        </w:tabs>
      </w:pPr>
    </w:lvl>
    <w:lvl w:ilvl="7">
      <w:start w:val="1"/>
      <w:numFmt w:val="decimal"/>
      <w:suff w:val="tab"/>
      <w:lvlText w:val="%8."/>
      <w:lvlJc w:val="left"/>
      <w:pPr>
        <w:ind w:left="5760" w:hanging="359"/>
        <w:tabs>
          <w:tab w:val="left" w:pos="5760" w:leader="none"/>
        </w:tabs>
      </w:pPr>
    </w:lvl>
    <w:lvl w:ilvl="8">
      <w:start w:val="1"/>
      <w:numFmt w:val="decimal"/>
      <w:suff w:val="tab"/>
      <w:lvlText w:val="%9."/>
      <w:lvlJc w:val="left"/>
      <w:pPr>
        <w:ind w:left="6480" w:hanging="359"/>
        <w:tabs>
          <w:tab w:val="left" w:pos="6480" w:leader="none"/>
        </w:tabs>
      </w:pPr>
    </w:lvl>
  </w:abstractNum>
  <w:abstractNum w:abstractNumId="10">
    <w:multiLevelType w:val="hybridMultilevel"/>
    <w:lvl w:ilvl="0">
      <w:start w:val="4"/>
      <w:numFmt w:val="decimal"/>
      <w:suff w:val="tab"/>
      <w:lvlText w:val="%1."/>
      <w:lvlJc w:val="left"/>
      <w:pPr>
        <w:ind w:left="720" w:hanging="359"/>
        <w:tabs>
          <w:tab w:val="left" w:pos="720" w:leader="none"/>
        </w:tabs>
      </w:pPr>
    </w:lvl>
    <w:lvl w:ilvl="1">
      <w:start w:val="4"/>
      <w:numFmt w:val="decimal"/>
      <w:suff w:val="tab"/>
      <w:lvlText w:val="%2."/>
      <w:lvlJc w:val="left"/>
      <w:pPr>
        <w:ind w:left="1440" w:hanging="359"/>
        <w:tabs>
          <w:tab w:val="left" w:pos="1440" w:leader="none"/>
        </w:tabs>
      </w:pPr>
    </w:lvl>
    <w:lvl w:ilvl="2">
      <w:start w:val="1"/>
      <w:numFmt w:val="decimal"/>
      <w:suff w:val="tab"/>
      <w:lvlText w:val="%3."/>
      <w:lvlJc w:val="left"/>
      <w:pPr>
        <w:ind w:left="2160" w:hanging="359"/>
        <w:tabs>
          <w:tab w:val="left" w:pos="2160" w:leader="none"/>
        </w:tabs>
      </w:pPr>
    </w:lvl>
    <w:lvl w:ilvl="3">
      <w:start w:val="1"/>
      <w:numFmt w:val="decimal"/>
      <w:suff w:val="tab"/>
      <w:lvlText w:val="%4."/>
      <w:lvlJc w:val="left"/>
      <w:pPr>
        <w:ind w:left="2880" w:hanging="359"/>
        <w:tabs>
          <w:tab w:val="left" w:pos="2880" w:leader="none"/>
        </w:tabs>
      </w:pPr>
    </w:lvl>
    <w:lvl w:ilvl="4">
      <w:start w:val="1"/>
      <w:numFmt w:val="decimal"/>
      <w:suff w:val="tab"/>
      <w:lvlText w:val="%5."/>
      <w:lvlJc w:val="left"/>
      <w:pPr>
        <w:ind w:left="3600" w:hanging="359"/>
        <w:tabs>
          <w:tab w:val="left" w:pos="3600" w:leader="none"/>
        </w:tabs>
      </w:pPr>
    </w:lvl>
    <w:lvl w:ilvl="5">
      <w:start w:val="1"/>
      <w:numFmt w:val="decimal"/>
      <w:suff w:val="tab"/>
      <w:lvlText w:val="%6."/>
      <w:lvlJc w:val="left"/>
      <w:pPr>
        <w:ind w:left="4320" w:hanging="359"/>
        <w:tabs>
          <w:tab w:val="left" w:pos="4320" w:leader="none"/>
        </w:tabs>
      </w:pPr>
    </w:lvl>
    <w:lvl w:ilvl="6">
      <w:start w:val="1"/>
      <w:numFmt w:val="decimal"/>
      <w:suff w:val="tab"/>
      <w:lvlText w:val="%7."/>
      <w:lvlJc w:val="left"/>
      <w:pPr>
        <w:ind w:left="5040" w:hanging="359"/>
        <w:tabs>
          <w:tab w:val="left" w:pos="5040" w:leader="none"/>
        </w:tabs>
      </w:pPr>
    </w:lvl>
    <w:lvl w:ilvl="7">
      <w:start w:val="1"/>
      <w:numFmt w:val="decimal"/>
      <w:suff w:val="tab"/>
      <w:lvlText w:val="%8."/>
      <w:lvlJc w:val="left"/>
      <w:pPr>
        <w:ind w:left="5760" w:hanging="359"/>
        <w:tabs>
          <w:tab w:val="left" w:pos="5760" w:leader="none"/>
        </w:tabs>
      </w:pPr>
    </w:lvl>
    <w:lvl w:ilvl="8">
      <w:start w:val="1"/>
      <w:numFmt w:val="decimal"/>
      <w:suff w:val="tab"/>
      <w:lvlText w:val="%9."/>
      <w:lvlJc w:val="left"/>
      <w:pPr>
        <w:ind w:left="6480" w:hanging="359"/>
        <w:tabs>
          <w:tab w:val="left" w:pos="6480" w:leader="none"/>
        </w:tabs>
      </w:pPr>
    </w:lvl>
  </w:abstractNum>
  <w:abstractNum w:abstractNumId="11">
    <w:multiLevelType w:val="hybridMultilevel"/>
    <w:lvl w:ilvl="0">
      <w:start w:val="4"/>
      <w:numFmt w:val="decimal"/>
      <w:suff w:val="tab"/>
      <w:lvlText w:val="%1."/>
      <w:lvlJc w:val="left"/>
      <w:pPr>
        <w:ind w:left="720" w:hanging="359"/>
        <w:tabs>
          <w:tab w:val="left" w:pos="720" w:leader="none"/>
        </w:tabs>
      </w:pPr>
    </w:lvl>
    <w:lvl w:ilvl="1">
      <w:start w:val="4"/>
      <w:numFmt w:val="decimal"/>
      <w:suff w:val="tab"/>
      <w:lvlText w:val="%2."/>
      <w:lvlJc w:val="left"/>
      <w:pPr>
        <w:ind w:left="1440" w:hanging="359"/>
        <w:tabs>
          <w:tab w:val="left" w:pos="1440" w:leader="none"/>
        </w:tabs>
      </w:pPr>
    </w:lvl>
    <w:lvl w:ilvl="2">
      <w:start w:val="1"/>
      <w:numFmt w:val="decimal"/>
      <w:suff w:val="tab"/>
      <w:lvlText w:val="%3."/>
      <w:lvlJc w:val="left"/>
      <w:pPr>
        <w:ind w:left="2160" w:hanging="359"/>
        <w:tabs>
          <w:tab w:val="left" w:pos="2160" w:leader="none"/>
        </w:tabs>
      </w:pPr>
    </w:lvl>
    <w:lvl w:ilvl="3">
      <w:start w:val="1"/>
      <w:numFmt w:val="decimal"/>
      <w:suff w:val="tab"/>
      <w:lvlText w:val="%4."/>
      <w:lvlJc w:val="left"/>
      <w:pPr>
        <w:ind w:left="2880" w:hanging="359"/>
        <w:tabs>
          <w:tab w:val="left" w:pos="2880" w:leader="none"/>
        </w:tabs>
      </w:pPr>
    </w:lvl>
    <w:lvl w:ilvl="4">
      <w:start w:val="1"/>
      <w:numFmt w:val="decimal"/>
      <w:suff w:val="tab"/>
      <w:lvlText w:val="%5."/>
      <w:lvlJc w:val="left"/>
      <w:pPr>
        <w:ind w:left="3600" w:hanging="359"/>
        <w:tabs>
          <w:tab w:val="left" w:pos="3600" w:leader="none"/>
        </w:tabs>
      </w:pPr>
    </w:lvl>
    <w:lvl w:ilvl="5">
      <w:start w:val="1"/>
      <w:numFmt w:val="decimal"/>
      <w:suff w:val="tab"/>
      <w:lvlText w:val="%6."/>
      <w:lvlJc w:val="left"/>
      <w:pPr>
        <w:ind w:left="4320" w:hanging="359"/>
        <w:tabs>
          <w:tab w:val="left" w:pos="4320" w:leader="none"/>
        </w:tabs>
      </w:pPr>
    </w:lvl>
    <w:lvl w:ilvl="6">
      <w:start w:val="1"/>
      <w:numFmt w:val="decimal"/>
      <w:suff w:val="tab"/>
      <w:lvlText w:val="%7."/>
      <w:lvlJc w:val="left"/>
      <w:pPr>
        <w:ind w:left="5040" w:hanging="359"/>
        <w:tabs>
          <w:tab w:val="left" w:pos="5040" w:leader="none"/>
        </w:tabs>
      </w:pPr>
    </w:lvl>
    <w:lvl w:ilvl="7">
      <w:start w:val="1"/>
      <w:numFmt w:val="decimal"/>
      <w:suff w:val="tab"/>
      <w:lvlText w:val="%8."/>
      <w:lvlJc w:val="left"/>
      <w:pPr>
        <w:ind w:left="5760" w:hanging="359"/>
        <w:tabs>
          <w:tab w:val="left" w:pos="5760" w:leader="none"/>
        </w:tabs>
      </w:pPr>
    </w:lvl>
    <w:lvl w:ilvl="8">
      <w:start w:val="1"/>
      <w:numFmt w:val="decimal"/>
      <w:suff w:val="tab"/>
      <w:lvlText w:val="%9."/>
      <w:lvlJc w:val="left"/>
      <w:pPr>
        <w:ind w:left="6480" w:hanging="359"/>
        <w:tabs>
          <w:tab w:val="left" w:pos="6480" w:leader="none"/>
        </w:tabs>
      </w:pPr>
    </w:lvl>
  </w:abstractNum>
  <w:abstractNum w:abstractNumId="12">
    <w:multiLevelType w:val="hybridMultilevel"/>
    <w:lvl w:ilvl="0">
      <w:start w:val="1"/>
      <w:numFmt w:val="decimal"/>
      <w:suff w:val="tab"/>
      <w:lvlText w:val="%1."/>
      <w:lvlJc w:val="left"/>
      <w:pPr>
        <w:ind w:left="720" w:hanging="359"/>
        <w:tabs>
          <w:tab w:val="left" w:pos="720" w:leader="none"/>
        </w:tabs>
      </w:pPr>
    </w:lvl>
    <w:lvl w:ilvl="1">
      <w:start w:val="1"/>
      <w:numFmt w:val="decimal"/>
      <w:suff w:val="tab"/>
      <w:lvlText w:val="%2."/>
      <w:lvlJc w:val="left"/>
      <w:pPr>
        <w:ind w:left="1440" w:hanging="359"/>
        <w:tabs>
          <w:tab w:val="left" w:pos="1440" w:leader="none"/>
        </w:tabs>
      </w:pPr>
    </w:lvl>
    <w:lvl w:ilvl="2">
      <w:start w:val="1"/>
      <w:numFmt w:val="decimal"/>
      <w:suff w:val="tab"/>
      <w:lvlText w:val="%3."/>
      <w:lvlJc w:val="left"/>
      <w:pPr>
        <w:ind w:left="2160" w:hanging="359"/>
        <w:tabs>
          <w:tab w:val="left" w:pos="2160" w:leader="none"/>
        </w:tabs>
      </w:pPr>
    </w:lvl>
    <w:lvl w:ilvl="3">
      <w:start w:val="1"/>
      <w:numFmt w:val="decimal"/>
      <w:suff w:val="tab"/>
      <w:lvlText w:val="%4."/>
      <w:lvlJc w:val="left"/>
      <w:pPr>
        <w:ind w:left="2880" w:hanging="359"/>
        <w:tabs>
          <w:tab w:val="left" w:pos="2880" w:leader="none"/>
        </w:tabs>
      </w:pPr>
    </w:lvl>
    <w:lvl w:ilvl="4">
      <w:start w:val="1"/>
      <w:numFmt w:val="decimal"/>
      <w:suff w:val="tab"/>
      <w:lvlText w:val="%5."/>
      <w:lvlJc w:val="left"/>
      <w:pPr>
        <w:ind w:left="3600" w:hanging="359"/>
        <w:tabs>
          <w:tab w:val="left" w:pos="3600" w:leader="none"/>
        </w:tabs>
      </w:pPr>
    </w:lvl>
    <w:lvl w:ilvl="5">
      <w:start w:val="1"/>
      <w:numFmt w:val="decimal"/>
      <w:suff w:val="tab"/>
      <w:lvlText w:val="%6."/>
      <w:lvlJc w:val="left"/>
      <w:pPr>
        <w:ind w:left="4320" w:hanging="359"/>
        <w:tabs>
          <w:tab w:val="left" w:pos="4320" w:leader="none"/>
        </w:tabs>
      </w:pPr>
    </w:lvl>
    <w:lvl w:ilvl="6">
      <w:start w:val="1"/>
      <w:numFmt w:val="decimal"/>
      <w:suff w:val="tab"/>
      <w:lvlText w:val="%7."/>
      <w:lvlJc w:val="left"/>
      <w:pPr>
        <w:ind w:left="5040" w:hanging="359"/>
        <w:tabs>
          <w:tab w:val="left" w:pos="5040" w:leader="none"/>
        </w:tabs>
      </w:pPr>
    </w:lvl>
    <w:lvl w:ilvl="7">
      <w:start w:val="1"/>
      <w:numFmt w:val="decimal"/>
      <w:suff w:val="tab"/>
      <w:lvlText w:val="%8."/>
      <w:lvlJc w:val="left"/>
      <w:pPr>
        <w:ind w:left="5760" w:hanging="359"/>
        <w:tabs>
          <w:tab w:val="left" w:pos="5760" w:leader="none"/>
        </w:tabs>
      </w:pPr>
    </w:lvl>
    <w:lvl w:ilvl="8">
      <w:start w:val="1"/>
      <w:numFmt w:val="decimal"/>
      <w:suff w:val="tab"/>
      <w:lvlText w:val="%9."/>
      <w:lvlJc w:val="left"/>
      <w:pPr>
        <w:ind w:left="6480" w:hanging="359"/>
        <w:tabs>
          <w:tab w:val="left" w:pos="6480" w:leader="none"/>
        </w:tabs>
      </w:pPr>
    </w:lvl>
  </w:abstractNum>
  <w:abstractNum w:abstractNumId="13">
    <w:multiLevelType w:val="hybridMultilevel"/>
    <w:lvl w:ilvl="0">
      <w:start w:val="2"/>
      <w:numFmt w:val="decimal"/>
      <w:suff w:val="tab"/>
      <w:lvlText w:val="%1."/>
      <w:lvlJc w:val="left"/>
      <w:pPr>
        <w:ind w:left="720" w:hanging="359"/>
        <w:tabs>
          <w:tab w:val="left" w:pos="720" w:leader="none"/>
        </w:tabs>
      </w:pPr>
    </w:lvl>
    <w:lvl w:ilvl="1">
      <w:start w:val="1"/>
      <w:numFmt w:val="decimal"/>
      <w:suff w:val="tab"/>
      <w:lvlText w:val="%2."/>
      <w:lvlJc w:val="left"/>
      <w:pPr>
        <w:ind w:left="1440" w:hanging="359"/>
        <w:tabs>
          <w:tab w:val="left" w:pos="1440" w:leader="none"/>
        </w:tabs>
      </w:pPr>
    </w:lvl>
    <w:lvl w:ilvl="2">
      <w:start w:val="1"/>
      <w:numFmt w:val="decimal"/>
      <w:suff w:val="tab"/>
      <w:lvlText w:val="%3."/>
      <w:lvlJc w:val="left"/>
      <w:pPr>
        <w:ind w:left="2160" w:hanging="359"/>
        <w:tabs>
          <w:tab w:val="left" w:pos="2160" w:leader="none"/>
        </w:tabs>
      </w:pPr>
    </w:lvl>
    <w:lvl w:ilvl="3">
      <w:start w:val="1"/>
      <w:numFmt w:val="decimal"/>
      <w:suff w:val="tab"/>
      <w:lvlText w:val="%4."/>
      <w:lvlJc w:val="left"/>
      <w:pPr>
        <w:ind w:left="2880" w:hanging="359"/>
        <w:tabs>
          <w:tab w:val="left" w:pos="2880" w:leader="none"/>
        </w:tabs>
      </w:pPr>
    </w:lvl>
    <w:lvl w:ilvl="4">
      <w:start w:val="1"/>
      <w:numFmt w:val="decimal"/>
      <w:suff w:val="tab"/>
      <w:lvlText w:val="%5."/>
      <w:lvlJc w:val="left"/>
      <w:pPr>
        <w:ind w:left="3600" w:hanging="359"/>
        <w:tabs>
          <w:tab w:val="left" w:pos="3600" w:leader="none"/>
        </w:tabs>
      </w:pPr>
    </w:lvl>
    <w:lvl w:ilvl="5">
      <w:start w:val="1"/>
      <w:numFmt w:val="decimal"/>
      <w:suff w:val="tab"/>
      <w:lvlText w:val="%6."/>
      <w:lvlJc w:val="left"/>
      <w:pPr>
        <w:ind w:left="4320" w:hanging="359"/>
        <w:tabs>
          <w:tab w:val="left" w:pos="4320" w:leader="none"/>
        </w:tabs>
      </w:pPr>
    </w:lvl>
    <w:lvl w:ilvl="6">
      <w:start w:val="1"/>
      <w:numFmt w:val="decimal"/>
      <w:suff w:val="tab"/>
      <w:lvlText w:val="%7."/>
      <w:lvlJc w:val="left"/>
      <w:pPr>
        <w:ind w:left="5040" w:hanging="359"/>
        <w:tabs>
          <w:tab w:val="left" w:pos="5040" w:leader="none"/>
        </w:tabs>
      </w:pPr>
    </w:lvl>
    <w:lvl w:ilvl="7">
      <w:start w:val="1"/>
      <w:numFmt w:val="decimal"/>
      <w:suff w:val="tab"/>
      <w:lvlText w:val="%8."/>
      <w:lvlJc w:val="left"/>
      <w:pPr>
        <w:ind w:left="5760" w:hanging="359"/>
        <w:tabs>
          <w:tab w:val="left" w:pos="5760" w:leader="none"/>
        </w:tabs>
      </w:pPr>
    </w:lvl>
    <w:lvl w:ilvl="8">
      <w:start w:val="1"/>
      <w:numFmt w:val="decimal"/>
      <w:suff w:val="tab"/>
      <w:lvlText w:val="%9."/>
      <w:lvlJc w:val="left"/>
      <w:pPr>
        <w:ind w:left="6480" w:hanging="359"/>
        <w:tabs>
          <w:tab w:val="left" w:pos="6480" w:leader="none"/>
        </w:tabs>
      </w:pPr>
    </w:lvl>
  </w:abstractNum>
  <w:abstractNum w:abstractNumId="14">
    <w:multiLevelType w:val="hybridMultilevel"/>
    <w:lvl w:ilvl="0">
      <w:start w:val="1"/>
      <w:numFmt w:val="bullet"/>
      <w:suff w:val="tab"/>
      <w:lvlText w:val=""/>
      <w:lvlJc w:val="left"/>
      <w:pPr>
        <w:ind w:left="1069" w:hanging="354"/>
      </w:pPr>
      <w:rPr>
        <w:rFonts w:ascii="Symbol" w:hAnsi="Symbol" w:hint="default"/>
      </w:rPr>
    </w:lvl>
    <w:lvl w:ilvl="1">
      <w:start w:val="1"/>
      <w:numFmt w:val="bullet"/>
      <w:suff w:val="tab"/>
      <w:lvlText w:val="o"/>
      <w:lvlJc w:val="left"/>
      <w:pPr>
        <w:ind w:left="1789" w:hanging="354"/>
      </w:pPr>
      <w:rPr>
        <w:rFonts w:ascii="Courier New" w:hAnsi="Courier New" w:cs="Courier New" w:hint="default"/>
      </w:rPr>
    </w:lvl>
    <w:lvl w:ilvl="2">
      <w:start w:val="1"/>
      <w:numFmt w:val="bullet"/>
      <w:suff w:val="tab"/>
      <w:lvlText w:val=""/>
      <w:lvlJc w:val="left"/>
      <w:pPr>
        <w:ind w:left="2509" w:hanging="354"/>
      </w:pPr>
      <w:rPr>
        <w:rFonts w:ascii="Wingdings" w:hAnsi="Wingdings" w:hint="default"/>
      </w:rPr>
    </w:lvl>
    <w:lvl w:ilvl="3">
      <w:start w:val="1"/>
      <w:numFmt w:val="bullet"/>
      <w:suff w:val="tab"/>
      <w:lvlText w:val=""/>
      <w:lvlJc w:val="left"/>
      <w:pPr>
        <w:ind w:left="3229" w:hanging="354"/>
      </w:pPr>
      <w:rPr>
        <w:rFonts w:ascii="Symbol" w:hAnsi="Symbol" w:hint="default"/>
      </w:rPr>
    </w:lvl>
    <w:lvl w:ilvl="4">
      <w:start w:val="1"/>
      <w:numFmt w:val="bullet"/>
      <w:suff w:val="tab"/>
      <w:lvlText w:val="o"/>
      <w:lvlJc w:val="left"/>
      <w:pPr>
        <w:ind w:left="3949" w:hanging="354"/>
      </w:pPr>
      <w:rPr>
        <w:rFonts w:ascii="Courier New" w:hAnsi="Courier New" w:cs="Courier New" w:hint="default"/>
      </w:rPr>
    </w:lvl>
    <w:lvl w:ilvl="5">
      <w:start w:val="1"/>
      <w:numFmt w:val="bullet"/>
      <w:suff w:val="tab"/>
      <w:lvlText w:val=""/>
      <w:lvlJc w:val="left"/>
      <w:pPr>
        <w:ind w:left="4669" w:hanging="354"/>
      </w:pPr>
      <w:rPr>
        <w:rFonts w:ascii="Wingdings" w:hAnsi="Wingdings" w:hint="default"/>
      </w:rPr>
    </w:lvl>
    <w:lvl w:ilvl="6">
      <w:start w:val="1"/>
      <w:numFmt w:val="bullet"/>
      <w:suff w:val="tab"/>
      <w:lvlText w:val=""/>
      <w:lvlJc w:val="left"/>
      <w:pPr>
        <w:ind w:left="5389" w:hanging="354"/>
      </w:pPr>
      <w:rPr>
        <w:rFonts w:ascii="Symbol" w:hAnsi="Symbol" w:hint="default"/>
      </w:rPr>
    </w:lvl>
    <w:lvl w:ilvl="7">
      <w:start w:val="1"/>
      <w:numFmt w:val="bullet"/>
      <w:suff w:val="tab"/>
      <w:lvlText w:val="o"/>
      <w:lvlJc w:val="left"/>
      <w:pPr>
        <w:ind w:left="6109" w:hanging="354"/>
      </w:pPr>
      <w:rPr>
        <w:rFonts w:ascii="Courier New" w:hAnsi="Courier New" w:cs="Courier New" w:hint="default"/>
      </w:rPr>
    </w:lvl>
    <w:lvl w:ilvl="8">
      <w:start w:val="1"/>
      <w:numFmt w:val="bullet"/>
      <w:suff w:val="tab"/>
      <w:lvlText w:val=""/>
      <w:lvlJc w:val="left"/>
      <w:pPr>
        <w:ind w:left="6829" w:hanging="354"/>
      </w:pPr>
      <w:rPr>
        <w:rFonts w:ascii="Wingdings" w:hAnsi="Wingdings" w:hint="default"/>
      </w:rPr>
    </w:lvl>
  </w:abstractNum>
  <w:abstractNum w:abstractNumId="15">
    <w:multiLevelType w:val="hybridMultilevel"/>
    <w:lvl w:ilvl="0">
      <w:start w:val="1"/>
      <w:numFmt w:val="decimal"/>
      <w:suff w:val="tab"/>
      <w:lvlText w:val="%1."/>
      <w:lvlJc w:val="left"/>
      <w:pPr>
        <w:ind w:left="720" w:hanging="359"/>
      </w:pPr>
      <w:rPr>
        <w:rFonts w:hint="default"/>
      </w:rPr>
    </w:lvl>
    <w:lvl w:ilvl="1">
      <w:start w:val="1"/>
      <w:numFmt w:val="lowerLetter"/>
      <w:suff w:val="tab"/>
      <w:lvlText w:val="%2."/>
      <w:lvlJc w:val="left"/>
      <w:pPr>
        <w:ind w:left="1440" w:hanging="359"/>
      </w:pPr>
    </w:lvl>
    <w:lvl w:ilvl="2">
      <w:start w:val="1"/>
      <w:numFmt w:val="lowerRoman"/>
      <w:suff w:val="tab"/>
      <w:lvlText w:val="%3."/>
      <w:lvlJc w:val="right"/>
      <w:pPr>
        <w:ind w:left="2160" w:hanging="179"/>
      </w:pPr>
    </w:lvl>
    <w:lvl w:ilvl="3">
      <w:start w:val="1"/>
      <w:numFmt w:val="decimal"/>
      <w:suff w:val="tab"/>
      <w:lvlText w:val="%4."/>
      <w:lvlJc w:val="left"/>
      <w:pPr>
        <w:ind w:left="2880" w:hanging="359"/>
      </w:pPr>
    </w:lvl>
    <w:lvl w:ilvl="4">
      <w:start w:val="1"/>
      <w:numFmt w:val="lowerLetter"/>
      <w:suff w:val="tab"/>
      <w:lvlText w:val="%5."/>
      <w:lvlJc w:val="left"/>
      <w:pPr>
        <w:ind w:left="3600" w:hanging="359"/>
      </w:pPr>
    </w:lvl>
    <w:lvl w:ilvl="5">
      <w:start w:val="1"/>
      <w:numFmt w:val="lowerRoman"/>
      <w:suff w:val="tab"/>
      <w:lvlText w:val="%6."/>
      <w:lvlJc w:val="right"/>
      <w:pPr>
        <w:ind w:left="4320" w:hanging="179"/>
      </w:pPr>
    </w:lvl>
    <w:lvl w:ilvl="6">
      <w:start w:val="1"/>
      <w:numFmt w:val="decimal"/>
      <w:suff w:val="tab"/>
      <w:lvlText w:val="%7."/>
      <w:lvlJc w:val="left"/>
      <w:pPr>
        <w:ind w:left="5040" w:hanging="359"/>
      </w:pPr>
    </w:lvl>
    <w:lvl w:ilvl="7">
      <w:start w:val="1"/>
      <w:numFmt w:val="lowerLetter"/>
      <w:suff w:val="tab"/>
      <w:lvlText w:val="%8."/>
      <w:lvlJc w:val="left"/>
      <w:pPr>
        <w:ind w:left="5760" w:hanging="359"/>
      </w:pPr>
    </w:lvl>
    <w:lvl w:ilvl="8">
      <w:start w:val="1"/>
      <w:numFmt w:val="lowerRoman"/>
      <w:suff w:val="tab"/>
      <w:lvlText w:val="%9."/>
      <w:lvlJc w:val="right"/>
      <w:pPr>
        <w:ind w:left="6480" w:hanging="179"/>
      </w:pPr>
    </w:lvl>
  </w:abstractNum>
  <w:abstractNum w:abstractNumId="16">
    <w:multiLevelType w:val="hybridMultilevel"/>
    <w:lvl w:ilvl="0">
      <w:start w:val="5"/>
      <w:numFmt w:val="decimal"/>
      <w:suff w:val="tab"/>
      <w:lvlText w:val="%1."/>
      <w:lvlJc w:val="left"/>
      <w:pPr>
        <w:ind w:left="720" w:hanging="359"/>
        <w:tabs>
          <w:tab w:val="left" w:pos="720" w:leader="none"/>
        </w:tabs>
      </w:pPr>
    </w:lvl>
    <w:lvl w:ilvl="1">
      <w:start w:val="1"/>
      <w:numFmt w:val="decimal"/>
      <w:suff w:val="tab"/>
      <w:lvlText w:val="%2."/>
      <w:lvlJc w:val="left"/>
      <w:pPr>
        <w:ind w:left="1440" w:hanging="359"/>
        <w:tabs>
          <w:tab w:val="left" w:pos="1440" w:leader="none"/>
        </w:tabs>
      </w:pPr>
    </w:lvl>
    <w:lvl w:ilvl="2">
      <w:start w:val="1"/>
      <w:numFmt w:val="decimal"/>
      <w:suff w:val="tab"/>
      <w:lvlText w:val="%3."/>
      <w:lvlJc w:val="left"/>
      <w:pPr>
        <w:ind w:left="2160" w:hanging="359"/>
        <w:tabs>
          <w:tab w:val="left" w:pos="2160" w:leader="none"/>
        </w:tabs>
      </w:pPr>
    </w:lvl>
    <w:lvl w:ilvl="3">
      <w:start w:val="1"/>
      <w:numFmt w:val="decimal"/>
      <w:suff w:val="tab"/>
      <w:lvlText w:val="%4."/>
      <w:lvlJc w:val="left"/>
      <w:pPr>
        <w:ind w:left="2880" w:hanging="359"/>
        <w:tabs>
          <w:tab w:val="left" w:pos="2880" w:leader="none"/>
        </w:tabs>
      </w:pPr>
    </w:lvl>
    <w:lvl w:ilvl="4">
      <w:start w:val="1"/>
      <w:numFmt w:val="decimal"/>
      <w:suff w:val="tab"/>
      <w:lvlText w:val="%5."/>
      <w:lvlJc w:val="left"/>
      <w:pPr>
        <w:ind w:left="3600" w:hanging="359"/>
        <w:tabs>
          <w:tab w:val="left" w:pos="3600" w:leader="none"/>
        </w:tabs>
      </w:pPr>
    </w:lvl>
    <w:lvl w:ilvl="5">
      <w:start w:val="1"/>
      <w:numFmt w:val="decimal"/>
      <w:suff w:val="tab"/>
      <w:lvlText w:val="%6."/>
      <w:lvlJc w:val="left"/>
      <w:pPr>
        <w:ind w:left="4320" w:hanging="359"/>
        <w:tabs>
          <w:tab w:val="left" w:pos="4320" w:leader="none"/>
        </w:tabs>
      </w:pPr>
    </w:lvl>
    <w:lvl w:ilvl="6">
      <w:start w:val="1"/>
      <w:numFmt w:val="decimal"/>
      <w:suff w:val="tab"/>
      <w:lvlText w:val="%7."/>
      <w:lvlJc w:val="left"/>
      <w:pPr>
        <w:ind w:left="5040" w:hanging="359"/>
        <w:tabs>
          <w:tab w:val="left" w:pos="5040" w:leader="none"/>
        </w:tabs>
      </w:pPr>
    </w:lvl>
    <w:lvl w:ilvl="7">
      <w:start w:val="1"/>
      <w:numFmt w:val="decimal"/>
      <w:suff w:val="tab"/>
      <w:lvlText w:val="%8."/>
      <w:lvlJc w:val="left"/>
      <w:pPr>
        <w:ind w:left="5760" w:hanging="359"/>
        <w:tabs>
          <w:tab w:val="left" w:pos="5760" w:leader="none"/>
        </w:tabs>
      </w:pPr>
    </w:lvl>
    <w:lvl w:ilvl="8">
      <w:start w:val="1"/>
      <w:numFmt w:val="decimal"/>
      <w:suff w:val="tab"/>
      <w:lvlText w:val="%9."/>
      <w:lvlJc w:val="left"/>
      <w:pPr>
        <w:ind w:left="6480" w:hanging="359"/>
        <w:tabs>
          <w:tab w:val="left" w:pos="6480" w:leader="none"/>
        </w:tabs>
      </w:pPr>
    </w:lvl>
  </w:abstractNum>
  <w:abstractNum w:abstractNumId="17">
    <w:multiLevelType w:val="hybridMultilevel"/>
    <w:lvl w:ilvl="0">
      <w:start w:val="3"/>
      <w:numFmt w:val="decimal"/>
      <w:suff w:val="tab"/>
      <w:lvlText w:val="%1."/>
      <w:lvlJc w:val="left"/>
      <w:pPr>
        <w:ind w:left="720" w:hanging="359"/>
        <w:tabs>
          <w:tab w:val="left" w:pos="720" w:leader="none"/>
        </w:tabs>
      </w:pPr>
    </w:lvl>
    <w:lvl w:ilvl="1">
      <w:start w:val="1"/>
      <w:numFmt w:val="decimal"/>
      <w:suff w:val="tab"/>
      <w:lvlText w:val="%2."/>
      <w:lvlJc w:val="left"/>
      <w:pPr>
        <w:ind w:left="1440" w:hanging="359"/>
        <w:tabs>
          <w:tab w:val="left" w:pos="1440" w:leader="none"/>
        </w:tabs>
      </w:pPr>
    </w:lvl>
    <w:lvl w:ilvl="2">
      <w:start w:val="1"/>
      <w:numFmt w:val="decimal"/>
      <w:suff w:val="tab"/>
      <w:lvlText w:val="%3."/>
      <w:lvlJc w:val="left"/>
      <w:pPr>
        <w:ind w:left="2160" w:hanging="359"/>
        <w:tabs>
          <w:tab w:val="left" w:pos="2160" w:leader="none"/>
        </w:tabs>
      </w:pPr>
    </w:lvl>
    <w:lvl w:ilvl="3">
      <w:start w:val="1"/>
      <w:numFmt w:val="decimal"/>
      <w:suff w:val="tab"/>
      <w:lvlText w:val="%4."/>
      <w:lvlJc w:val="left"/>
      <w:pPr>
        <w:ind w:left="2880" w:hanging="359"/>
        <w:tabs>
          <w:tab w:val="left" w:pos="2880" w:leader="none"/>
        </w:tabs>
      </w:pPr>
    </w:lvl>
    <w:lvl w:ilvl="4">
      <w:start w:val="1"/>
      <w:numFmt w:val="decimal"/>
      <w:suff w:val="tab"/>
      <w:lvlText w:val="%5."/>
      <w:lvlJc w:val="left"/>
      <w:pPr>
        <w:ind w:left="3600" w:hanging="359"/>
        <w:tabs>
          <w:tab w:val="left" w:pos="3600" w:leader="none"/>
        </w:tabs>
      </w:pPr>
    </w:lvl>
    <w:lvl w:ilvl="5">
      <w:start w:val="1"/>
      <w:numFmt w:val="decimal"/>
      <w:suff w:val="tab"/>
      <w:lvlText w:val="%6."/>
      <w:lvlJc w:val="left"/>
      <w:pPr>
        <w:ind w:left="4320" w:hanging="359"/>
        <w:tabs>
          <w:tab w:val="left" w:pos="4320" w:leader="none"/>
        </w:tabs>
      </w:pPr>
    </w:lvl>
    <w:lvl w:ilvl="6">
      <w:start w:val="1"/>
      <w:numFmt w:val="decimal"/>
      <w:suff w:val="tab"/>
      <w:lvlText w:val="%7."/>
      <w:lvlJc w:val="left"/>
      <w:pPr>
        <w:ind w:left="5040" w:hanging="359"/>
        <w:tabs>
          <w:tab w:val="left" w:pos="5040" w:leader="none"/>
        </w:tabs>
      </w:pPr>
    </w:lvl>
    <w:lvl w:ilvl="7">
      <w:start w:val="1"/>
      <w:numFmt w:val="decimal"/>
      <w:suff w:val="tab"/>
      <w:lvlText w:val="%8."/>
      <w:lvlJc w:val="left"/>
      <w:pPr>
        <w:ind w:left="5760" w:hanging="359"/>
        <w:tabs>
          <w:tab w:val="left" w:pos="5760" w:leader="none"/>
        </w:tabs>
      </w:pPr>
    </w:lvl>
    <w:lvl w:ilvl="8">
      <w:start w:val="1"/>
      <w:numFmt w:val="decimal"/>
      <w:suff w:val="tab"/>
      <w:lvlText w:val="%9."/>
      <w:lvlJc w:val="left"/>
      <w:pPr>
        <w:ind w:left="6480" w:hanging="359"/>
        <w:tabs>
          <w:tab w:val="left" w:pos="6480" w:leader="none"/>
        </w:tabs>
      </w:pPr>
    </w:lvl>
  </w:abstractNum>
  <w:abstractNum w:abstractNumId="18">
    <w:multiLevelType w:val="hybridMultilevel"/>
    <w:lvl w:ilvl="0">
      <w:start w:val="1"/>
      <w:numFmt w:val="decimal"/>
      <w:suff w:val="tab"/>
      <w:lvlText w:val="%1."/>
      <w:lvlJc w:val="left"/>
      <w:pPr>
        <w:ind w:left="720" w:hanging="359"/>
        <w:tabs>
          <w:tab w:val="left" w:pos="720" w:leader="none"/>
        </w:tabs>
      </w:pPr>
    </w:lvl>
    <w:lvl w:ilvl="1">
      <w:start w:val="1"/>
      <w:numFmt w:val="decimal"/>
      <w:suff w:val="tab"/>
      <w:lvlText w:val="%2."/>
      <w:lvlJc w:val="left"/>
      <w:pPr>
        <w:ind w:left="1440" w:hanging="359"/>
        <w:tabs>
          <w:tab w:val="left" w:pos="1440" w:leader="none"/>
        </w:tabs>
      </w:pPr>
    </w:lvl>
    <w:lvl w:ilvl="2">
      <w:start w:val="1"/>
      <w:numFmt w:val="decimal"/>
      <w:suff w:val="tab"/>
      <w:lvlText w:val="%3."/>
      <w:lvlJc w:val="left"/>
      <w:pPr>
        <w:ind w:left="2160" w:hanging="359"/>
        <w:tabs>
          <w:tab w:val="left" w:pos="2160" w:leader="none"/>
        </w:tabs>
      </w:pPr>
    </w:lvl>
    <w:lvl w:ilvl="3">
      <w:start w:val="1"/>
      <w:numFmt w:val="decimal"/>
      <w:suff w:val="tab"/>
      <w:lvlText w:val="%4."/>
      <w:lvlJc w:val="left"/>
      <w:pPr>
        <w:ind w:left="2880" w:hanging="359"/>
        <w:tabs>
          <w:tab w:val="left" w:pos="2880" w:leader="none"/>
        </w:tabs>
      </w:pPr>
    </w:lvl>
    <w:lvl w:ilvl="4">
      <w:start w:val="1"/>
      <w:numFmt w:val="decimal"/>
      <w:suff w:val="tab"/>
      <w:lvlText w:val="%5."/>
      <w:lvlJc w:val="left"/>
      <w:pPr>
        <w:ind w:left="3600" w:hanging="359"/>
        <w:tabs>
          <w:tab w:val="left" w:pos="3600" w:leader="none"/>
        </w:tabs>
      </w:pPr>
    </w:lvl>
    <w:lvl w:ilvl="5">
      <w:start w:val="1"/>
      <w:numFmt w:val="decimal"/>
      <w:suff w:val="tab"/>
      <w:lvlText w:val="%6."/>
      <w:lvlJc w:val="left"/>
      <w:pPr>
        <w:ind w:left="4320" w:hanging="359"/>
        <w:tabs>
          <w:tab w:val="left" w:pos="4320" w:leader="none"/>
        </w:tabs>
      </w:pPr>
    </w:lvl>
    <w:lvl w:ilvl="6">
      <w:start w:val="1"/>
      <w:numFmt w:val="decimal"/>
      <w:suff w:val="tab"/>
      <w:lvlText w:val="%7."/>
      <w:lvlJc w:val="left"/>
      <w:pPr>
        <w:ind w:left="5040" w:hanging="359"/>
        <w:tabs>
          <w:tab w:val="left" w:pos="5040" w:leader="none"/>
        </w:tabs>
      </w:pPr>
    </w:lvl>
    <w:lvl w:ilvl="7">
      <w:start w:val="1"/>
      <w:numFmt w:val="decimal"/>
      <w:suff w:val="tab"/>
      <w:lvlText w:val="%8."/>
      <w:lvlJc w:val="left"/>
      <w:pPr>
        <w:ind w:left="5760" w:hanging="359"/>
        <w:tabs>
          <w:tab w:val="left" w:pos="5760" w:leader="none"/>
        </w:tabs>
      </w:pPr>
    </w:lvl>
    <w:lvl w:ilvl="8">
      <w:start w:val="1"/>
      <w:numFmt w:val="decimal"/>
      <w:suff w:val="tab"/>
      <w:lvlText w:val="%9."/>
      <w:lvlJc w:val="left"/>
      <w:pPr>
        <w:ind w:left="6480" w:hanging="359"/>
        <w:tabs>
          <w:tab w:val="left" w:pos="6480" w:leader="none"/>
        </w:tabs>
      </w:pPr>
    </w:lvl>
  </w:abstractNum>
  <w:abstractNum w:abstractNumId="19">
    <w:multiLevelType w:val="hybridMultilevel"/>
    <w:lvl w:ilvl="0">
      <w:start w:val="1"/>
      <w:numFmt w:val="decimal"/>
      <w:suff w:val="tab"/>
      <w:lvlText w:val="%1."/>
      <w:lvlJc w:val="left"/>
      <w:pPr>
        <w:ind w:left="360" w:hanging="359"/>
      </w:pPr>
      <w:rPr>
        <w:rFonts w:hint="default"/>
      </w:rPr>
    </w:lvl>
    <w:lvl w:ilvl="1">
      <w:start w:val="1"/>
      <w:numFmt w:val="decimal"/>
      <w:suff w:val="tab"/>
      <w:lvlText w:val="%1.%2."/>
      <w:lvlJc w:val="left"/>
      <w:pPr>
        <w:ind w:left="792" w:hanging="431"/>
      </w:pPr>
    </w:lvl>
    <w:lvl w:ilvl="2">
      <w:start w:val="1"/>
      <w:numFmt w:val="decimal"/>
      <w:suff w:val="tab"/>
      <w:lvlText w:val="%1.%2.%3."/>
      <w:lvlJc w:val="left"/>
      <w:pPr>
        <w:ind w:left="1224" w:hanging="503"/>
      </w:pPr>
    </w:lvl>
    <w:lvl w:ilvl="3">
      <w:start w:val="1"/>
      <w:numFmt w:val="decimal"/>
      <w:suff w:val="tab"/>
      <w:lvlText w:val="%1.%2.%3.%4."/>
      <w:lvlJc w:val="left"/>
      <w:pPr>
        <w:ind w:left="1728" w:hanging="647"/>
      </w:pPr>
    </w:lvl>
    <w:lvl w:ilvl="4">
      <w:start w:val="1"/>
      <w:numFmt w:val="decimal"/>
      <w:suff w:val="tab"/>
      <w:lvlText w:val="%1.%2.%3.%4.%5."/>
      <w:lvlJc w:val="left"/>
      <w:pPr>
        <w:ind w:left="2232" w:hanging="791"/>
      </w:pPr>
    </w:lvl>
    <w:lvl w:ilvl="5">
      <w:start w:val="1"/>
      <w:numFmt w:val="decimal"/>
      <w:suff w:val="tab"/>
      <w:lvlText w:val="%1.%2.%3.%4.%5.%6."/>
      <w:lvlJc w:val="left"/>
      <w:pPr>
        <w:ind w:left="2736" w:hanging="935"/>
      </w:pPr>
    </w:lvl>
    <w:lvl w:ilvl="6">
      <w:start w:val="1"/>
      <w:numFmt w:val="decimal"/>
      <w:suff w:val="tab"/>
      <w:lvlText w:val="%1.%2.%3.%4.%5.%6.%7."/>
      <w:lvlJc w:val="left"/>
      <w:pPr>
        <w:ind w:left="3240" w:hanging="1079"/>
      </w:pPr>
    </w:lvl>
    <w:lvl w:ilvl="7">
      <w:start w:val="1"/>
      <w:numFmt w:val="decimal"/>
      <w:suff w:val="tab"/>
      <w:lvlText w:val="%1.%2.%3.%4.%5.%6.%7.%8."/>
      <w:lvlJc w:val="left"/>
      <w:pPr>
        <w:ind w:left="3744" w:hanging="1223"/>
      </w:pPr>
    </w:lvl>
    <w:lvl w:ilvl="8">
      <w:start w:val="1"/>
      <w:numFmt w:val="decimal"/>
      <w:suff w:val="tab"/>
      <w:lvlText w:val="%1.%2.%3.%4.%5.%6.%7.%8.%9."/>
      <w:lvlJc w:val="left"/>
      <w:pPr>
        <w:ind w:left="4320" w:hanging="1439"/>
      </w:pPr>
    </w:lvl>
  </w:abstractNum>
  <w:abstractNum w:abstractNumId="20">
    <w:multiLevelType w:val="hybridMultilevel"/>
    <w:lvl w:ilvl="0">
      <w:start w:val="2"/>
      <w:numFmt w:val="decimal"/>
      <w:suff w:val="tab"/>
      <w:lvlText w:val="%1."/>
      <w:lvlJc w:val="left"/>
      <w:pPr>
        <w:ind w:left="720" w:hanging="359"/>
        <w:tabs>
          <w:tab w:val="left" w:pos="720" w:leader="none"/>
        </w:tabs>
      </w:pPr>
    </w:lvl>
    <w:lvl w:ilvl="1">
      <w:start w:val="1"/>
      <w:numFmt w:val="decimal"/>
      <w:suff w:val="tab"/>
      <w:lvlText w:val="%2."/>
      <w:lvlJc w:val="left"/>
      <w:pPr>
        <w:ind w:left="1440" w:hanging="359"/>
        <w:tabs>
          <w:tab w:val="left" w:pos="1440" w:leader="none"/>
        </w:tabs>
      </w:pPr>
    </w:lvl>
    <w:lvl w:ilvl="2">
      <w:start w:val="1"/>
      <w:numFmt w:val="decimal"/>
      <w:suff w:val="tab"/>
      <w:lvlText w:val="%3."/>
      <w:lvlJc w:val="left"/>
      <w:pPr>
        <w:ind w:left="2160" w:hanging="359"/>
        <w:tabs>
          <w:tab w:val="left" w:pos="2160" w:leader="none"/>
        </w:tabs>
      </w:pPr>
    </w:lvl>
    <w:lvl w:ilvl="3">
      <w:start w:val="1"/>
      <w:numFmt w:val="decimal"/>
      <w:suff w:val="tab"/>
      <w:lvlText w:val="%4."/>
      <w:lvlJc w:val="left"/>
      <w:pPr>
        <w:ind w:left="2880" w:hanging="359"/>
        <w:tabs>
          <w:tab w:val="left" w:pos="2880" w:leader="none"/>
        </w:tabs>
      </w:pPr>
    </w:lvl>
    <w:lvl w:ilvl="4">
      <w:start w:val="1"/>
      <w:numFmt w:val="decimal"/>
      <w:suff w:val="tab"/>
      <w:lvlText w:val="%5."/>
      <w:lvlJc w:val="left"/>
      <w:pPr>
        <w:ind w:left="3600" w:hanging="359"/>
        <w:tabs>
          <w:tab w:val="left" w:pos="3600" w:leader="none"/>
        </w:tabs>
      </w:pPr>
    </w:lvl>
    <w:lvl w:ilvl="5">
      <w:start w:val="1"/>
      <w:numFmt w:val="decimal"/>
      <w:suff w:val="tab"/>
      <w:lvlText w:val="%6."/>
      <w:lvlJc w:val="left"/>
      <w:pPr>
        <w:ind w:left="4320" w:hanging="359"/>
        <w:tabs>
          <w:tab w:val="left" w:pos="4320" w:leader="none"/>
        </w:tabs>
      </w:pPr>
    </w:lvl>
    <w:lvl w:ilvl="6">
      <w:start w:val="1"/>
      <w:numFmt w:val="decimal"/>
      <w:suff w:val="tab"/>
      <w:lvlText w:val="%7."/>
      <w:lvlJc w:val="left"/>
      <w:pPr>
        <w:ind w:left="5040" w:hanging="359"/>
        <w:tabs>
          <w:tab w:val="left" w:pos="5040" w:leader="none"/>
        </w:tabs>
      </w:pPr>
    </w:lvl>
    <w:lvl w:ilvl="7">
      <w:start w:val="1"/>
      <w:numFmt w:val="decimal"/>
      <w:suff w:val="tab"/>
      <w:lvlText w:val="%8."/>
      <w:lvlJc w:val="left"/>
      <w:pPr>
        <w:ind w:left="5760" w:hanging="359"/>
        <w:tabs>
          <w:tab w:val="left" w:pos="5760" w:leader="none"/>
        </w:tabs>
      </w:pPr>
    </w:lvl>
    <w:lvl w:ilvl="8">
      <w:start w:val="1"/>
      <w:numFmt w:val="decimal"/>
      <w:suff w:val="tab"/>
      <w:lvlText w:val="%9."/>
      <w:lvlJc w:val="left"/>
      <w:pPr>
        <w:ind w:left="6480" w:hanging="359"/>
        <w:tabs>
          <w:tab w:val="left" w:pos="6480" w:leader="none"/>
        </w:tabs>
      </w:pPr>
    </w:lvl>
  </w:abstractNum>
  <w:abstractNum w:abstractNumId="21">
    <w:multiLevelType w:val="hybridMultilevel"/>
    <w:lvl w:ilvl="0">
      <w:start w:val="1"/>
      <w:numFmt w:val="decimal"/>
      <w:suff w:val="tab"/>
      <w:lvlText w:val="%1."/>
      <w:lvlJc w:val="left"/>
      <w:pPr>
        <w:ind w:left="720" w:hanging="359"/>
        <w:tabs>
          <w:tab w:val="left" w:pos="720" w:leader="none"/>
        </w:tabs>
      </w:pPr>
    </w:lvl>
    <w:lvl w:ilvl="1">
      <w:start w:val="1"/>
      <w:numFmt w:val="decimal"/>
      <w:suff w:val="tab"/>
      <w:lvlText w:val="%2."/>
      <w:lvlJc w:val="left"/>
      <w:pPr>
        <w:ind w:left="1440" w:hanging="359"/>
        <w:tabs>
          <w:tab w:val="left" w:pos="1440" w:leader="none"/>
        </w:tabs>
      </w:pPr>
    </w:lvl>
    <w:lvl w:ilvl="2">
      <w:start w:val="1"/>
      <w:numFmt w:val="decimal"/>
      <w:suff w:val="tab"/>
      <w:lvlText w:val="%3."/>
      <w:lvlJc w:val="left"/>
      <w:pPr>
        <w:ind w:left="2160" w:hanging="359"/>
        <w:tabs>
          <w:tab w:val="left" w:pos="2160" w:leader="none"/>
        </w:tabs>
      </w:pPr>
    </w:lvl>
    <w:lvl w:ilvl="3">
      <w:start w:val="1"/>
      <w:numFmt w:val="decimal"/>
      <w:suff w:val="tab"/>
      <w:lvlText w:val="%4."/>
      <w:lvlJc w:val="left"/>
      <w:pPr>
        <w:ind w:left="2880" w:hanging="359"/>
        <w:tabs>
          <w:tab w:val="left" w:pos="2880" w:leader="none"/>
        </w:tabs>
      </w:pPr>
    </w:lvl>
    <w:lvl w:ilvl="4">
      <w:start w:val="1"/>
      <w:numFmt w:val="decimal"/>
      <w:suff w:val="tab"/>
      <w:lvlText w:val="%5."/>
      <w:lvlJc w:val="left"/>
      <w:pPr>
        <w:ind w:left="3600" w:hanging="359"/>
        <w:tabs>
          <w:tab w:val="left" w:pos="3600" w:leader="none"/>
        </w:tabs>
      </w:pPr>
    </w:lvl>
    <w:lvl w:ilvl="5">
      <w:start w:val="1"/>
      <w:numFmt w:val="decimal"/>
      <w:suff w:val="tab"/>
      <w:lvlText w:val="%6."/>
      <w:lvlJc w:val="left"/>
      <w:pPr>
        <w:ind w:left="4320" w:hanging="359"/>
        <w:tabs>
          <w:tab w:val="left" w:pos="4320" w:leader="none"/>
        </w:tabs>
      </w:pPr>
    </w:lvl>
    <w:lvl w:ilvl="6">
      <w:start w:val="1"/>
      <w:numFmt w:val="decimal"/>
      <w:suff w:val="tab"/>
      <w:lvlText w:val="%7."/>
      <w:lvlJc w:val="left"/>
      <w:pPr>
        <w:ind w:left="5040" w:hanging="359"/>
        <w:tabs>
          <w:tab w:val="left" w:pos="5040" w:leader="none"/>
        </w:tabs>
      </w:pPr>
    </w:lvl>
    <w:lvl w:ilvl="7">
      <w:start w:val="1"/>
      <w:numFmt w:val="decimal"/>
      <w:suff w:val="tab"/>
      <w:lvlText w:val="%8."/>
      <w:lvlJc w:val="left"/>
      <w:pPr>
        <w:ind w:left="5760" w:hanging="359"/>
        <w:tabs>
          <w:tab w:val="left" w:pos="5760" w:leader="none"/>
        </w:tabs>
      </w:pPr>
    </w:lvl>
    <w:lvl w:ilvl="8">
      <w:start w:val="1"/>
      <w:numFmt w:val="decimal"/>
      <w:suff w:val="tab"/>
      <w:lvlText w:val="%9."/>
      <w:lvlJc w:val="left"/>
      <w:pPr>
        <w:ind w:left="6480" w:hanging="359"/>
        <w:tabs>
          <w:tab w:val="left" w:pos="6480" w:leader="none"/>
        </w:tabs>
      </w:pPr>
    </w:lvl>
  </w:abstractNum>
  <w:abstractNum w:abstractNumId="22">
    <w:multiLevelType w:val="hybridMultilevel"/>
    <w:lvl w:ilvl="0">
      <w:start w:val="1"/>
      <w:numFmt w:val="decimal"/>
      <w:suff w:val="tab"/>
      <w:lvlText w:val="%1."/>
      <w:lvlJc w:val="left"/>
      <w:pPr>
        <w:ind w:left="720" w:hanging="359"/>
      </w:pPr>
      <w:rPr>
        <w:rFonts w:hint="default"/>
      </w:rPr>
    </w:lvl>
    <w:lvl w:ilvl="1">
      <w:start w:val="1"/>
      <w:numFmt w:val="lowerLetter"/>
      <w:suff w:val="tab"/>
      <w:lvlText w:val="%2."/>
      <w:lvlJc w:val="left"/>
      <w:pPr>
        <w:ind w:left="1440" w:hanging="359"/>
      </w:pPr>
    </w:lvl>
    <w:lvl w:ilvl="2">
      <w:start w:val="1"/>
      <w:numFmt w:val="lowerRoman"/>
      <w:suff w:val="tab"/>
      <w:lvlText w:val="%3."/>
      <w:lvlJc w:val="right"/>
      <w:pPr>
        <w:ind w:left="2160" w:hanging="179"/>
      </w:pPr>
    </w:lvl>
    <w:lvl w:ilvl="3">
      <w:start w:val="1"/>
      <w:numFmt w:val="decimal"/>
      <w:suff w:val="tab"/>
      <w:lvlText w:val="%4."/>
      <w:lvlJc w:val="left"/>
      <w:pPr>
        <w:ind w:left="2880" w:hanging="359"/>
      </w:pPr>
    </w:lvl>
    <w:lvl w:ilvl="4">
      <w:start w:val="1"/>
      <w:numFmt w:val="lowerLetter"/>
      <w:suff w:val="tab"/>
      <w:lvlText w:val="%5."/>
      <w:lvlJc w:val="left"/>
      <w:pPr>
        <w:ind w:left="3600" w:hanging="359"/>
      </w:pPr>
    </w:lvl>
    <w:lvl w:ilvl="5">
      <w:start w:val="1"/>
      <w:numFmt w:val="lowerRoman"/>
      <w:suff w:val="tab"/>
      <w:lvlText w:val="%6."/>
      <w:lvlJc w:val="right"/>
      <w:pPr>
        <w:ind w:left="4320" w:hanging="179"/>
      </w:pPr>
    </w:lvl>
    <w:lvl w:ilvl="6">
      <w:start w:val="1"/>
      <w:numFmt w:val="decimal"/>
      <w:suff w:val="tab"/>
      <w:lvlText w:val="%7."/>
      <w:lvlJc w:val="left"/>
      <w:pPr>
        <w:ind w:left="5040" w:hanging="359"/>
      </w:pPr>
    </w:lvl>
    <w:lvl w:ilvl="7">
      <w:start w:val="1"/>
      <w:numFmt w:val="lowerLetter"/>
      <w:suff w:val="tab"/>
      <w:lvlText w:val="%8."/>
      <w:lvlJc w:val="left"/>
      <w:pPr>
        <w:ind w:left="5760" w:hanging="359"/>
      </w:pPr>
    </w:lvl>
    <w:lvl w:ilvl="8">
      <w:start w:val="1"/>
      <w:numFmt w:val="lowerRoman"/>
      <w:suff w:val="tab"/>
      <w:lvlText w:val="%9."/>
      <w:lvlJc w:val="right"/>
      <w:pPr>
        <w:ind w:left="6480" w:hanging="179"/>
      </w:pPr>
    </w:lvl>
  </w:abstractNum>
  <w:abstractNum w:abstractNumId="23">
    <w:multiLevelType w:val="hybridMultilevel"/>
    <w:lvl w:ilvl="0">
      <w:start w:val="1"/>
      <w:numFmt w:val="decimal"/>
      <w:suff w:val="tab"/>
      <w:lvlText w:val="%1."/>
      <w:lvlJc w:val="left"/>
      <w:pPr>
        <w:ind w:left="360" w:hanging="359"/>
      </w:pPr>
    </w:lvl>
    <w:lvl w:ilvl="1">
      <w:start w:val="1"/>
      <w:numFmt w:val="decimal"/>
      <w:suff w:val="tab"/>
      <w:lvlText w:val="%1.%2."/>
      <w:lvlJc w:val="left"/>
      <w:pPr>
        <w:ind w:left="792" w:hanging="431"/>
      </w:pPr>
    </w:lvl>
    <w:lvl w:ilvl="2">
      <w:start w:val="1"/>
      <w:numFmt w:val="decimal"/>
      <w:suff w:val="tab"/>
      <w:lvlText w:val="%1.%2.%3."/>
      <w:lvlJc w:val="left"/>
      <w:pPr>
        <w:ind w:left="1224" w:hanging="503"/>
      </w:pPr>
    </w:lvl>
    <w:lvl w:ilvl="3">
      <w:start w:val="1"/>
      <w:numFmt w:val="decimal"/>
      <w:suff w:val="tab"/>
      <w:lvlText w:val="%1.%2.%3.%4."/>
      <w:lvlJc w:val="left"/>
      <w:pPr>
        <w:ind w:left="1728" w:hanging="647"/>
      </w:pPr>
    </w:lvl>
    <w:lvl w:ilvl="4">
      <w:start w:val="1"/>
      <w:numFmt w:val="decimal"/>
      <w:suff w:val="tab"/>
      <w:lvlText w:val="%1.%2.%3.%4.%5."/>
      <w:lvlJc w:val="left"/>
      <w:pPr>
        <w:ind w:left="2232" w:hanging="791"/>
      </w:pPr>
    </w:lvl>
    <w:lvl w:ilvl="5">
      <w:start w:val="1"/>
      <w:numFmt w:val="decimal"/>
      <w:suff w:val="tab"/>
      <w:lvlText w:val="%1.%2.%3.%4.%5.%6."/>
      <w:lvlJc w:val="left"/>
      <w:pPr>
        <w:ind w:left="2736" w:hanging="935"/>
      </w:pPr>
    </w:lvl>
    <w:lvl w:ilvl="6">
      <w:start w:val="1"/>
      <w:numFmt w:val="decimal"/>
      <w:suff w:val="tab"/>
      <w:lvlText w:val="%1.%2.%3.%4.%5.%6.%7."/>
      <w:lvlJc w:val="left"/>
      <w:pPr>
        <w:ind w:left="3240" w:hanging="1079"/>
      </w:pPr>
    </w:lvl>
    <w:lvl w:ilvl="7">
      <w:start w:val="1"/>
      <w:numFmt w:val="decimal"/>
      <w:suff w:val="tab"/>
      <w:lvlText w:val="%1.%2.%3.%4.%5.%6.%7.%8."/>
      <w:lvlJc w:val="left"/>
      <w:pPr>
        <w:ind w:left="3744" w:hanging="1223"/>
      </w:pPr>
    </w:lvl>
    <w:lvl w:ilvl="8">
      <w:start w:val="1"/>
      <w:numFmt w:val="decimal"/>
      <w:suff w:val="tab"/>
      <w:lvlText w:val="%1.%2.%3.%4.%5.%6.%7.%8.%9."/>
      <w:lvlJc w:val="left"/>
      <w:pPr>
        <w:ind w:left="4320" w:hanging="1439"/>
      </w:pPr>
    </w:lvl>
  </w:abstractNum>
  <w:abstractNum w:abstractNumId="24">
    <w:multiLevelType w:val="hybridMultilevel"/>
    <w:lvl w:ilvl="0">
      <w:start w:val="1"/>
      <w:numFmt w:val="decimal"/>
      <w:suff w:val="tab"/>
      <w:lvlText w:val="%1."/>
      <w:lvlJc w:val="left"/>
      <w:pPr>
        <w:ind w:left="720" w:hanging="359"/>
        <w:tabs>
          <w:tab w:val="left" w:pos="720" w:leader="none"/>
        </w:tabs>
      </w:pPr>
    </w:lvl>
    <w:lvl w:ilvl="1">
      <w:start w:val="1"/>
      <w:numFmt w:val="decimal"/>
      <w:suff w:val="tab"/>
      <w:lvlText w:val="%2."/>
      <w:lvlJc w:val="left"/>
      <w:pPr>
        <w:ind w:left="1440" w:hanging="359"/>
        <w:tabs>
          <w:tab w:val="left" w:pos="1440" w:leader="none"/>
        </w:tabs>
      </w:pPr>
    </w:lvl>
    <w:lvl w:ilvl="2">
      <w:start w:val="1"/>
      <w:numFmt w:val="decimal"/>
      <w:suff w:val="tab"/>
      <w:lvlText w:val="%3."/>
      <w:lvlJc w:val="left"/>
      <w:pPr>
        <w:ind w:left="2160" w:hanging="359"/>
        <w:tabs>
          <w:tab w:val="left" w:pos="2160" w:leader="none"/>
        </w:tabs>
      </w:pPr>
    </w:lvl>
    <w:lvl w:ilvl="3">
      <w:start w:val="1"/>
      <w:numFmt w:val="decimal"/>
      <w:suff w:val="tab"/>
      <w:lvlText w:val="%4."/>
      <w:lvlJc w:val="left"/>
      <w:pPr>
        <w:ind w:left="2880" w:hanging="359"/>
        <w:tabs>
          <w:tab w:val="left" w:pos="2880" w:leader="none"/>
        </w:tabs>
      </w:pPr>
    </w:lvl>
    <w:lvl w:ilvl="4">
      <w:start w:val="1"/>
      <w:numFmt w:val="decimal"/>
      <w:suff w:val="tab"/>
      <w:lvlText w:val="%5."/>
      <w:lvlJc w:val="left"/>
      <w:pPr>
        <w:ind w:left="3600" w:hanging="359"/>
        <w:tabs>
          <w:tab w:val="left" w:pos="3600" w:leader="none"/>
        </w:tabs>
      </w:pPr>
    </w:lvl>
    <w:lvl w:ilvl="5">
      <w:start w:val="1"/>
      <w:numFmt w:val="decimal"/>
      <w:suff w:val="tab"/>
      <w:lvlText w:val="%6."/>
      <w:lvlJc w:val="left"/>
      <w:pPr>
        <w:ind w:left="4320" w:hanging="359"/>
        <w:tabs>
          <w:tab w:val="left" w:pos="4320" w:leader="none"/>
        </w:tabs>
      </w:pPr>
    </w:lvl>
    <w:lvl w:ilvl="6">
      <w:start w:val="1"/>
      <w:numFmt w:val="decimal"/>
      <w:suff w:val="tab"/>
      <w:lvlText w:val="%7."/>
      <w:lvlJc w:val="left"/>
      <w:pPr>
        <w:ind w:left="5040" w:hanging="359"/>
        <w:tabs>
          <w:tab w:val="left" w:pos="5040" w:leader="none"/>
        </w:tabs>
      </w:pPr>
    </w:lvl>
    <w:lvl w:ilvl="7">
      <w:start w:val="1"/>
      <w:numFmt w:val="decimal"/>
      <w:suff w:val="tab"/>
      <w:lvlText w:val="%8."/>
      <w:lvlJc w:val="left"/>
      <w:pPr>
        <w:ind w:left="5760" w:hanging="359"/>
        <w:tabs>
          <w:tab w:val="left" w:pos="5760" w:leader="none"/>
        </w:tabs>
      </w:pPr>
    </w:lvl>
    <w:lvl w:ilvl="8">
      <w:start w:val="1"/>
      <w:numFmt w:val="decimal"/>
      <w:suff w:val="tab"/>
      <w:lvlText w:val="%9."/>
      <w:lvlJc w:val="left"/>
      <w:pPr>
        <w:ind w:left="6480" w:hanging="359"/>
        <w:tabs>
          <w:tab w:val="left" w:pos="6480" w:leader="none"/>
        </w:tabs>
      </w:pPr>
    </w:lvl>
  </w:abstractNum>
  <w:abstractNum w:abstractNumId="25">
    <w:multiLevelType w:val="hybridMultilevel"/>
    <w:lvl w:ilvl="0">
      <w:start w:val="4"/>
      <w:numFmt w:val="decimal"/>
      <w:suff w:val="tab"/>
      <w:lvlText w:val="%1."/>
      <w:lvlJc w:val="left"/>
      <w:pPr>
        <w:ind w:left="720" w:hanging="359"/>
        <w:tabs>
          <w:tab w:val="left" w:pos="720" w:leader="none"/>
        </w:tabs>
      </w:pPr>
    </w:lvl>
    <w:lvl w:ilvl="1">
      <w:start w:val="4"/>
      <w:numFmt w:val="decimal"/>
      <w:suff w:val="tab"/>
      <w:lvlText w:val="%2."/>
      <w:lvlJc w:val="left"/>
      <w:pPr>
        <w:ind w:left="1440" w:hanging="359"/>
        <w:tabs>
          <w:tab w:val="left" w:pos="1440" w:leader="none"/>
        </w:tabs>
      </w:pPr>
    </w:lvl>
    <w:lvl w:ilvl="2">
      <w:start w:val="1"/>
      <w:numFmt w:val="decimal"/>
      <w:suff w:val="tab"/>
      <w:lvlText w:val="%3."/>
      <w:lvlJc w:val="left"/>
      <w:pPr>
        <w:ind w:left="2160" w:hanging="359"/>
        <w:tabs>
          <w:tab w:val="left" w:pos="2160" w:leader="none"/>
        </w:tabs>
      </w:pPr>
    </w:lvl>
    <w:lvl w:ilvl="3">
      <w:start w:val="1"/>
      <w:numFmt w:val="decimal"/>
      <w:suff w:val="tab"/>
      <w:lvlText w:val="%4."/>
      <w:lvlJc w:val="left"/>
      <w:pPr>
        <w:ind w:left="2880" w:hanging="359"/>
        <w:tabs>
          <w:tab w:val="left" w:pos="2880" w:leader="none"/>
        </w:tabs>
      </w:pPr>
    </w:lvl>
    <w:lvl w:ilvl="4">
      <w:start w:val="1"/>
      <w:numFmt w:val="decimal"/>
      <w:suff w:val="tab"/>
      <w:lvlText w:val="%5."/>
      <w:lvlJc w:val="left"/>
      <w:pPr>
        <w:ind w:left="3600" w:hanging="359"/>
        <w:tabs>
          <w:tab w:val="left" w:pos="3600" w:leader="none"/>
        </w:tabs>
      </w:pPr>
    </w:lvl>
    <w:lvl w:ilvl="5">
      <w:start w:val="1"/>
      <w:numFmt w:val="decimal"/>
      <w:suff w:val="tab"/>
      <w:lvlText w:val="%6."/>
      <w:lvlJc w:val="left"/>
      <w:pPr>
        <w:ind w:left="4320" w:hanging="359"/>
        <w:tabs>
          <w:tab w:val="left" w:pos="4320" w:leader="none"/>
        </w:tabs>
      </w:pPr>
    </w:lvl>
    <w:lvl w:ilvl="6">
      <w:start w:val="1"/>
      <w:numFmt w:val="decimal"/>
      <w:suff w:val="tab"/>
      <w:lvlText w:val="%7."/>
      <w:lvlJc w:val="left"/>
      <w:pPr>
        <w:ind w:left="5040" w:hanging="359"/>
        <w:tabs>
          <w:tab w:val="left" w:pos="5040" w:leader="none"/>
        </w:tabs>
      </w:pPr>
    </w:lvl>
    <w:lvl w:ilvl="7">
      <w:start w:val="1"/>
      <w:numFmt w:val="decimal"/>
      <w:suff w:val="tab"/>
      <w:lvlText w:val="%8."/>
      <w:lvlJc w:val="left"/>
      <w:pPr>
        <w:ind w:left="5760" w:hanging="359"/>
        <w:tabs>
          <w:tab w:val="left" w:pos="5760" w:leader="none"/>
        </w:tabs>
      </w:pPr>
    </w:lvl>
    <w:lvl w:ilvl="8">
      <w:start w:val="1"/>
      <w:numFmt w:val="decimal"/>
      <w:suff w:val="tab"/>
      <w:lvlText w:val="%9."/>
      <w:lvlJc w:val="left"/>
      <w:pPr>
        <w:ind w:left="6480" w:hanging="359"/>
        <w:tabs>
          <w:tab w:val="left" w:pos="6480" w:leader="none"/>
        </w:tabs>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9"/>
  <m:mathPr>
    <m:brkBin m:val="before"/>
    <m:defJc m:val="centerGroup"/>
    <m:intLim m:val="subSup"/>
    <m:lMargin m:val="0"/>
    <m:mathFont m:val="Cambria Math"/>
    <m:naryLim m:val="undOvr"/>
    <m:rMargin m:val="0"/>
    <m:smallFrac m:val="false"/>
    <m:wrapIndent m:val="1440"/>
  </m:mathPr>
  <w:trackRevisions/>
  <w:footnotePr>
    <w:footnote w:id="-1"/>
    <w:footnote w:id="0"/>
    <w:numFmt w:val="decimal"/>
    <w:numRestart w:val="continuous"/>
    <w:numStart w:val="1"/>
    <w:pos w:val="pageBottom"/>
  </w:footnotePr>
  <w:zoom w:percent="10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cs="Calibri" w:eastAsia="Calibri"/>
        <w:color w:val="auto"/>
        <w:spacing w:val="0"/>
        <w:position w:val="0"/>
        <w:sz w:val="20"/>
        <w:szCs w:val="22"/>
        <w:lang w:val="pt-BR" w:bidi="ar-SA" w:eastAsia="pt-BR"/>
      </w:rPr>
    </w:rPrDefault>
    <w:pPrDefault>
      <w:pPr>
        <w:ind w:left="0" w:right="0" w:hanging="0"/>
        <w:jc w:val="left"/>
        <w:spacing w:lineRule="auto" w:line="259" w:after="16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202"/>
    <w:uiPriority w:val="9"/>
    <w:rPr>
      <w:rFonts w:ascii="Arial" w:hAnsi="Arial" w:cs="Arial" w:eastAsia="Arial"/>
      <w:b/>
      <w:bCs/>
      <w:color w:val="000000" w:themeColor="text1"/>
      <w:sz w:val="48"/>
      <w:szCs w:val="48"/>
    </w:rPr>
  </w:style>
  <w:style w:type="character" w:styleId="14">
    <w:name w:val="Heading 2 Char"/>
    <w:basedOn w:val="202"/>
    <w:uiPriority w:val="9"/>
    <w:rPr>
      <w:rFonts w:ascii="Arial" w:hAnsi="Arial" w:cs="Arial" w:eastAsia="Arial"/>
      <w:b/>
      <w:bCs/>
      <w:color w:val="000000" w:themeColor="text1"/>
      <w:sz w:val="40"/>
      <w:szCs w:val="40"/>
    </w:rPr>
  </w:style>
  <w:style w:type="character" w:styleId="16">
    <w:name w:val="Heading 3 Char"/>
    <w:basedOn w:val="202"/>
    <w:uiPriority w:val="9"/>
    <w:rPr>
      <w:rFonts w:ascii="Arial" w:hAnsi="Arial" w:cs="Arial" w:eastAsia="Arial"/>
      <w:b/>
      <w:bCs/>
      <w:i/>
      <w:iCs/>
      <w:color w:val="000000" w:themeColor="text1"/>
      <w:sz w:val="40"/>
      <w:szCs w:val="40"/>
    </w:rPr>
  </w:style>
  <w:style w:type="character" w:styleId="18">
    <w:name w:val="Heading 4 Char"/>
    <w:basedOn w:val="202"/>
    <w:uiPriority w:val="9"/>
    <w:rPr>
      <w:rFonts w:ascii="Arial" w:hAnsi="Arial" w:cs="Arial" w:eastAsia="Arial"/>
      <w:color w:val="232323"/>
      <w:sz w:val="32"/>
      <w:szCs w:val="32"/>
    </w:rPr>
  </w:style>
  <w:style w:type="character" w:styleId="20">
    <w:name w:val="Heading 5 Char"/>
    <w:basedOn w:val="202"/>
    <w:uiPriority w:val="9"/>
    <w:rPr>
      <w:rFonts w:ascii="Arial" w:hAnsi="Arial" w:cs="Arial" w:eastAsia="Arial"/>
      <w:b/>
      <w:bCs/>
      <w:color w:val="444444"/>
      <w:sz w:val="28"/>
      <w:szCs w:val="28"/>
    </w:rPr>
  </w:style>
  <w:style w:type="character" w:styleId="22">
    <w:name w:val="Heading 6 Char"/>
    <w:basedOn w:val="202"/>
    <w:uiPriority w:val="9"/>
    <w:rPr>
      <w:rFonts w:ascii="Arial" w:hAnsi="Arial" w:cs="Arial" w:eastAsia="Arial"/>
      <w:i/>
      <w:iCs/>
      <w:color w:val="232323"/>
      <w:sz w:val="28"/>
      <w:szCs w:val="28"/>
    </w:rPr>
  </w:style>
  <w:style w:type="character" w:styleId="24">
    <w:name w:val="Heading 7 Char"/>
    <w:basedOn w:val="202"/>
    <w:uiPriority w:val="9"/>
    <w:rPr>
      <w:rFonts w:ascii="Arial" w:hAnsi="Arial" w:cs="Arial" w:eastAsia="Arial"/>
      <w:b/>
      <w:bCs/>
      <w:color w:val="606060"/>
      <w:sz w:val="28"/>
      <w:szCs w:val="28"/>
    </w:rPr>
  </w:style>
  <w:style w:type="character" w:styleId="26">
    <w:name w:val="Heading 8 Char"/>
    <w:basedOn w:val="202"/>
    <w:uiPriority w:val="9"/>
    <w:rPr>
      <w:rFonts w:ascii="Arial" w:hAnsi="Arial" w:cs="Arial" w:eastAsia="Arial"/>
      <w:color w:val="444444"/>
      <w:sz w:val="24"/>
      <w:szCs w:val="24"/>
    </w:rPr>
  </w:style>
  <w:style w:type="character" w:styleId="28">
    <w:name w:val="Heading 9 Char"/>
    <w:basedOn w:val="202"/>
    <w:uiPriority w:val="9"/>
    <w:rPr>
      <w:rFonts w:ascii="Arial" w:hAnsi="Arial" w:cs="Arial" w:eastAsia="Arial"/>
      <w:i/>
      <w:iCs/>
      <w:color w:val="444444"/>
      <w:sz w:val="23"/>
      <w:szCs w:val="23"/>
    </w:rPr>
  </w:style>
  <w:style w:type="paragraph" w:styleId="192" w:default="1">
    <w:name w:val="Normal"/>
    <w:qFormat/>
    <w:rPr>
      <w:rFonts w:ascii="Times New Roman" w:hAnsi="Times New Roman" w:cs="Times New Roman" w:eastAsia="SimSun"/>
      <w:color w:val="000000"/>
      <w:sz w:val="24"/>
      <w:szCs w:val="24"/>
      <w:lang w:eastAsia="ar-SA"/>
    </w:rPr>
    <w:pPr>
      <w:jc w:val="both"/>
      <w:spacing w:lineRule="atLeast" w:line="100" w:after="0"/>
    </w:pPr>
  </w:style>
  <w:style w:type="paragraph" w:styleId="193">
    <w:name w:val="Heading 1"/>
    <w:basedOn w:val="192"/>
    <w:next w:val="192"/>
    <w:qFormat/>
    <w:uiPriority w:val="9"/>
    <w:rPr>
      <w:rFonts w:ascii="Calibri Light" w:hAnsi="Calibri Light" w:cs="Calibri Light" w:eastAsia="Calibri Light"/>
      <w:b/>
      <w:bCs/>
      <w:color w:val="2E74B5" w:themeColor="accent1" w:themeShade="BF"/>
      <w:sz w:val="28"/>
      <w:szCs w:val="28"/>
    </w:rPr>
    <w:pPr>
      <w:keepLines/>
      <w:keepNext/>
      <w:spacing w:before="480"/>
      <w:outlineLvl w:val="0"/>
    </w:pPr>
  </w:style>
  <w:style w:type="paragraph" w:styleId="194">
    <w:name w:val="Heading 2"/>
    <w:basedOn w:val="264"/>
    <w:next w:val="192"/>
    <w:qFormat/>
    <w:uiPriority w:val="9"/>
    <w:unhideWhenUsed/>
    <w:rPr>
      <w:rFonts w:ascii="Arial" w:hAnsi="Arial" w:cs="Arial"/>
      <w:color w:val="auto"/>
    </w:rPr>
    <w:pPr>
      <w:spacing w:lineRule="auto" w:line="360"/>
      <w:outlineLvl w:val="1"/>
    </w:pPr>
  </w:style>
  <w:style w:type="paragraph" w:styleId="195">
    <w:name w:val="Heading 3"/>
    <w:basedOn w:val="267"/>
    <w:next w:val="192"/>
    <w:qFormat/>
    <w:uiPriority w:val="9"/>
    <w:unhideWhenUsed/>
    <w:rPr>
      <w:rFonts w:ascii="Arial" w:hAnsi="Arial" w:cs="Arial"/>
      <w:color w:val="auto"/>
    </w:rPr>
    <w:pPr>
      <w:spacing w:lineRule="auto" w:line="360"/>
      <w:outlineLvl w:val="2"/>
    </w:pPr>
  </w:style>
  <w:style w:type="paragraph" w:styleId="196">
    <w:name w:val="Heading 4"/>
    <w:basedOn w:val="192"/>
    <w:next w:val="192"/>
    <w:qFormat/>
    <w:uiPriority w:val="9"/>
    <w:unhideWhenUsed/>
    <w:rPr>
      <w:rFonts w:ascii="Arial" w:hAnsi="Arial" w:cs="Arial" w:eastAsia="Arial"/>
      <w:color w:val="232323"/>
      <w:sz w:val="32"/>
      <w:szCs w:val="32"/>
    </w:rPr>
    <w:pPr>
      <w:keepLines/>
      <w:keepNext/>
      <w:spacing w:before="200"/>
      <w:outlineLvl w:val="3"/>
    </w:pPr>
  </w:style>
  <w:style w:type="paragraph" w:styleId="197">
    <w:name w:val="Heading 5"/>
    <w:basedOn w:val="192"/>
    <w:next w:val="192"/>
    <w:qFormat/>
    <w:uiPriority w:val="9"/>
    <w:unhideWhenUsed/>
    <w:rPr>
      <w:rFonts w:ascii="Arial" w:hAnsi="Arial" w:cs="Arial" w:eastAsia="Arial"/>
      <w:b/>
      <w:bCs/>
      <w:color w:val="444444"/>
      <w:sz w:val="28"/>
      <w:szCs w:val="28"/>
    </w:rPr>
    <w:pPr>
      <w:keepLines/>
      <w:keepNext/>
      <w:spacing w:before="200"/>
      <w:outlineLvl w:val="4"/>
    </w:pPr>
  </w:style>
  <w:style w:type="paragraph" w:styleId="198">
    <w:name w:val="Heading 6"/>
    <w:basedOn w:val="192"/>
    <w:next w:val="192"/>
    <w:qFormat/>
    <w:uiPriority w:val="9"/>
    <w:unhideWhenUsed/>
    <w:rPr>
      <w:rFonts w:ascii="Arial" w:hAnsi="Arial" w:cs="Arial" w:eastAsia="Arial"/>
      <w:i/>
      <w:iCs/>
      <w:color w:val="232323"/>
      <w:sz w:val="28"/>
      <w:szCs w:val="28"/>
    </w:rPr>
    <w:pPr>
      <w:keepLines/>
      <w:keepNext/>
      <w:spacing w:before="200"/>
      <w:outlineLvl w:val="5"/>
    </w:pPr>
  </w:style>
  <w:style w:type="paragraph" w:styleId="199">
    <w:name w:val="Heading 7"/>
    <w:basedOn w:val="192"/>
    <w:next w:val="192"/>
    <w:qFormat/>
    <w:uiPriority w:val="9"/>
    <w:unhideWhenUsed/>
    <w:rPr>
      <w:rFonts w:ascii="Arial" w:hAnsi="Arial" w:cs="Arial" w:eastAsia="Arial"/>
      <w:b/>
      <w:bCs/>
      <w:color w:val="606060"/>
    </w:rPr>
    <w:pPr>
      <w:keepLines/>
      <w:keepNext/>
      <w:spacing w:before="200"/>
      <w:outlineLvl w:val="6"/>
    </w:pPr>
  </w:style>
  <w:style w:type="paragraph" w:styleId="200">
    <w:name w:val="Heading 8"/>
    <w:basedOn w:val="192"/>
    <w:next w:val="192"/>
    <w:qFormat/>
    <w:uiPriority w:val="9"/>
    <w:unhideWhenUsed/>
    <w:rPr>
      <w:rFonts w:ascii="Arial" w:hAnsi="Arial" w:cs="Arial" w:eastAsia="Arial"/>
      <w:color w:val="444444"/>
    </w:rPr>
    <w:pPr>
      <w:keepLines/>
      <w:keepNext/>
      <w:spacing w:before="200"/>
      <w:outlineLvl w:val="7"/>
    </w:pPr>
  </w:style>
  <w:style w:type="paragraph" w:styleId="201">
    <w:name w:val="Heading 9"/>
    <w:basedOn w:val="192"/>
    <w:next w:val="192"/>
    <w:qFormat/>
    <w:uiPriority w:val="9"/>
    <w:unhideWhenUsed/>
    <w:rPr>
      <w:rFonts w:ascii="Arial" w:hAnsi="Arial" w:cs="Arial" w:eastAsia="Arial"/>
      <w:i/>
      <w:iCs/>
      <w:color w:val="444444"/>
      <w:sz w:val="23"/>
      <w:szCs w:val="23"/>
    </w:rPr>
    <w:pPr>
      <w:keepLines/>
      <w:keepNext/>
      <w:spacing w:before="200"/>
      <w:outlineLvl w:val="8"/>
    </w:pPr>
  </w:style>
  <w:style w:type="character" w:styleId="202" w:default="1">
    <w:name w:val="Default Paragraph Font"/>
    <w:uiPriority w:val="1"/>
    <w:semiHidden/>
    <w:unhideWhenUsed/>
  </w:style>
  <w:style w:type="table" w:styleId="203" w:default="1">
    <w:name w:val="Normal Table"/>
    <w:uiPriority w:val="99"/>
    <w:semiHidden/>
    <w:unhideWhenUsed/>
    <w:tblPr>
      <w:tblInd w:w="0" w:type="dxa"/>
      <w:tblCellMar>
        <w:left w:w="108" w:type="dxa"/>
        <w:top w:w="0" w:type="dxa"/>
        <w:right w:w="108" w:type="dxa"/>
        <w:bottom w:w="0" w:type="dxa"/>
      </w:tblCellMar>
    </w:tblPr>
  </w:style>
  <w:style w:type="numbering" w:styleId="204" w:default="1">
    <w:name w:val="No List"/>
    <w:uiPriority w:val="99"/>
    <w:semiHidden/>
    <w:unhideWhenUsed/>
  </w:style>
  <w:style w:type="paragraph" w:styleId="205">
    <w:name w:val="List Paragraph"/>
    <w:basedOn w:val="192"/>
    <w:qFormat/>
    <w:uiPriority w:val="34"/>
    <w:pPr>
      <w:contextualSpacing w:val="true"/>
      <w:ind w:left="720"/>
    </w:pPr>
  </w:style>
  <w:style w:type="paragraph" w:styleId="206">
    <w:name w:val="No Spacing"/>
    <w:basedOn w:val="192"/>
    <w:qFormat/>
    <w:uiPriority w:val="1"/>
    <w:pPr>
      <w:spacing w:lineRule="auto" w:line="240"/>
    </w:pPr>
  </w:style>
  <w:style w:type="paragraph" w:styleId="207">
    <w:name w:val="Title"/>
    <w:basedOn w:val="192"/>
    <w:next w:val="192"/>
    <w:qFormat/>
    <w:uiPriority w:val="10"/>
    <w:rPr>
      <w:b/>
      <w:sz w:val="72"/>
    </w:rPr>
    <w:pPr>
      <w:spacing w:lineRule="auto" w:line="240" w:after="80" w:before="300"/>
      <w:pBdr>
        <w:bottom w:val="single" w:color="000000" w:sz="24" w:space="0"/>
      </w:pBdr>
    </w:pPr>
  </w:style>
  <w:style w:type="paragraph" w:styleId="208">
    <w:name w:val="Subtitle"/>
    <w:basedOn w:val="192"/>
    <w:next w:val="192"/>
    <w:qFormat/>
    <w:uiPriority w:val="11"/>
    <w:rPr>
      <w:i/>
      <w:color w:val="444444"/>
      <w:sz w:val="52"/>
    </w:rPr>
    <w:pPr>
      <w:spacing w:lineRule="auto" w:line="240"/>
    </w:pPr>
  </w:style>
  <w:style w:type="paragraph" w:styleId="209">
    <w:name w:val="Quote"/>
    <w:basedOn w:val="192"/>
    <w:next w:val="192"/>
    <w:qFormat/>
    <w:uiPriority w:val="29"/>
    <w:rPr>
      <w:i/>
      <w:color w:val="373737"/>
      <w:sz w:val="18"/>
    </w:rPr>
    <w:pPr>
      <w:ind w:left="3402"/>
      <w:pBdr>
        <w:left w:val="single" w:color="A6A6A6" w:sz="12" w:space="11"/>
        <w:bottom w:val="single" w:color="A6A6A6" w:sz="12" w:space="3"/>
      </w:pBdr>
    </w:pPr>
  </w:style>
  <w:style w:type="paragraph" w:styleId="210">
    <w:name w:val="Intense Quote"/>
    <w:basedOn w:val="192"/>
    <w:next w:val="192"/>
    <w:qFormat/>
    <w:uiPriority w:val="30"/>
    <w:rPr>
      <w:i/>
      <w:color w:val="606060"/>
      <w:sz w:val="19"/>
    </w:rPr>
    <w:pPr>
      <w:ind w:left="567" w:right="567"/>
      <w:shd w:val="clear" w:color="auto" w:fill="D9D9D9"/>
      <w:pBdr>
        <w:left w:val="single" w:color="808080" w:sz="4" w:space="11"/>
        <w:top w:val="single" w:color="808080" w:sz="4" w:space="3"/>
        <w:right w:val="single" w:color="808080" w:sz="4" w:space="11"/>
        <w:bottom w:val="single" w:color="808080" w:sz="4" w:space="3"/>
      </w:pBdr>
    </w:pPr>
  </w:style>
  <w:style w:type="table" w:styleId="211">
    <w:name w:val="Lined"/>
    <w:basedOn w:val="203"/>
    <w:uiPriority w:val="99"/>
    <w:rPr>
      <w:color w:val="404040"/>
      <w:szCs w:val="20"/>
    </w:rPr>
    <w:pPr>
      <w:spacing w:lineRule="auto" w:line="240" w:after="0"/>
    </w:pPr>
    <w:tblPr>
      <w:tblStyleRowBandSize w:val="1"/>
      <w:tblStyleColBandSize w:val="1"/>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F2F2F2"/>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212">
    <w:name w:val="Lined - Accent 1"/>
    <w:basedOn w:val="203"/>
    <w:uiPriority w:val="99"/>
    <w:rPr>
      <w:color w:val="404040"/>
      <w:szCs w:val="20"/>
    </w:rPr>
    <w:pPr>
      <w:spacing w:lineRule="auto" w:line="240" w:after="0"/>
    </w:pPr>
    <w:tblPr>
      <w:tblStyleRowBandSize w:val="1"/>
      <w:tblStyleColBandSize w:val="1"/>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213">
    <w:name w:val="Lined - Accent 2"/>
    <w:basedOn w:val="203"/>
    <w:uiPriority w:val="99"/>
    <w:rPr>
      <w:color w:val="404040"/>
      <w:szCs w:val="20"/>
    </w:rPr>
    <w:pPr>
      <w:spacing w:lineRule="auto" w:line="240" w:after="0"/>
    </w:pPr>
    <w:tblPr>
      <w:tblStyleRowBandSize w:val="1"/>
      <w:tblStyleColBandSize w:val="1"/>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214">
    <w:name w:val="Lined - Accent 3"/>
    <w:basedOn w:val="203"/>
    <w:uiPriority w:val="99"/>
    <w:rPr>
      <w:color w:val="404040"/>
      <w:szCs w:val="20"/>
    </w:rPr>
    <w:pPr>
      <w:spacing w:lineRule="auto" w:line="240" w:after="0"/>
    </w:pPr>
    <w:tblPr>
      <w:tblStyleRowBandSize w:val="1"/>
      <w:tblStyleColBandSize w:val="1"/>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559"/>
      </w:tcPr>
    </w:tblStylePr>
    <w:tblStylePr w:type="firstRow">
      <w:rPr>
        <w:rFonts w:ascii="Arial" w:hAnsi="Arial"/>
        <w:color w:val="F2F2F2"/>
        <w:sz w:val="22"/>
      </w:rPr>
      <w:tcPr>
        <w:shd w:val="clear" w:color="auto" w:fill="9BB559"/>
      </w:tcPr>
    </w:tblStylePr>
    <w:tblStylePr w:type="lastCol">
      <w:rPr>
        <w:rFonts w:ascii="Arial" w:hAnsi="Arial"/>
        <w:color w:val="F2F2F2"/>
        <w:sz w:val="22"/>
      </w:rPr>
      <w:tcPr>
        <w:shd w:val="clear" w:color="auto" w:fill="9BB559"/>
      </w:tcPr>
    </w:tblStylePr>
    <w:tblStylePr w:type="lastRow">
      <w:rPr>
        <w:rFonts w:ascii="Arial" w:hAnsi="Arial"/>
        <w:color w:val="F2F2F2"/>
        <w:sz w:val="22"/>
      </w:rPr>
      <w:tcPr>
        <w:shd w:val="clear" w:color="auto" w:fill="9BB559"/>
      </w:tcPr>
    </w:tblStylePr>
  </w:style>
  <w:style w:type="table" w:styleId="215">
    <w:name w:val="Lined - Accent 4"/>
    <w:basedOn w:val="203"/>
    <w:uiPriority w:val="99"/>
    <w:rPr>
      <w:color w:val="404040"/>
      <w:szCs w:val="20"/>
    </w:rPr>
    <w:pPr>
      <w:spacing w:lineRule="auto" w:line="240" w:after="0"/>
    </w:pPr>
    <w:tblPr>
      <w:tblStyleRowBandSize w:val="1"/>
      <w:tblStyleColBandSize w:val="1"/>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216">
    <w:name w:val="Lined - Accent 5"/>
    <w:basedOn w:val="203"/>
    <w:uiPriority w:val="99"/>
    <w:rPr>
      <w:color w:val="404040"/>
      <w:szCs w:val="20"/>
    </w:rPr>
    <w:pPr>
      <w:spacing w:lineRule="auto" w:line="240" w:after="0"/>
    </w:pPr>
    <w:tblPr>
      <w:tblStyleRowBandSize w:val="1"/>
      <w:tblStyleColBandSize w:val="1"/>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217">
    <w:name w:val="Lined - Accent 6"/>
    <w:basedOn w:val="203"/>
    <w:uiPriority w:val="99"/>
    <w:rPr>
      <w:color w:val="404040"/>
      <w:szCs w:val="20"/>
    </w:rPr>
    <w:pPr>
      <w:spacing w:lineRule="auto" w:line="240" w:after="0"/>
    </w:pPr>
    <w:tblPr>
      <w:tblStyleRowBandSize w:val="1"/>
      <w:tblStyleColBandSize w:val="1"/>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table" w:styleId="218">
    <w:name w:val="Bordered"/>
    <w:basedOn w:val="203"/>
    <w:uiPriority w:val="99"/>
    <w:pPr>
      <w:spacing w:lineRule="auto" w:line="240" w:after="0"/>
    </w:pPr>
    <w:tblPr>
      <w:tblStyleRowBandSize w:val="1"/>
      <w:tblStyleColBandSize w:val="1"/>
      <w:tblBorders>
        <w:left w:val="single" w:color="D9D9D9" w:sz="4" w:space="0"/>
        <w:top w:val="single" w:color="D9D9D9" w:sz="4" w:space="0"/>
        <w:right w:val="single" w:color="D9D9D9" w:sz="4" w:space="0"/>
        <w:bottom w:val="single" w:color="D9D9D9" w:sz="4" w:space="0"/>
        <w:insideV w:val="single" w:color="D9D9D9" w:sz="4" w:space="0"/>
        <w:insideH w:val="single" w:color="D9D9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9D9D9" w:sz="4" w:space="0"/>
          <w:top w:val="single" w:color="D9D9D9" w:sz="4" w:space="0"/>
          <w:right w:val="single" w:color="D9D9D9" w:sz="4" w:space="0"/>
          <w:bottom w:val="single" w:color="D9D9D9" w:sz="4" w:space="0"/>
        </w:tcBorders>
      </w:tcPr>
    </w:tblStylePr>
    <w:tblStylePr w:type="firstCol">
      <w:rPr>
        <w:rFonts w:ascii="Arial" w:hAnsi="Arial"/>
        <w:color w:val="404040"/>
        <w:sz w:val="22"/>
      </w:rPr>
      <w:tcPr>
        <w:tcBorders>
          <w:right w:val="single" w:color="7F7F7F" w:sz="12" w:space="0"/>
        </w:tcBorders>
      </w:tcPr>
    </w:tblStylePr>
    <w:tblStylePr w:type="firstRow">
      <w:rPr>
        <w:rFonts w:ascii="Arial" w:hAnsi="Arial"/>
        <w:color w:val="404040"/>
        <w:sz w:val="22"/>
      </w:rPr>
      <w:tcPr>
        <w:tcBorders>
          <w:bottom w:val="single" w:color="7F7F7F" w:sz="12" w:space="0"/>
        </w:tcBorders>
      </w:tcPr>
    </w:tblStylePr>
    <w:tblStylePr w:type="lastCol">
      <w:rPr>
        <w:rFonts w:ascii="Arial" w:hAnsi="Arial"/>
        <w:color w:val="404040"/>
        <w:sz w:val="22"/>
      </w:rPr>
      <w:tcPr>
        <w:tcBorders>
          <w:left w:val="single" w:color="7F7F7F" w:sz="12" w:space="0"/>
        </w:tcBorders>
      </w:tcPr>
    </w:tblStylePr>
    <w:tblStylePr w:type="lastRow">
      <w:rPr>
        <w:rFonts w:ascii="Arial" w:hAnsi="Arial"/>
        <w:color w:val="404040"/>
        <w:sz w:val="22"/>
      </w:rPr>
      <w:tcPr>
        <w:tcBorders>
          <w:top w:val="single" w:color="7F7F7F" w:sz="12" w:space="0"/>
        </w:tcBorders>
      </w:tcPr>
    </w:tblStylePr>
  </w:style>
  <w:style w:type="table" w:styleId="219">
    <w:name w:val="Bordered - Accent 1"/>
    <w:basedOn w:val="203"/>
    <w:uiPriority w:val="99"/>
    <w:pPr>
      <w:spacing w:lineRule="auto" w:line="240" w:after="0"/>
    </w:pPr>
    <w:tblPr>
      <w:tblStyleRowBandSize w:val="1"/>
      <w:tblStyleColBandSize w:val="1"/>
      <w:tblBorders>
        <w:left w:val="single" w:color="B8CCE4" w:sz="4" w:space="0"/>
        <w:top w:val="single" w:color="B8CCE4" w:sz="4" w:space="0"/>
        <w:right w:val="single" w:color="B8CCE4" w:sz="4" w:space="0"/>
        <w:bottom w:val="single" w:color="B8CCE4" w:sz="4" w:space="0"/>
        <w:insideV w:val="single" w:color="B8CCE4" w:sz="4" w:space="0"/>
        <w:insideH w:val="single" w:color="B8CCE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8CCE4" w:sz="4" w:space="0"/>
          <w:top w:val="single" w:color="B8CCE4" w:sz="4" w:space="0"/>
          <w:right w:val="single" w:color="B8CCE4" w:sz="4" w:space="0"/>
          <w:bottom w:val="single" w:color="B8CCE4" w:sz="4" w:space="0"/>
        </w:tcBorders>
      </w:tcPr>
    </w:tblStylePr>
    <w:tblStylePr w:type="firstCol">
      <w:rPr>
        <w:rFonts w:ascii="Arial" w:hAnsi="Arial"/>
        <w:color w:val="404040"/>
        <w:sz w:val="22"/>
      </w:rPr>
      <w:tcPr>
        <w:tcBorders>
          <w:right w:val="single" w:color="4F81BD" w:sz="12" w:space="0"/>
        </w:tcBorders>
      </w:tcPr>
    </w:tblStylePr>
    <w:tblStylePr w:type="firstRow">
      <w:rPr>
        <w:rFonts w:ascii="Arial" w:hAnsi="Arial"/>
        <w:color w:val="404040"/>
        <w:sz w:val="22"/>
      </w:rPr>
      <w:tcPr>
        <w:tcBorders>
          <w:bottom w:val="single" w:color="4F81BD" w:sz="12" w:space="0"/>
        </w:tcBorders>
      </w:tcPr>
    </w:tblStylePr>
    <w:tblStylePr w:type="lastCol">
      <w:rPr>
        <w:rFonts w:ascii="Arial" w:hAnsi="Arial"/>
        <w:color w:val="404040"/>
        <w:sz w:val="22"/>
      </w:rPr>
      <w:tcPr>
        <w:tcBorders>
          <w:left w:val="single" w:color="4F81BD" w:sz="12" w:space="0"/>
        </w:tcBorders>
      </w:tcPr>
    </w:tblStylePr>
    <w:tblStylePr w:type="lastRow">
      <w:rPr>
        <w:rFonts w:ascii="Arial" w:hAnsi="Arial"/>
        <w:color w:val="404040"/>
        <w:sz w:val="22"/>
      </w:rPr>
      <w:tcPr>
        <w:tcBorders>
          <w:top w:val="single" w:color="4F81BD" w:sz="12" w:space="0"/>
        </w:tcBorders>
      </w:tcPr>
    </w:tblStylePr>
  </w:style>
  <w:style w:type="table" w:styleId="220">
    <w:name w:val="Bordered - Accent 2"/>
    <w:basedOn w:val="203"/>
    <w:uiPriority w:val="99"/>
    <w:pPr>
      <w:spacing w:lineRule="auto" w:line="240" w:after="0"/>
    </w:pPr>
    <w:tblPr>
      <w:tblStyleRowBandSize w:val="1"/>
      <w:tblStyleColBandSize w:val="1"/>
      <w:tblBorders>
        <w:left w:val="single" w:color="E5B8B7" w:sz="4" w:space="0"/>
        <w:top w:val="single" w:color="E5B8B7" w:sz="4" w:space="0"/>
        <w:right w:val="single" w:color="E5B8B7" w:sz="4" w:space="0"/>
        <w:bottom w:val="single" w:color="E5B8B7" w:sz="4" w:space="0"/>
        <w:insideV w:val="single" w:color="E5B8B7" w:sz="4" w:space="0"/>
        <w:insideH w:val="single" w:color="E5B8B7" w:sz="4" w:space="0"/>
      </w:tblBorders>
      <w:tblCellMar>
        <w:left w:w="170" w:type="dxa"/>
        <w:top w:w="96" w:type="dxa"/>
        <w:right w:w="170" w:type="dxa"/>
        <w:bottom w:w="96" w:type="dxa"/>
      </w:tblCellMar>
    </w:tblPr>
    <w:tblStylePr w:type="band1Horz">
      <w:rPr>
        <w:rFonts w:ascii="Arial" w:hAnsi="Arial"/>
        <w:color w:val="404040"/>
        <w:sz w:val="22"/>
      </w:rPr>
      <w:tcPr>
        <w:tcBorders>
          <w:left w:val="single" w:color="E5B8B7" w:sz="4" w:space="0"/>
          <w:top w:val="single" w:color="E5B8B7" w:sz="4" w:space="0"/>
          <w:right w:val="single" w:color="E5B8B7" w:sz="4" w:space="0"/>
          <w:bottom w:val="single" w:color="E5B8B7" w:sz="4" w:space="0"/>
        </w:tcBorders>
      </w:tcPr>
    </w:tblStylePr>
    <w:tblStylePr w:type="firstCol">
      <w:rPr>
        <w:rFonts w:ascii="Arial" w:hAnsi="Arial"/>
        <w:color w:val="404040"/>
        <w:sz w:val="22"/>
      </w:rPr>
      <w:tcPr>
        <w:tcBorders>
          <w:right w:val="single" w:color="D99594" w:sz="12" w:space="0"/>
        </w:tcBorders>
      </w:tcPr>
    </w:tblStylePr>
    <w:tblStylePr w:type="firstRow">
      <w:rPr>
        <w:rFonts w:ascii="Arial" w:hAnsi="Arial"/>
        <w:color w:val="404040"/>
        <w:sz w:val="22"/>
      </w:rPr>
      <w:tcPr>
        <w:tcBorders>
          <w:bottom w:val="single" w:color="D99594" w:sz="12" w:space="0"/>
        </w:tcBorders>
      </w:tcPr>
    </w:tblStylePr>
    <w:tblStylePr w:type="lastCol">
      <w:rPr>
        <w:rFonts w:ascii="Arial" w:hAnsi="Arial"/>
        <w:color w:val="404040"/>
        <w:sz w:val="22"/>
      </w:rPr>
      <w:tcPr>
        <w:tcBorders>
          <w:left w:val="single" w:color="D99594" w:sz="12" w:space="0"/>
        </w:tcBorders>
      </w:tcPr>
    </w:tblStylePr>
    <w:tblStylePr w:type="lastRow">
      <w:rPr>
        <w:rFonts w:ascii="Arial" w:hAnsi="Arial"/>
        <w:color w:val="404040"/>
        <w:sz w:val="22"/>
      </w:rPr>
      <w:tcPr>
        <w:tcBorders>
          <w:top w:val="single" w:color="D99594" w:sz="12" w:space="0"/>
        </w:tcBorders>
      </w:tcPr>
    </w:tblStylePr>
  </w:style>
  <w:style w:type="table" w:styleId="221">
    <w:name w:val="Bordered - Accent 3"/>
    <w:basedOn w:val="203"/>
    <w:uiPriority w:val="99"/>
    <w:pPr>
      <w:spacing w:lineRule="auto" w:line="240" w:after="0"/>
    </w:pPr>
    <w:tblPr>
      <w:tblStyleRowBandSize w:val="1"/>
      <w:tblStyleColBandSize w:val="1"/>
      <w:tblBorders>
        <w:left w:val="single" w:color="D6E3BC" w:sz="4" w:space="0"/>
        <w:top w:val="single" w:color="D6E3BC" w:sz="4" w:space="0"/>
        <w:right w:val="single" w:color="D6E3BC" w:sz="4" w:space="0"/>
        <w:bottom w:val="single" w:color="D6E3BC" w:sz="4" w:space="0"/>
        <w:insideV w:val="single" w:color="D6E3BC" w:sz="4" w:space="0"/>
        <w:insideH w:val="single" w:color="D6E3BC"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6E3BC" w:sz="4" w:space="0"/>
          <w:top w:val="single" w:color="D6E3BC" w:sz="4" w:space="0"/>
          <w:right w:val="single" w:color="D6E3BC" w:sz="4" w:space="0"/>
          <w:bottom w:val="single" w:color="D6E3BC" w:sz="4" w:space="0"/>
        </w:tcBorders>
      </w:tcPr>
    </w:tblStylePr>
    <w:tblStylePr w:type="firstCol">
      <w:rPr>
        <w:rFonts w:ascii="Arial" w:hAnsi="Arial"/>
        <w:color w:val="404040"/>
        <w:sz w:val="22"/>
      </w:rPr>
      <w:tcPr>
        <w:tcBorders>
          <w:right w:val="single" w:color="C2D69B" w:sz="12" w:space="0"/>
        </w:tcBorders>
      </w:tcPr>
    </w:tblStylePr>
    <w:tblStylePr w:type="firstRow">
      <w:rPr>
        <w:rFonts w:ascii="Arial" w:hAnsi="Arial"/>
        <w:color w:val="404040"/>
        <w:sz w:val="22"/>
      </w:rPr>
      <w:tcPr>
        <w:tcBorders>
          <w:bottom w:val="single" w:color="C2D69B" w:sz="12" w:space="0"/>
        </w:tcBorders>
      </w:tcPr>
    </w:tblStylePr>
    <w:tblStylePr w:type="lastCol">
      <w:rPr>
        <w:rFonts w:ascii="Arial" w:hAnsi="Arial"/>
        <w:color w:val="404040"/>
        <w:sz w:val="22"/>
      </w:rPr>
      <w:tcPr>
        <w:tcBorders>
          <w:left w:val="single" w:color="C2D69B" w:sz="12" w:space="0"/>
        </w:tcBorders>
      </w:tcPr>
    </w:tblStylePr>
    <w:tblStylePr w:type="lastRow">
      <w:rPr>
        <w:rFonts w:ascii="Arial" w:hAnsi="Arial"/>
        <w:color w:val="404040"/>
        <w:sz w:val="22"/>
      </w:rPr>
      <w:tcPr>
        <w:tcBorders>
          <w:top w:val="single" w:color="C2D69B" w:sz="12" w:space="0"/>
        </w:tcBorders>
      </w:tcPr>
    </w:tblStylePr>
  </w:style>
  <w:style w:type="table" w:styleId="222">
    <w:name w:val="Bordered - Accent 4"/>
    <w:basedOn w:val="203"/>
    <w:uiPriority w:val="99"/>
    <w:pPr>
      <w:spacing w:lineRule="auto" w:line="240" w:after="0"/>
    </w:pPr>
    <w:tblPr>
      <w:tblStyleRowBandSize w:val="1"/>
      <w:tblStyleColBandSize w:val="1"/>
      <w:tblBorders>
        <w:left w:val="single" w:color="CCC0D9" w:sz="4" w:space="0"/>
        <w:top w:val="single" w:color="CCC0D9" w:sz="4" w:space="0"/>
        <w:right w:val="single" w:color="CCC0D9" w:sz="4" w:space="0"/>
        <w:bottom w:val="single" w:color="CCC0D9" w:sz="4" w:space="0"/>
        <w:insideV w:val="single" w:color="CCC0D9" w:sz="4" w:space="0"/>
        <w:insideH w:val="single" w:color="CCC0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CCC0D9" w:sz="4" w:space="0"/>
          <w:top w:val="single" w:color="CCC0D9" w:sz="4" w:space="0"/>
          <w:right w:val="single" w:color="CCC0D9" w:sz="4" w:space="0"/>
          <w:bottom w:val="single" w:color="CCC0D9" w:sz="4" w:space="0"/>
        </w:tcBorders>
      </w:tcPr>
    </w:tblStylePr>
    <w:tblStylePr w:type="firstCol">
      <w:rPr>
        <w:rFonts w:ascii="Arial" w:hAnsi="Arial"/>
        <w:color w:val="404040"/>
        <w:sz w:val="22"/>
      </w:rPr>
      <w:tcPr>
        <w:tcBorders>
          <w:right w:val="single" w:color="B2A1C7" w:sz="12" w:space="0"/>
        </w:tcBorders>
      </w:tcPr>
    </w:tblStylePr>
    <w:tblStylePr w:type="firstRow">
      <w:rPr>
        <w:rFonts w:ascii="Arial" w:hAnsi="Arial"/>
        <w:color w:val="404040"/>
        <w:sz w:val="22"/>
      </w:rPr>
      <w:tcPr>
        <w:tcBorders>
          <w:bottom w:val="single" w:color="B2A1C7" w:sz="12" w:space="0"/>
        </w:tcBorders>
      </w:tcPr>
    </w:tblStylePr>
    <w:tblStylePr w:type="lastCol">
      <w:rPr>
        <w:rFonts w:ascii="Arial" w:hAnsi="Arial"/>
        <w:color w:val="404040"/>
        <w:sz w:val="22"/>
      </w:rPr>
      <w:tcPr>
        <w:tcBorders>
          <w:left w:val="single" w:color="B2A1C7" w:sz="12" w:space="0"/>
        </w:tcBorders>
      </w:tcPr>
    </w:tblStylePr>
    <w:tblStylePr w:type="lastRow">
      <w:rPr>
        <w:rFonts w:ascii="Arial" w:hAnsi="Arial"/>
        <w:color w:val="404040"/>
        <w:sz w:val="22"/>
      </w:rPr>
      <w:tcPr>
        <w:tcBorders>
          <w:top w:val="single" w:color="B2A1C7" w:sz="12" w:space="0"/>
        </w:tcBorders>
      </w:tcPr>
    </w:tblStylePr>
  </w:style>
  <w:style w:type="table" w:styleId="223">
    <w:name w:val="Bordered - Accent 5"/>
    <w:basedOn w:val="203"/>
    <w:uiPriority w:val="99"/>
    <w:pPr>
      <w:spacing w:lineRule="auto" w:line="240" w:after="0"/>
    </w:pPr>
    <w:tblPr>
      <w:tblStyleRowBandSize w:val="1"/>
      <w:tblStyleColBandSize w:val="1"/>
      <w:tblBorders>
        <w:left w:val="single" w:color="B6DDE8" w:sz="4" w:space="0"/>
        <w:top w:val="single" w:color="B6DDE8" w:sz="4" w:space="0"/>
        <w:right w:val="single" w:color="B6DDE8" w:sz="4" w:space="0"/>
        <w:bottom w:val="single" w:color="B6DDE8" w:sz="4" w:space="0"/>
        <w:insideV w:val="single" w:color="B6DDE8" w:sz="4" w:space="0"/>
        <w:insideH w:val="single" w:color="B6DDE8"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6DDE8" w:sz="4" w:space="0"/>
          <w:top w:val="single" w:color="B6DDE8" w:sz="4" w:space="0"/>
          <w:right w:val="single" w:color="B6DDE8" w:sz="4" w:space="0"/>
          <w:bottom w:val="single" w:color="B6DDE8" w:sz="4" w:space="0"/>
        </w:tcBorders>
      </w:tcPr>
    </w:tblStylePr>
    <w:tblStylePr w:type="firstCol">
      <w:rPr>
        <w:rFonts w:ascii="Arial" w:hAnsi="Arial"/>
        <w:color w:val="404040"/>
        <w:sz w:val="22"/>
      </w:rPr>
      <w:tcPr>
        <w:tcBorders>
          <w:right w:val="single" w:color="92CDDC" w:sz="12" w:space="0"/>
        </w:tcBorders>
      </w:tcPr>
    </w:tblStylePr>
    <w:tblStylePr w:type="firstRow">
      <w:rPr>
        <w:rFonts w:ascii="Arial" w:hAnsi="Arial"/>
        <w:color w:val="404040"/>
        <w:sz w:val="22"/>
      </w:rPr>
      <w:tcPr>
        <w:tcBorders>
          <w:bottom w:val="single" w:color="92CDDC" w:sz="12" w:space="0"/>
        </w:tcBorders>
      </w:tcPr>
    </w:tblStylePr>
    <w:tblStylePr w:type="lastCol">
      <w:rPr>
        <w:rFonts w:ascii="Arial" w:hAnsi="Arial"/>
        <w:color w:val="404040"/>
        <w:sz w:val="22"/>
      </w:rPr>
      <w:tcPr>
        <w:tcBorders>
          <w:left w:val="single" w:color="92CDDC" w:sz="12" w:space="0"/>
        </w:tcBorders>
      </w:tcPr>
    </w:tblStylePr>
    <w:tblStylePr w:type="lastRow">
      <w:rPr>
        <w:rFonts w:ascii="Arial" w:hAnsi="Arial"/>
        <w:color w:val="404040"/>
        <w:sz w:val="22"/>
      </w:rPr>
      <w:tcPr>
        <w:tcBorders>
          <w:top w:val="single" w:color="92CDDC" w:sz="12" w:space="0"/>
        </w:tcBorders>
      </w:tcPr>
    </w:tblStylePr>
  </w:style>
  <w:style w:type="table" w:styleId="224">
    <w:name w:val="Bordered - Accent 6"/>
    <w:basedOn w:val="203"/>
    <w:uiPriority w:val="99"/>
    <w:pPr>
      <w:spacing w:lineRule="auto" w:line="240" w:after="0"/>
    </w:pPr>
    <w:tblPr>
      <w:tblStyleRowBandSize w:val="1"/>
      <w:tblStyleColBandSize w:val="1"/>
      <w:tblBorders>
        <w:left w:val="single" w:color="FBD4B4" w:sz="4" w:space="0"/>
        <w:top w:val="single" w:color="FBD4B4" w:sz="4" w:space="0"/>
        <w:right w:val="single" w:color="FBD4B4" w:sz="4" w:space="0"/>
        <w:bottom w:val="single" w:color="FBD4B4" w:sz="4" w:space="0"/>
        <w:insideV w:val="single" w:color="FBD4B4" w:sz="4" w:space="0"/>
        <w:insideH w:val="single" w:color="FBD4B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FBD4B4" w:sz="4" w:space="0"/>
          <w:top w:val="single" w:color="FBD4B4" w:sz="4" w:space="0"/>
          <w:right w:val="single" w:color="FBD4B4" w:sz="4" w:space="0"/>
          <w:bottom w:val="single" w:color="FBD4B4" w:sz="4" w:space="0"/>
        </w:tcBorders>
      </w:tcPr>
    </w:tblStylePr>
    <w:tblStylePr w:type="firstCol">
      <w:rPr>
        <w:rFonts w:ascii="Arial" w:hAnsi="Arial"/>
        <w:color w:val="404040"/>
        <w:sz w:val="22"/>
      </w:rPr>
      <w:tcPr>
        <w:tcBorders>
          <w:right w:val="single" w:color="FABF8F" w:sz="12" w:space="0"/>
        </w:tcBorders>
      </w:tcPr>
    </w:tblStylePr>
    <w:tblStylePr w:type="firstRow">
      <w:rPr>
        <w:rFonts w:ascii="Arial" w:hAnsi="Arial"/>
        <w:color w:val="404040"/>
        <w:sz w:val="22"/>
      </w:rPr>
      <w:tcPr>
        <w:tcBorders>
          <w:bottom w:val="single" w:color="FABF8F" w:sz="12" w:space="0"/>
        </w:tcBorders>
      </w:tcPr>
    </w:tblStylePr>
    <w:tblStylePr w:type="lastCol">
      <w:rPr>
        <w:rFonts w:ascii="Arial" w:hAnsi="Arial"/>
        <w:color w:val="404040"/>
        <w:sz w:val="22"/>
      </w:rPr>
      <w:tcPr>
        <w:tcBorders>
          <w:left w:val="single" w:color="FABF8F" w:sz="12" w:space="0"/>
        </w:tcBorders>
      </w:tcPr>
    </w:tblStylePr>
    <w:tblStylePr w:type="lastRow">
      <w:rPr>
        <w:rFonts w:ascii="Arial" w:hAnsi="Arial"/>
        <w:color w:val="404040"/>
        <w:sz w:val="22"/>
      </w:rPr>
      <w:tcPr>
        <w:tcBorders>
          <w:top w:val="single" w:color="FABF8F" w:sz="12" w:space="0"/>
        </w:tcBorders>
      </w:tcPr>
    </w:tblStylePr>
  </w:style>
  <w:style w:type="table" w:styleId="225">
    <w:name w:val="Bordered &amp; Lined"/>
    <w:basedOn w:val="203"/>
    <w:uiPriority w:val="99"/>
    <w:rPr>
      <w:color w:val="404040"/>
      <w:szCs w:val="20"/>
    </w:rPr>
    <w:pPr>
      <w:spacing w:lineRule="auto" w:line="240" w:after="0"/>
    </w:pPr>
    <w:tblPr>
      <w:tblStyleRowBandSize w:val="1"/>
      <w:tblStyleColBandSize w:val="1"/>
      <w:tblBorders>
        <w:left w:val="single" w:color="595959" w:sz="4" w:space="0"/>
        <w:top w:val="single" w:color="595959" w:sz="4" w:space="0"/>
        <w:right w:val="single" w:color="595959" w:sz="4" w:space="0"/>
        <w:bottom w:val="single" w:color="595959" w:sz="4" w:space="0"/>
        <w:insideV w:val="single" w:color="595959" w:sz="4" w:space="0"/>
        <w:insideH w:val="single" w:color="595959"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D9D9D9"/>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226">
    <w:name w:val="Bordered &amp; Lined - Accent 1"/>
    <w:basedOn w:val="203"/>
    <w:uiPriority w:val="99"/>
    <w:rPr>
      <w:color w:val="404040"/>
      <w:szCs w:val="20"/>
    </w:rPr>
    <w:pPr>
      <w:spacing w:lineRule="auto" w:line="240" w:after="0"/>
    </w:pPr>
    <w:tblPr>
      <w:tblStyleRowBandSize w:val="1"/>
      <w:tblStyleColBandSize w:val="1"/>
      <w:tblBorders>
        <w:left w:val="single" w:color="1F497D" w:sz="4" w:space="0"/>
        <w:top w:val="single" w:color="1F497D" w:sz="4" w:space="0"/>
        <w:right w:val="single" w:color="1F497D" w:sz="4" w:space="0"/>
        <w:bottom w:val="single" w:color="1F497D" w:sz="4" w:space="0"/>
        <w:insideV w:val="single" w:color="1F497D" w:sz="4" w:space="0"/>
        <w:insideH w:val="single" w:color="1F497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227">
    <w:name w:val="Bordered &amp; Lined - Accent 2"/>
    <w:basedOn w:val="203"/>
    <w:uiPriority w:val="99"/>
    <w:rPr>
      <w:color w:val="404040"/>
      <w:szCs w:val="20"/>
    </w:rPr>
    <w:pPr>
      <w:spacing w:lineRule="auto" w:line="240" w:after="0"/>
    </w:pPr>
    <w:tblPr>
      <w:tblStyleRowBandSize w:val="1"/>
      <w:tblStyleColBandSize w:val="1"/>
      <w:tblBorders>
        <w:left w:val="single" w:color="C0504D" w:sz="4" w:space="0"/>
        <w:top w:val="single" w:color="C0504D" w:sz="4" w:space="0"/>
        <w:right w:val="single" w:color="C0504D" w:sz="4" w:space="0"/>
        <w:bottom w:val="single" w:color="C0504D" w:sz="4" w:space="0"/>
        <w:insideV w:val="single" w:color="C0504D" w:sz="4" w:space="0"/>
        <w:insideH w:val="single" w:color="C0504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228">
    <w:name w:val="Bordered &amp; Lined - Accent 3"/>
    <w:basedOn w:val="203"/>
    <w:uiPriority w:val="99"/>
    <w:rPr>
      <w:color w:val="404040"/>
      <w:szCs w:val="20"/>
    </w:rPr>
    <w:pPr>
      <w:spacing w:lineRule="auto" w:line="240" w:after="0"/>
    </w:pPr>
    <w:tblPr>
      <w:tblStyleRowBandSize w:val="1"/>
      <w:tblStyleColBandSize w:val="1"/>
      <w:tblBorders>
        <w:left w:val="single" w:color="76923C" w:sz="4" w:space="0"/>
        <w:top w:val="single" w:color="76923C" w:sz="4" w:space="0"/>
        <w:right w:val="single" w:color="76923C" w:sz="4" w:space="0"/>
        <w:bottom w:val="single" w:color="76923C" w:sz="4" w:space="0"/>
        <w:insideV w:val="single" w:color="76923C" w:sz="4" w:space="0"/>
        <w:insideH w:val="single" w:color="76923C"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B59"/>
      </w:tcPr>
    </w:tblStylePr>
    <w:tblStylePr w:type="firstRow">
      <w:rPr>
        <w:rFonts w:ascii="Arial" w:hAnsi="Arial"/>
        <w:color w:val="F2F2F2"/>
        <w:sz w:val="22"/>
      </w:rPr>
      <w:tcPr>
        <w:shd w:val="clear" w:color="auto" w:fill="9BBB59"/>
      </w:tcPr>
    </w:tblStylePr>
    <w:tblStylePr w:type="lastCol">
      <w:rPr>
        <w:rFonts w:ascii="Arial" w:hAnsi="Arial"/>
        <w:color w:val="F2F2F2"/>
        <w:sz w:val="22"/>
      </w:rPr>
      <w:tcPr>
        <w:shd w:val="clear" w:color="auto" w:fill="9BBB59"/>
      </w:tcPr>
    </w:tblStylePr>
    <w:tblStylePr w:type="lastRow">
      <w:rPr>
        <w:rFonts w:ascii="Arial" w:hAnsi="Arial"/>
        <w:color w:val="F2F2F2"/>
        <w:sz w:val="22"/>
      </w:rPr>
      <w:tcPr>
        <w:shd w:val="clear" w:color="auto" w:fill="9BBB59"/>
      </w:tcPr>
    </w:tblStylePr>
  </w:style>
  <w:style w:type="table" w:styleId="229">
    <w:name w:val="Bordered &amp; Lined - Accent 4"/>
    <w:basedOn w:val="203"/>
    <w:uiPriority w:val="99"/>
    <w:rPr>
      <w:color w:val="404040"/>
      <w:szCs w:val="20"/>
    </w:rPr>
    <w:pPr>
      <w:spacing w:lineRule="auto" w:line="240" w:after="0"/>
    </w:pPr>
    <w:tblPr>
      <w:tblStyleRowBandSize w:val="1"/>
      <w:tblStyleColBandSize w:val="1"/>
      <w:tblBorders>
        <w:left w:val="single" w:color="8064A2" w:sz="4" w:space="0"/>
        <w:top w:val="single" w:color="8064A2" w:sz="4" w:space="0"/>
        <w:right w:val="single" w:color="8064A2" w:sz="4" w:space="0"/>
        <w:bottom w:val="single" w:color="8064A2" w:sz="4" w:space="0"/>
        <w:insideV w:val="single" w:color="8064A2" w:sz="4" w:space="0"/>
        <w:insideH w:val="single" w:color="8064A2"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230">
    <w:name w:val="Bordered &amp; Lined - Accent 5"/>
    <w:basedOn w:val="203"/>
    <w:uiPriority w:val="99"/>
    <w:rPr>
      <w:color w:val="404040"/>
      <w:szCs w:val="20"/>
    </w:rPr>
    <w:pPr>
      <w:spacing w:lineRule="auto" w:line="240" w:after="0"/>
    </w:pPr>
    <w:tblPr>
      <w:tblStyleRowBandSize w:val="1"/>
      <w:tblStyleColBandSize w:val="1"/>
      <w:tblBorders>
        <w:left w:val="single" w:color="31849B" w:sz="4" w:space="0"/>
        <w:top w:val="single" w:color="31849B" w:sz="4" w:space="0"/>
        <w:right w:val="single" w:color="31849B" w:sz="4" w:space="0"/>
        <w:bottom w:val="single" w:color="31849B" w:sz="4" w:space="0"/>
        <w:insideV w:val="single" w:color="31849B" w:sz="4" w:space="0"/>
        <w:insideH w:val="single" w:color="31849B"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231">
    <w:name w:val="Bordered &amp; Lined - Accent 6"/>
    <w:basedOn w:val="203"/>
    <w:uiPriority w:val="99"/>
    <w:rPr>
      <w:color w:val="404040"/>
      <w:szCs w:val="20"/>
    </w:rPr>
    <w:pPr>
      <w:spacing w:lineRule="auto" w:line="240" w:after="0"/>
    </w:pPr>
    <w:tblPr>
      <w:tblStyleRowBandSize w:val="1"/>
      <w:tblStyleColBandSize w:val="1"/>
      <w:tblBorders>
        <w:left w:val="single" w:color="E36C0A" w:sz="4" w:space="0"/>
        <w:top w:val="single" w:color="E36C0A" w:sz="4" w:space="0"/>
        <w:right w:val="single" w:color="E36C0A" w:sz="4" w:space="0"/>
        <w:bottom w:val="single" w:color="E36C0A" w:sz="4" w:space="0"/>
        <w:insideV w:val="single" w:color="E36C0A" w:sz="4" w:space="0"/>
        <w:insideH w:val="single" w:color="E36C0A"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paragraph" w:styleId="232">
    <w:name w:val="footnote text"/>
    <w:basedOn w:val="192"/>
    <w:uiPriority w:val="99"/>
    <w:semiHidden/>
    <w:unhideWhenUsed/>
    <w:rPr>
      <w:sz w:val="20"/>
    </w:rPr>
    <w:pPr>
      <w:spacing w:lineRule="auto" w:line="240"/>
    </w:pPr>
  </w:style>
  <w:style w:type="character" w:styleId="233">
    <w:name w:val="Footnote Text Char"/>
    <w:basedOn w:val="202"/>
    <w:uiPriority w:val="99"/>
    <w:semiHidden/>
    <w:rPr>
      <w:sz w:val="20"/>
    </w:rPr>
  </w:style>
  <w:style w:type="character" w:styleId="234">
    <w:name w:val="footnote reference"/>
    <w:basedOn w:val="202"/>
    <w:uiPriority w:val="99"/>
    <w:semiHidden/>
    <w:unhideWhenUsed/>
    <w:rPr>
      <w:vertAlign w:val="superscript"/>
    </w:rPr>
  </w:style>
  <w:style w:type="paragraph" w:styleId="235">
    <w:name w:val="Balloon Text"/>
    <w:basedOn w:val="192"/>
    <w:uiPriority w:val="99"/>
    <w:unhideWhenUsed/>
    <w:rPr>
      <w:rFonts w:ascii="Tahoma" w:hAnsi="Tahoma" w:cs="Tahoma"/>
      <w:sz w:val="16"/>
      <w:szCs w:val="16"/>
    </w:rPr>
    <w:pPr>
      <w:spacing w:lineRule="auto" w:line="240"/>
    </w:pPr>
  </w:style>
  <w:style w:type="paragraph" w:styleId="236">
    <w:name w:val="caption"/>
    <w:basedOn w:val="192"/>
    <w:next w:val="192"/>
    <w:qFormat/>
    <w:uiPriority w:val="35"/>
    <w:unhideWhenUsed/>
    <w:rPr>
      <w:b/>
      <w:bCs/>
      <w:color w:val="5B9BD5" w:themeColor="accent1"/>
      <w:sz w:val="18"/>
      <w:szCs w:val="18"/>
    </w:rPr>
    <w:pPr>
      <w:spacing w:lineRule="auto" w:line="240" w:after="200"/>
    </w:pPr>
  </w:style>
  <w:style w:type="paragraph" w:styleId="237">
    <w:name w:val="Document Map"/>
    <w:basedOn w:val="192"/>
    <w:qFormat/>
    <w:uiPriority w:val="99"/>
    <w:unhideWhenUsed/>
    <w:pPr>
      <w:spacing w:lineRule="auto" w:line="240"/>
    </w:pPr>
  </w:style>
  <w:style w:type="paragraph" w:styleId="238">
    <w:name w:val="Footer"/>
    <w:basedOn w:val="192"/>
    <w:uiPriority w:val="99"/>
    <w:unhideWhenUsed/>
    <w:pPr>
      <w:spacing w:lineRule="auto" w:line="240"/>
      <w:tabs>
        <w:tab w:val="center" w:pos="4252" w:leader="none"/>
        <w:tab w:val="right" w:pos="8504" w:leader="none"/>
      </w:tabs>
    </w:pPr>
  </w:style>
  <w:style w:type="paragraph" w:styleId="239">
    <w:name w:val="Header"/>
    <w:basedOn w:val="192"/>
    <w:uiPriority w:val="99"/>
    <w:unhideWhenUsed/>
    <w:pPr>
      <w:spacing w:lineRule="auto" w:line="240"/>
      <w:tabs>
        <w:tab w:val="center" w:pos="4252" w:leader="none"/>
        <w:tab w:val="right" w:pos="8504" w:leader="none"/>
      </w:tabs>
    </w:pPr>
  </w:style>
  <w:style w:type="paragraph" w:styleId="240">
    <w:name w:val="Normal (Web)"/>
    <w:basedOn w:val="192"/>
    <w:qFormat/>
    <w:uiPriority w:val="99"/>
    <w:unhideWhenUsed/>
    <w:rPr>
      <w:rFonts w:eastAsia="Times New Roman"/>
    </w:rPr>
    <w:pPr>
      <w:spacing w:after="28" w:before="28"/>
    </w:pPr>
  </w:style>
  <w:style w:type="paragraph" w:styleId="241">
    <w:name w:val="toc 1"/>
    <w:basedOn w:val="192"/>
    <w:next w:val="192"/>
    <w:uiPriority w:val="39"/>
    <w:unhideWhenUsed/>
    <w:rPr>
      <w:rFonts w:ascii="Calibri" w:hAnsi="Calibri"/>
      <w:b/>
      <w:bCs/>
    </w:rPr>
    <w:pPr>
      <w:jc w:val="left"/>
      <w:spacing w:before="120"/>
    </w:pPr>
  </w:style>
  <w:style w:type="paragraph" w:styleId="242">
    <w:name w:val="toc 2"/>
    <w:basedOn w:val="192"/>
    <w:next w:val="192"/>
    <w:uiPriority w:val="39"/>
    <w:unhideWhenUsed/>
    <w:rPr>
      <w:rFonts w:ascii="Calibri" w:hAnsi="Calibri"/>
      <w:b/>
      <w:bCs/>
      <w:sz w:val="22"/>
      <w:szCs w:val="22"/>
    </w:rPr>
    <w:pPr>
      <w:ind w:left="240"/>
      <w:jc w:val="left"/>
    </w:pPr>
  </w:style>
  <w:style w:type="paragraph" w:styleId="243">
    <w:name w:val="toc 3"/>
    <w:basedOn w:val="192"/>
    <w:next w:val="192"/>
    <w:qFormat/>
    <w:uiPriority w:val="39"/>
    <w:unhideWhenUsed/>
    <w:rPr>
      <w:rFonts w:ascii="Calibri" w:hAnsi="Calibri"/>
      <w:sz w:val="22"/>
      <w:szCs w:val="22"/>
    </w:rPr>
    <w:pPr>
      <w:ind w:left="480"/>
      <w:jc w:val="left"/>
    </w:pPr>
  </w:style>
  <w:style w:type="paragraph" w:styleId="244">
    <w:name w:val="toc 4"/>
    <w:basedOn w:val="192"/>
    <w:next w:val="192"/>
    <w:uiPriority w:val="39"/>
    <w:unhideWhenUsed/>
    <w:rPr>
      <w:rFonts w:ascii="Calibri" w:hAnsi="Calibri"/>
      <w:sz w:val="20"/>
      <w:szCs w:val="20"/>
    </w:rPr>
    <w:pPr>
      <w:ind w:left="720"/>
      <w:jc w:val="left"/>
    </w:pPr>
  </w:style>
  <w:style w:type="paragraph" w:styleId="245">
    <w:name w:val="toc 5"/>
    <w:basedOn w:val="192"/>
    <w:next w:val="192"/>
    <w:qFormat/>
    <w:uiPriority w:val="39"/>
    <w:unhideWhenUsed/>
    <w:rPr>
      <w:rFonts w:ascii="Calibri" w:hAnsi="Calibri"/>
      <w:sz w:val="20"/>
      <w:szCs w:val="20"/>
    </w:rPr>
    <w:pPr>
      <w:ind w:left="960"/>
      <w:jc w:val="left"/>
    </w:pPr>
  </w:style>
  <w:style w:type="paragraph" w:styleId="246">
    <w:name w:val="toc 6"/>
    <w:basedOn w:val="192"/>
    <w:next w:val="192"/>
    <w:qFormat/>
    <w:uiPriority w:val="39"/>
    <w:unhideWhenUsed/>
    <w:rPr>
      <w:rFonts w:ascii="Calibri" w:hAnsi="Calibri"/>
      <w:sz w:val="20"/>
      <w:szCs w:val="20"/>
    </w:rPr>
    <w:pPr>
      <w:ind w:left="1200"/>
      <w:jc w:val="left"/>
    </w:pPr>
  </w:style>
  <w:style w:type="paragraph" w:styleId="247">
    <w:name w:val="toc 7"/>
    <w:basedOn w:val="192"/>
    <w:next w:val="192"/>
    <w:qFormat/>
    <w:uiPriority w:val="39"/>
    <w:unhideWhenUsed/>
    <w:rPr>
      <w:rFonts w:ascii="Calibri" w:hAnsi="Calibri"/>
      <w:sz w:val="20"/>
      <w:szCs w:val="20"/>
    </w:rPr>
    <w:pPr>
      <w:ind w:left="1440"/>
      <w:jc w:val="left"/>
    </w:pPr>
  </w:style>
  <w:style w:type="paragraph" w:styleId="248">
    <w:name w:val="toc 8"/>
    <w:basedOn w:val="192"/>
    <w:next w:val="192"/>
    <w:uiPriority w:val="39"/>
    <w:unhideWhenUsed/>
    <w:rPr>
      <w:rFonts w:ascii="Calibri" w:hAnsi="Calibri"/>
      <w:sz w:val="20"/>
      <w:szCs w:val="20"/>
    </w:rPr>
    <w:pPr>
      <w:ind w:left="1680"/>
      <w:jc w:val="left"/>
    </w:pPr>
  </w:style>
  <w:style w:type="paragraph" w:styleId="249">
    <w:name w:val="toc 9"/>
    <w:basedOn w:val="192"/>
    <w:next w:val="192"/>
    <w:uiPriority w:val="39"/>
    <w:unhideWhenUsed/>
    <w:rPr>
      <w:rFonts w:ascii="Calibri" w:hAnsi="Calibri"/>
      <w:sz w:val="20"/>
      <w:szCs w:val="20"/>
    </w:rPr>
    <w:pPr>
      <w:ind w:left="1920"/>
      <w:jc w:val="left"/>
    </w:pPr>
  </w:style>
  <w:style w:type="character" w:styleId="250">
    <w:name w:val="FollowedHyperlink"/>
    <w:basedOn w:val="202"/>
    <w:qFormat/>
    <w:uiPriority w:val="99"/>
    <w:unhideWhenUsed/>
    <w:rPr>
      <w:color w:val="954F72" w:themeColor="followedHyperlink"/>
      <w:u w:val="single"/>
    </w:rPr>
  </w:style>
  <w:style w:type="character" w:styleId="251">
    <w:name w:val="Hyperlink"/>
    <w:basedOn w:val="202"/>
    <w:uiPriority w:val="99"/>
    <w:unhideWhenUsed/>
    <w:rPr>
      <w:color w:val="0563C1" w:themeColor="hyperlink"/>
      <w:u w:val="single"/>
    </w:rPr>
  </w:style>
  <w:style w:type="table" w:styleId="252">
    <w:name w:val="Table Grid"/>
    <w:basedOn w:val="203"/>
    <w:qFormat/>
    <w:uiPriority w:val="39"/>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paragraph" w:styleId="253">
    <w:name w:val="Legenda1"/>
    <w:basedOn w:val="192"/>
    <w:qFormat/>
    <w:rPr>
      <w:b/>
      <w:bCs/>
      <w:color w:val="4F81BD"/>
      <w:sz w:val="18"/>
      <w:szCs w:val="18"/>
    </w:rPr>
  </w:style>
  <w:style w:type="paragraph" w:styleId="254">
    <w:name w:val="Parágrafo da Lista1"/>
    <w:basedOn w:val="192"/>
    <w:qFormat/>
    <w:pPr>
      <w:ind w:left="720"/>
    </w:pPr>
  </w:style>
  <w:style w:type="character" w:styleId="255">
    <w:name w:val="Texto de balão Char"/>
    <w:basedOn w:val="202"/>
    <w:qFormat/>
    <w:uiPriority w:val="99"/>
    <w:semiHidden/>
    <w:rPr>
      <w:rFonts w:ascii="Tahoma" w:hAnsi="Tahoma" w:cs="Tahoma" w:eastAsia="SimSun"/>
      <w:color w:val="000000"/>
      <w:sz w:val="16"/>
      <w:szCs w:val="16"/>
      <w:lang w:eastAsia="ar-SA"/>
    </w:rPr>
  </w:style>
  <w:style w:type="paragraph" w:styleId="256">
    <w:name w:val="Parágrafo da Lista2"/>
    <w:basedOn w:val="192"/>
    <w:qFormat/>
    <w:uiPriority w:val="34"/>
    <w:pPr>
      <w:contextualSpacing w:val="true"/>
      <w:ind w:left="720"/>
    </w:pPr>
  </w:style>
  <w:style w:type="paragraph" w:styleId="257">
    <w:name w:val="Default"/>
    <w:rPr>
      <w:rFonts w:ascii="Times New Roman" w:hAnsi="Times New Roman" w:cs="Times New Roman"/>
      <w:color w:val="000000"/>
      <w:sz w:val="24"/>
      <w:szCs w:val="24"/>
      <w:lang w:eastAsia="en-US"/>
    </w:rPr>
    <w:pPr>
      <w:spacing w:lineRule="auto" w:line="240" w:after="0"/>
    </w:pPr>
  </w:style>
  <w:style w:type="character" w:styleId="258">
    <w:name w:val="Cabeçalho Char"/>
    <w:basedOn w:val="202"/>
    <w:qFormat/>
    <w:uiPriority w:val="99"/>
    <w:rPr>
      <w:rFonts w:ascii="Arial" w:hAnsi="Arial" w:cs="Arial" w:eastAsia="SimSun"/>
      <w:color w:val="000000"/>
      <w:sz w:val="24"/>
      <w:szCs w:val="24"/>
      <w:lang w:eastAsia="ar-SA"/>
    </w:rPr>
  </w:style>
  <w:style w:type="character" w:styleId="259">
    <w:name w:val="Rodapé Char"/>
    <w:basedOn w:val="202"/>
    <w:uiPriority w:val="99"/>
    <w:rPr>
      <w:rFonts w:ascii="Arial" w:hAnsi="Arial" w:cs="Arial" w:eastAsia="SimSun"/>
      <w:color w:val="000000"/>
      <w:sz w:val="24"/>
      <w:szCs w:val="24"/>
      <w:lang w:eastAsia="ar-SA"/>
    </w:rPr>
  </w:style>
  <w:style w:type="character" w:styleId="260">
    <w:name w:val="Título 1 Char"/>
    <w:basedOn w:val="202"/>
    <w:qFormat/>
    <w:uiPriority w:val="9"/>
    <w:rPr>
      <w:rFonts w:ascii="Calibri Light" w:hAnsi="Calibri Light" w:cs="Calibri Light" w:eastAsia="Calibri Light"/>
      <w:b/>
      <w:bCs/>
      <w:color w:val="2E74B5" w:themeColor="accent1" w:themeShade="BF"/>
      <w:sz w:val="28"/>
      <w:szCs w:val="28"/>
      <w:lang w:eastAsia="ar-SA"/>
    </w:rPr>
  </w:style>
  <w:style w:type="paragraph" w:styleId="261">
    <w:name w:val="Cabeçalho do Sumário1"/>
    <w:basedOn w:val="193"/>
    <w:next w:val="192"/>
    <w:qFormat/>
    <w:uiPriority w:val="39"/>
    <w:unhideWhenUsed/>
    <w:rPr>
      <w:lang w:eastAsia="pt-BR"/>
    </w:rPr>
    <w:pPr>
      <w:spacing w:lineRule="auto" w:line="276"/>
    </w:pPr>
  </w:style>
  <w:style w:type="paragraph" w:styleId="262">
    <w:name w:val="Standard"/>
    <w:rPr>
      <w:rFonts w:ascii="Times New Roman" w:hAnsi="Times New Roman" w:cs="Times New Roman" w:eastAsia="Times New Roman"/>
      <w:sz w:val="24"/>
      <w:szCs w:val="24"/>
      <w:lang w:eastAsia="zh-CN"/>
    </w:rPr>
    <w:pPr>
      <w:spacing w:lineRule="auto" w:line="240" w:after="0"/>
    </w:pPr>
  </w:style>
  <w:style w:type="paragraph" w:styleId="263">
    <w:name w:val="N1"/>
    <w:basedOn w:val="254"/>
    <w:qFormat/>
    <w:rPr>
      <w:rFonts w:eastAsia="Arial"/>
      <w:b/>
    </w:rPr>
    <w:pPr>
      <w:numPr>
        <w:numId w:val="7"/>
      </w:numPr>
      <w:spacing w:lineRule="auto" w:line="480"/>
    </w:pPr>
  </w:style>
  <w:style w:type="paragraph" w:styleId="264">
    <w:name w:val="N2"/>
    <w:basedOn w:val="254"/>
    <w:qFormat/>
    <w:rPr>
      <w:rFonts w:eastAsia="Arial"/>
      <w:b/>
    </w:rPr>
    <w:pPr>
      <w:numPr>
        <w:ilvl w:val="1"/>
        <w:numId w:val="7"/>
      </w:numPr>
      <w:spacing w:lineRule="auto" w:line="480"/>
    </w:pPr>
  </w:style>
  <w:style w:type="character" w:styleId="265">
    <w:name w:val="Parágrafo da Lista1 Char"/>
    <w:basedOn w:val="202"/>
    <w:rPr>
      <w:rFonts w:ascii="Arial" w:hAnsi="Arial" w:cs="Arial" w:eastAsia="SimSun"/>
      <w:color w:val="000000"/>
      <w:sz w:val="24"/>
      <w:szCs w:val="24"/>
      <w:lang w:eastAsia="ar-SA"/>
    </w:rPr>
  </w:style>
  <w:style w:type="character" w:styleId="266">
    <w:name w:val="N1 Char"/>
    <w:basedOn w:val="265"/>
    <w:rPr>
      <w:rFonts w:ascii="Times New Roman" w:hAnsi="Times New Roman" w:cs="Times New Roman" w:eastAsia="Arial"/>
      <w:b/>
      <w:color w:val="000000"/>
      <w:sz w:val="24"/>
      <w:szCs w:val="24"/>
      <w:lang w:eastAsia="ar-SA"/>
    </w:rPr>
  </w:style>
  <w:style w:type="paragraph" w:styleId="267">
    <w:name w:val="N3"/>
    <w:basedOn w:val="256"/>
    <w:qFormat/>
    <w:rPr>
      <w:rFonts w:eastAsia="Arial"/>
      <w:b/>
    </w:rPr>
    <w:pPr>
      <w:numPr>
        <w:ilvl w:val="2"/>
        <w:numId w:val="7"/>
      </w:numPr>
      <w:contextualSpacing w:val="false"/>
      <w:spacing w:lineRule="auto" w:line="480"/>
    </w:pPr>
  </w:style>
  <w:style w:type="character" w:styleId="268">
    <w:name w:val="Parágrafo da Lista Char"/>
    <w:basedOn w:val="202"/>
    <w:uiPriority w:val="34"/>
    <w:rPr>
      <w:rFonts w:ascii="Arial" w:hAnsi="Arial" w:cs="Arial" w:eastAsia="SimSun"/>
      <w:color w:val="000000"/>
      <w:sz w:val="24"/>
      <w:szCs w:val="24"/>
      <w:lang w:eastAsia="ar-SA"/>
    </w:rPr>
  </w:style>
  <w:style w:type="character" w:styleId="269">
    <w:name w:val="N2 Char"/>
    <w:basedOn w:val="268"/>
    <w:qFormat/>
    <w:rPr>
      <w:rFonts w:ascii="Times New Roman" w:hAnsi="Times New Roman" w:cs="Times New Roman" w:eastAsia="Arial"/>
      <w:b/>
      <w:color w:val="000000"/>
      <w:sz w:val="24"/>
      <w:szCs w:val="24"/>
      <w:lang w:eastAsia="ar-SA"/>
    </w:rPr>
  </w:style>
  <w:style w:type="character" w:styleId="270">
    <w:name w:val="N3 Char"/>
    <w:basedOn w:val="268"/>
    <w:rPr>
      <w:rFonts w:ascii="Times New Roman" w:hAnsi="Times New Roman" w:cs="Times New Roman" w:eastAsia="Arial"/>
      <w:b/>
      <w:color w:val="000000"/>
      <w:sz w:val="24"/>
      <w:szCs w:val="24"/>
      <w:lang w:eastAsia="ar-SA"/>
    </w:rPr>
  </w:style>
  <w:style w:type="paragraph" w:styleId="271">
    <w:name w:val="N4"/>
    <w:basedOn w:val="256"/>
    <w:qFormat/>
    <w:rPr>
      <w:rFonts w:eastAsia="Arial"/>
      <w:b/>
    </w:rPr>
    <w:pPr>
      <w:numPr>
        <w:ilvl w:val="3"/>
        <w:numId w:val="7"/>
      </w:numPr>
      <w:contextualSpacing w:val="false"/>
      <w:spacing w:lineRule="auto" w:line="480"/>
    </w:pPr>
  </w:style>
  <w:style w:type="paragraph" w:styleId="272">
    <w:name w:val="N5"/>
    <w:basedOn w:val="256"/>
    <w:qFormat/>
    <w:rPr>
      <w:rFonts w:eastAsia="Arial"/>
      <w:b/>
    </w:rPr>
    <w:pPr>
      <w:numPr>
        <w:ilvl w:val="4"/>
        <w:numId w:val="7"/>
      </w:numPr>
      <w:contextualSpacing w:val="false"/>
      <w:spacing w:lineRule="auto" w:line="480"/>
    </w:pPr>
  </w:style>
  <w:style w:type="character" w:styleId="273">
    <w:name w:val="N4 Char"/>
    <w:basedOn w:val="268"/>
    <w:qFormat/>
    <w:rPr>
      <w:rFonts w:ascii="Times New Roman" w:hAnsi="Times New Roman" w:cs="Times New Roman" w:eastAsia="Arial"/>
      <w:b/>
      <w:color w:val="000000"/>
      <w:sz w:val="24"/>
      <w:szCs w:val="24"/>
      <w:lang w:eastAsia="ar-SA"/>
    </w:rPr>
  </w:style>
  <w:style w:type="paragraph" w:styleId="274">
    <w:name w:val="LI"/>
    <w:basedOn w:val="236"/>
    <w:qFormat/>
    <w:rPr>
      <w:color w:val="auto"/>
      <w:sz w:val="20"/>
    </w:rPr>
    <w:pPr>
      <w:jc w:val="center"/>
      <w:spacing w:lineRule="auto" w:line="360" w:after="120"/>
    </w:pPr>
  </w:style>
  <w:style w:type="character" w:styleId="275">
    <w:name w:val="N5 Char"/>
    <w:basedOn w:val="268"/>
    <w:rPr>
      <w:rFonts w:ascii="Times New Roman" w:hAnsi="Times New Roman" w:cs="Times New Roman" w:eastAsia="Arial"/>
      <w:b/>
      <w:color w:val="000000"/>
      <w:sz w:val="24"/>
      <w:szCs w:val="24"/>
      <w:lang w:eastAsia="ar-SA"/>
    </w:rPr>
  </w:style>
  <w:style w:type="paragraph" w:styleId="276">
    <w:name w:val="TB"/>
    <w:basedOn w:val="236"/>
    <w:qFormat/>
    <w:rPr>
      <w:color w:val="auto"/>
      <w:sz w:val="20"/>
    </w:rPr>
    <w:pPr>
      <w:jc w:val="center"/>
      <w:spacing w:lineRule="auto" w:line="360" w:after="120"/>
      <w:tabs>
        <w:tab w:val="left" w:pos="9696" w:leader="none"/>
        <w:tab w:val="center" w:pos="11034" w:leader="none"/>
      </w:tabs>
    </w:pPr>
  </w:style>
  <w:style w:type="character" w:styleId="277">
    <w:name w:val="Legenda Char"/>
    <w:basedOn w:val="202"/>
    <w:uiPriority w:val="35"/>
    <w:rPr>
      <w:rFonts w:ascii="Arial" w:hAnsi="Arial" w:cs="Arial" w:eastAsia="SimSun"/>
      <w:b/>
      <w:bCs/>
      <w:color w:val="5B9BD5" w:themeColor="accent1"/>
      <w:sz w:val="18"/>
      <w:szCs w:val="18"/>
      <w:lang w:eastAsia="ar-SA"/>
    </w:rPr>
  </w:style>
  <w:style w:type="character" w:styleId="278">
    <w:name w:val="LI Char"/>
    <w:basedOn w:val="277"/>
    <w:rPr>
      <w:rFonts w:ascii="Times New Roman" w:hAnsi="Times New Roman" w:cs="Times New Roman" w:eastAsia="SimSun"/>
      <w:b/>
      <w:bCs/>
      <w:color w:val="5B9BD5" w:themeColor="accent1"/>
      <w:sz w:val="20"/>
      <w:szCs w:val="18"/>
      <w:lang w:eastAsia="ar-SA"/>
    </w:rPr>
  </w:style>
  <w:style w:type="paragraph" w:styleId="279">
    <w:name w:val="T1"/>
    <w:basedOn w:val="192"/>
    <w:qFormat/>
    <w:rPr>
      <w:b/>
    </w:rPr>
    <w:pPr>
      <w:jc w:val="center"/>
    </w:pPr>
  </w:style>
  <w:style w:type="character" w:styleId="280">
    <w:name w:val="TB Char"/>
    <w:basedOn w:val="277"/>
    <w:rPr>
      <w:rFonts w:ascii="Times New Roman" w:hAnsi="Times New Roman" w:cs="Times New Roman" w:eastAsia="SimSun"/>
      <w:b/>
      <w:bCs/>
      <w:color w:val="5B9BD5" w:themeColor="accent1"/>
      <w:sz w:val="20"/>
      <w:szCs w:val="18"/>
      <w:lang w:eastAsia="ar-SA"/>
    </w:rPr>
  </w:style>
  <w:style w:type="character" w:styleId="281">
    <w:name w:val="T1 Char"/>
    <w:basedOn w:val="202"/>
    <w:rPr>
      <w:rFonts w:ascii="Times New Roman" w:hAnsi="Times New Roman" w:cs="Times New Roman" w:eastAsia="SimSun"/>
      <w:b/>
      <w:color w:val="000000"/>
      <w:sz w:val="24"/>
      <w:szCs w:val="24"/>
      <w:lang w:eastAsia="ar-SA"/>
    </w:rPr>
  </w:style>
  <w:style w:type="character" w:styleId="282">
    <w:name w:val="Título 3 Char"/>
    <w:basedOn w:val="202"/>
    <w:uiPriority w:val="9"/>
    <w:semiHidden/>
    <w:rPr>
      <w:rFonts w:ascii="Calibri Light" w:hAnsi="Calibri Light" w:cs="Calibri Light" w:eastAsia="Calibri Light"/>
      <w:b/>
      <w:bCs/>
      <w:color w:val="5B9BD5" w:themeColor="accent1"/>
      <w:sz w:val="24"/>
      <w:szCs w:val="24"/>
      <w:lang w:eastAsia="ar-SA"/>
    </w:rPr>
  </w:style>
  <w:style w:type="character" w:styleId="283">
    <w:name w:val="Título 2 Char"/>
    <w:basedOn w:val="202"/>
    <w:qFormat/>
    <w:uiPriority w:val="9"/>
    <w:semiHidden/>
    <w:rPr>
      <w:rFonts w:ascii="Calibri Light" w:hAnsi="Calibri Light" w:cs="Calibri Light" w:eastAsia="Calibri Light"/>
      <w:b/>
      <w:bCs/>
      <w:color w:val="5B9BD5" w:themeColor="accent1"/>
      <w:sz w:val="26"/>
      <w:szCs w:val="26"/>
      <w:lang w:eastAsia="ar-SA"/>
    </w:rPr>
  </w:style>
  <w:style w:type="paragraph" w:styleId="284">
    <w:name w:val="xl63"/>
    <w:basedOn w:val="192"/>
    <w:qFormat/>
    <w:rPr>
      <w:rFonts w:eastAsia="Times New Roman"/>
      <w:lang w:eastAsia="pt-BR"/>
    </w:rPr>
    <w:pPr>
      <w:spacing w:lineRule="auto" w:line="240" w:after="100" w:afterAutospacing="1" w:before="100" w:beforeAutospacing="1"/>
      <w:shd w:val="clear" w:color="auto" w:fill="BFBFBF"/>
      <w:pBdr>
        <w:left w:val="single" w:sz="8" w:space="0" w:color="auto"/>
        <w:top w:val="single" w:sz="8" w:space="0" w:color="auto"/>
        <w:right w:val="single" w:sz="8" w:space="0" w:color="auto"/>
      </w:pBdr>
    </w:pPr>
  </w:style>
  <w:style w:type="paragraph" w:styleId="285">
    <w:name w:val="xl64"/>
    <w:basedOn w:val="192"/>
    <w:rPr>
      <w:rFonts w:eastAsia="Times New Roman"/>
      <w:lang w:eastAsia="pt-BR"/>
    </w:rPr>
    <w:pPr>
      <w:spacing w:lineRule="auto" w:line="240" w:after="100" w:afterAutospacing="1" w:before="100" w:beforeAutospacing="1"/>
      <w:shd w:val="clear" w:color="auto" w:fill="BFBFBF"/>
      <w:pBdr>
        <w:left w:val="single" w:sz="8" w:space="0" w:color="auto"/>
        <w:right w:val="single" w:sz="8" w:space="0" w:color="auto"/>
      </w:pBdr>
    </w:pPr>
  </w:style>
  <w:style w:type="paragraph" w:styleId="286">
    <w:name w:val="xl65"/>
    <w:basedOn w:val="192"/>
    <w:rPr>
      <w:rFonts w:eastAsia="Times New Roman"/>
      <w:lang w:eastAsia="pt-BR"/>
    </w:rPr>
    <w:pPr>
      <w:spacing w:lineRule="auto" w:line="240" w:after="100" w:afterAutospacing="1" w:before="100" w:beforeAutospacing="1"/>
      <w:shd w:val="clear" w:color="auto" w:fill="BFBFBF"/>
      <w:pBdr>
        <w:left w:val="single" w:sz="8" w:space="0" w:color="auto"/>
        <w:right w:val="single" w:sz="8" w:space="0" w:color="auto"/>
        <w:bottom w:val="single" w:sz="8" w:space="0" w:color="auto"/>
      </w:pBdr>
    </w:pPr>
  </w:style>
  <w:style w:type="paragraph" w:styleId="287">
    <w:name w:val="xl66"/>
    <w:basedOn w:val="192"/>
    <w:qFormat/>
    <w:rPr>
      <w:rFonts w:eastAsia="Times New Roman"/>
      <w:lang w:eastAsia="pt-BR"/>
    </w:rPr>
    <w:pPr>
      <w:spacing w:lineRule="auto" w:line="240" w:after="100" w:afterAutospacing="1" w:before="100" w:beforeAutospacing="1"/>
      <w:pBdr>
        <w:right w:val="single" w:sz="8" w:space="0" w:color="auto"/>
        <w:bottom w:val="single" w:sz="8" w:space="0" w:color="auto"/>
      </w:pBdr>
    </w:pPr>
  </w:style>
  <w:style w:type="paragraph" w:styleId="288">
    <w:name w:val="xl67"/>
    <w:basedOn w:val="192"/>
    <w:qFormat/>
    <w:rPr>
      <w:rFonts w:eastAsia="Times New Roman"/>
      <w:b/>
      <w:bCs/>
      <w:lang w:eastAsia="pt-BR"/>
    </w:rPr>
    <w:pPr>
      <w:spacing w:lineRule="auto" w:line="240" w:after="100" w:afterAutospacing="1" w:before="100" w:beforeAutospacing="1"/>
      <w:pBdr>
        <w:right w:val="single" w:sz="8" w:space="0" w:color="auto"/>
        <w:bottom w:val="single" w:sz="8" w:space="0" w:color="auto"/>
      </w:pBdr>
    </w:pPr>
  </w:style>
  <w:style w:type="paragraph" w:styleId="289">
    <w:name w:val="xl68"/>
    <w:basedOn w:val="192"/>
    <w:rPr>
      <w:rFonts w:eastAsia="Times New Roman"/>
      <w:lang w:eastAsia="pt-BR"/>
    </w:rPr>
    <w:pPr>
      <w:spacing w:lineRule="auto" w:line="240" w:after="100" w:afterAutospacing="1" w:before="100" w:beforeAutospacing="1"/>
      <w:shd w:val="clear" w:color="auto" w:fill="BFBFBF"/>
      <w:pBdr>
        <w:left w:val="single" w:sz="8" w:space="0" w:color="auto"/>
        <w:top w:val="single" w:sz="8" w:space="0" w:color="auto"/>
        <w:right w:val="single" w:sz="8" w:space="0" w:color="auto"/>
      </w:pBdr>
    </w:pPr>
  </w:style>
  <w:style w:type="paragraph" w:styleId="290">
    <w:name w:val="xl69"/>
    <w:basedOn w:val="192"/>
    <w:rPr>
      <w:rFonts w:eastAsia="Times New Roman"/>
      <w:lang w:eastAsia="pt-BR"/>
    </w:rPr>
    <w:pPr>
      <w:spacing w:lineRule="auto" w:line="240" w:after="100" w:afterAutospacing="1" w:before="100" w:beforeAutospacing="1"/>
      <w:shd w:val="clear" w:color="auto" w:fill="BFBFBF"/>
      <w:pBdr>
        <w:left w:val="single" w:sz="8" w:space="0" w:color="auto"/>
        <w:right w:val="single" w:sz="8" w:space="0" w:color="auto"/>
      </w:pBdr>
    </w:pPr>
  </w:style>
  <w:style w:type="paragraph" w:styleId="291">
    <w:name w:val="xl70"/>
    <w:basedOn w:val="192"/>
    <w:qFormat/>
    <w:rPr>
      <w:rFonts w:eastAsia="Times New Roman"/>
      <w:lang w:eastAsia="pt-BR"/>
    </w:rPr>
    <w:pPr>
      <w:spacing w:lineRule="auto" w:line="240" w:after="100" w:afterAutospacing="1" w:before="100" w:beforeAutospacing="1"/>
      <w:shd w:val="clear" w:color="auto" w:fill="BFBFBF"/>
      <w:pBdr>
        <w:left w:val="single" w:sz="8" w:space="0" w:color="auto"/>
        <w:right w:val="single" w:sz="8" w:space="0" w:color="auto"/>
        <w:bottom w:val="single" w:sz="8" w:space="0" w:color="auto"/>
      </w:pBdr>
    </w:pPr>
  </w:style>
  <w:style w:type="paragraph" w:styleId="292">
    <w:name w:val="xl71"/>
    <w:basedOn w:val="192"/>
    <w:rPr>
      <w:rFonts w:eastAsia="Times New Roman"/>
      <w:lang w:eastAsia="pt-BR"/>
    </w:rPr>
    <w:pPr>
      <w:jc w:val="center"/>
      <w:spacing w:lineRule="auto" w:line="240" w:after="100" w:afterAutospacing="1" w:before="100" w:beforeAutospacing="1"/>
      <w:shd w:val="clear" w:color="auto" w:fill="BFBFBF"/>
      <w:pBdr>
        <w:left w:val="single" w:sz="8" w:space="0" w:color="auto"/>
        <w:right w:val="single" w:sz="8" w:space="0" w:color="auto"/>
        <w:bottom w:val="single" w:sz="8" w:space="0" w:color="auto"/>
      </w:pBdr>
    </w:pPr>
  </w:style>
  <w:style w:type="paragraph" w:styleId="293">
    <w:name w:val="xl72"/>
    <w:basedOn w:val="192"/>
    <w:qFormat/>
    <w:rPr>
      <w:rFonts w:eastAsia="Times New Roman"/>
      <w:lang w:eastAsia="pt-BR"/>
    </w:rPr>
    <w:pPr>
      <w:jc w:val="center"/>
      <w:spacing w:lineRule="auto" w:line="240" w:after="100" w:afterAutospacing="1" w:before="100" w:beforeAutospacing="1"/>
      <w:pBdr>
        <w:right w:val="single" w:sz="8" w:space="0" w:color="auto"/>
        <w:bottom w:val="single" w:sz="8" w:space="0" w:color="auto"/>
      </w:pBdr>
    </w:pPr>
  </w:style>
  <w:style w:type="paragraph" w:styleId="294">
    <w:name w:val="xl73"/>
    <w:basedOn w:val="192"/>
    <w:qFormat/>
    <w:rPr>
      <w:rFonts w:eastAsia="Times New Roman"/>
      <w:lang w:eastAsia="pt-BR"/>
    </w:rPr>
    <w:pPr>
      <w:jc w:val="left"/>
      <w:spacing w:lineRule="auto" w:line="240" w:after="100" w:afterAutospacing="1" w:before="100" w:beforeAutospacing="1"/>
      <w:shd w:val="clear" w:color="auto" w:fill="BFBFBF"/>
      <w:pBdr>
        <w:left w:val="single" w:sz="8" w:space="0" w:color="auto"/>
        <w:top w:val="single" w:sz="8" w:space="0" w:color="auto"/>
        <w:right w:val="single" w:sz="8" w:space="0" w:color="auto"/>
      </w:pBdr>
    </w:pPr>
  </w:style>
  <w:style w:type="paragraph" w:styleId="295">
    <w:name w:val="xl74"/>
    <w:basedOn w:val="192"/>
    <w:qFormat/>
    <w:rPr>
      <w:rFonts w:eastAsia="Times New Roman"/>
      <w:lang w:eastAsia="pt-BR"/>
    </w:rPr>
    <w:pPr>
      <w:jc w:val="left"/>
      <w:spacing w:lineRule="auto" w:line="240" w:after="100" w:afterAutospacing="1" w:before="100" w:beforeAutospacing="1"/>
      <w:shd w:val="clear" w:color="auto" w:fill="BFBFBF"/>
      <w:pBdr>
        <w:left w:val="single" w:sz="8" w:space="0" w:color="auto"/>
        <w:right w:val="single" w:sz="8" w:space="0" w:color="auto"/>
      </w:pBdr>
    </w:pPr>
  </w:style>
  <w:style w:type="paragraph" w:styleId="296">
    <w:name w:val="xl75"/>
    <w:basedOn w:val="192"/>
    <w:qFormat/>
    <w:rPr>
      <w:rFonts w:eastAsia="Times New Roman"/>
      <w:lang w:eastAsia="pt-BR"/>
    </w:rPr>
    <w:pPr>
      <w:jc w:val="left"/>
      <w:spacing w:lineRule="auto" w:line="240" w:after="100" w:afterAutospacing="1" w:before="100" w:beforeAutospacing="1"/>
      <w:shd w:val="clear" w:color="auto" w:fill="BFBFBF"/>
      <w:pBdr>
        <w:left w:val="single" w:sz="8" w:space="0" w:color="auto"/>
        <w:right w:val="single" w:sz="8" w:space="0" w:color="auto"/>
        <w:bottom w:val="single" w:sz="8" w:space="0" w:color="auto"/>
      </w:pBdr>
    </w:pPr>
  </w:style>
  <w:style w:type="table" w:styleId="297">
    <w:name w:val="Tabela com grade1"/>
    <w:basedOn w:val="203"/>
    <w:uiPriority w:val="39"/>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character" w:styleId="298">
    <w:name w:val="Mapa do Documento Char"/>
    <w:basedOn w:val="202"/>
    <w:uiPriority w:val="99"/>
    <w:semiHidden/>
    <w:rPr>
      <w:rFonts w:ascii="Times New Roman" w:hAnsi="Times New Roman" w:cs="Times New Roman" w:eastAsia="SimSun"/>
      <w:color w:val="000000"/>
      <w:sz w:val="24"/>
      <w:szCs w:val="24"/>
      <w:lang w:eastAsia="ar-SA"/>
    </w:rPr>
  </w:style>
  <w:style w:type="paragraph" w:styleId="299">
    <w:name w:val="Heading 31"/>
    <w:basedOn w:val="192"/>
    <w:next w:val="192"/>
    <w:rPr>
      <w:rFonts w:ascii="Arial" w:hAnsi="Arial" w:cs="Arial" w:eastAsia="Times New Roman"/>
      <w:b/>
      <w:bCs/>
      <w:color w:val="auto"/>
      <w:lang w:eastAsia="pt-BR"/>
    </w:rPr>
    <w:pPr>
      <w:jc w:val="left"/>
      <w:spacing w:lineRule="auto" w:line="240" w:after="60" w:before="440"/>
      <w:widowControl w:val="off"/>
    </w:pPr>
  </w:style>
  <w:style w:type="paragraph" w:styleId="300">
    <w:name w:val="Sem Espaçamento1"/>
    <w:qFormat/>
    <w:uiPriority w:val="1"/>
    <w:rPr>
      <w:rFonts w:cs="Times New Roman"/>
      <w:sz w:val="22"/>
      <w:lang w:eastAsia="en-US"/>
    </w:rPr>
    <w:pPr>
      <w:spacing w:lineRule="auto" w:line="240" w:after="0"/>
    </w:pPr>
  </w:style>
  <w:style w:type="paragraph" w:styleId="301">
    <w:name w:val="Estilo2"/>
    <w:basedOn w:val="192"/>
    <w:next w:val="192"/>
    <w:qFormat/>
    <w:rPr>
      <w:rFonts w:ascii="Arial" w:hAnsi="Arial" w:cs="Arial" w:eastAsia="Arial"/>
      <w:color w:val="000000" w:themeColor="text1"/>
      <w:sz w:val="20"/>
      <w:szCs w:val="22"/>
      <w:lang w:eastAsia="pt-BR"/>
    </w:rPr>
    <w:pPr>
      <w:ind w:left="-95"/>
      <w:jc w:val="center"/>
      <w:spacing w:lineRule="auto" w:line="240"/>
    </w:pPr>
  </w:style>
  <w:style w:type="character" w:styleId="302">
    <w:name w:val="Estilo2 Char"/>
    <w:basedOn w:val="202"/>
    <w:qFormat/>
    <w:rPr>
      <w:rFonts w:ascii="Arial" w:hAnsi="Arial" w:cs="Arial" w:eastAsia="Arial"/>
      <w:color w:val="000000" w:themeColor="text1"/>
      <w:sz w:val="20"/>
      <w:lang w:eastAsia="pt-BR"/>
    </w:rPr>
  </w:style>
  <w:style w:type="character" w:styleId="303">
    <w:name w:val="Menção Pendente1"/>
    <w:basedOn w:val="202"/>
    <w:uiPriority w:val="99"/>
    <w:semiHidden/>
    <w:unhideWhenUsed/>
    <w:rPr>
      <w:color w:val="808080"/>
      <w:shd w:val="clear" w:color="auto" w:fill="E6E6E6"/>
    </w:rPr>
  </w:style>
  <w:style w:type="paragraph" w:styleId="304">
    <w:name w:val="annotation text"/>
    <w:basedOn w:val="192"/>
    <w:uiPriority w:val="99"/>
    <w:unhideWhenUsed/>
    <w:rPr>
      <w:sz w:val="20"/>
      <w:szCs w:val="20"/>
    </w:rPr>
    <w:pPr>
      <w:spacing w:lineRule="auto" w:line="240"/>
    </w:pPr>
  </w:style>
  <w:style w:type="character" w:styleId="305">
    <w:name w:val="Texto de comentário Char"/>
    <w:basedOn w:val="202"/>
    <w:uiPriority w:val="99"/>
    <w:rPr>
      <w:rFonts w:ascii="Times New Roman" w:hAnsi="Times New Roman" w:cs="Times New Roman" w:eastAsia="SimSun"/>
      <w:color w:val="000000"/>
      <w:lang w:eastAsia="ar-SA"/>
    </w:rPr>
  </w:style>
  <w:style w:type="paragraph" w:styleId="306">
    <w:name w:val="table of figures"/>
    <w:basedOn w:val="192"/>
    <w:next w:val="192"/>
    <w:uiPriority w:val="99"/>
    <w:unhideWhenUsed/>
  </w:style>
  <w:style w:type="paragraph" w:styleId="307">
    <w:name w:val="TOC Heading"/>
    <w:basedOn w:val="193"/>
    <w:next w:val="192"/>
    <w:qFormat/>
    <w:uiPriority w:val="39"/>
    <w:unhideWhenUsed/>
    <w:rPr>
      <w:b w:val="false"/>
      <w:bCs w:val="false"/>
      <w:sz w:val="32"/>
      <w:szCs w:val="32"/>
      <w:lang w:eastAsia="pt-BR"/>
    </w:rPr>
    <w:pPr>
      <w:jc w:val="left"/>
      <w:spacing w:lineRule="auto" w:line="259" w:before="240"/>
    </w:pPr>
  </w:style>
  <w:style w:type="character" w:styleId="308">
    <w:name w:val="Menção Pendente2"/>
    <w:basedOn w:val="202"/>
    <w:uiPriority w:val="99"/>
    <w:semiHidden/>
    <w:unhideWhenUsed/>
    <w:rPr>
      <w:color w:val="808080"/>
      <w:shd w:val="clear" w:color="auto" w:fill="E6E6E6"/>
    </w:rPr>
  </w:style>
  <w:style w:type="character" w:styleId="309">
    <w:name w:val="annotation reference"/>
    <w:basedOn w:val="202"/>
    <w:uiPriority w:val="99"/>
    <w:semiHidden/>
    <w:unhideWhenUsed/>
    <w:rPr>
      <w:sz w:val="16"/>
      <w:szCs w:val="16"/>
    </w:rPr>
  </w:style>
  <w:style w:type="paragraph" w:styleId="310">
    <w:name w:val="annotation subject"/>
    <w:basedOn w:val="304"/>
    <w:next w:val="304"/>
    <w:uiPriority w:val="99"/>
    <w:semiHidden/>
    <w:unhideWhenUsed/>
    <w:rPr>
      <w:b/>
      <w:bCs/>
    </w:rPr>
  </w:style>
  <w:style w:type="character" w:styleId="311">
    <w:name w:val="Texto de comentário Char1"/>
    <w:basedOn w:val="202"/>
    <w:uiPriority w:val="99"/>
    <w:rPr>
      <w:rFonts w:ascii="Times New Roman" w:hAnsi="Times New Roman" w:cs="Times New Roman" w:eastAsia="SimSun"/>
      <w:color w:val="000000"/>
      <w:szCs w:val="20"/>
      <w:lang w:eastAsia="ar-SA"/>
    </w:rPr>
  </w:style>
  <w:style w:type="character" w:styleId="312">
    <w:name w:val="Assunto do comentário Char"/>
    <w:basedOn w:val="311"/>
    <w:uiPriority w:val="99"/>
    <w:semiHidden/>
    <w:rPr>
      <w:rFonts w:ascii="Times New Roman" w:hAnsi="Times New Roman" w:cs="Times New Roman" w:eastAsia="SimSun"/>
      <w:b/>
      <w:bCs/>
      <w:color w:val="000000"/>
      <w:szCs w:val="20"/>
      <w:lang w:eastAsia="ar-SA"/>
    </w:rPr>
  </w:style>
  <w:style w:type="paragraph" w:styleId="313">
    <w:name w:val="Bibliography"/>
    <w:basedOn w:val="192"/>
    <w:next w:val="192"/>
    <w:uiPriority w:val="37"/>
    <w:unhideWhenUsed/>
  </w:style>
  <w:style w:type="character" w:styleId="314">
    <w:name w:val="apple-tab-span"/>
    <w:basedOn w:val="202"/>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header" Target="header2.xml" /><Relationship Id="rId10" Type="http://schemas.openxmlformats.org/officeDocument/2006/relationships/header" Target="header3.xml" /><Relationship Id="rId11" Type="http://schemas.openxmlformats.org/officeDocument/2006/relationships/header" Target="header4.xml" /><Relationship Id="rId12" Type="http://schemas.openxmlformats.org/officeDocument/2006/relationships/header" Target="header5.xml" /><Relationship Id="rId13" Type="http://schemas.openxmlformats.org/officeDocument/2006/relationships/header" Target="header6.xml" /><Relationship Id="rId14" Type="http://schemas.openxmlformats.org/officeDocument/2006/relationships/header" Target="header7.xml" /><Relationship Id="rId15" Type="http://schemas.openxmlformats.org/officeDocument/2006/relationships/header" Target="header8.xml" /><Relationship Id="rId16" Type="http://schemas.openxmlformats.org/officeDocument/2006/relationships/footer" Target="footer1.xml" /><Relationship Id="rId17" Type="http://schemas.openxmlformats.org/officeDocument/2006/relationships/image" Target="media/image1.png"/><Relationship Id="rId18" Type="http://schemas.openxmlformats.org/officeDocument/2006/relationships/hyperlink" Target="" TargetMode="External"/><Relationship Id="rId19" Type="http://schemas.openxmlformats.org/officeDocument/2006/relationships/hyperlink" Target="" TargetMode="External"/><Relationship Id="rId20" Type="http://schemas.openxmlformats.org/officeDocument/2006/relationships/hyperlink" Target="" TargetMode="External"/><Relationship Id="rId21" Type="http://schemas.openxmlformats.org/officeDocument/2006/relationships/hyperlink" Target="" TargetMode="External"/><Relationship Id="rId22" Type="http://schemas.openxmlformats.org/officeDocument/2006/relationships/hyperlink" Target="" TargetMode="External"/><Relationship Id="rId23" Type="http://schemas.openxmlformats.org/officeDocument/2006/relationships/hyperlink" Target="" TargetMode="External"/><Relationship Id="rId24" Type="http://schemas.openxmlformats.org/officeDocument/2006/relationships/hyperlink" Target="" TargetMode="External"/><Relationship Id="rId25" Type="http://schemas.openxmlformats.org/officeDocument/2006/relationships/hyperlink" Target="" TargetMode="External"/><Relationship Id="rId26" Type="http://schemas.openxmlformats.org/officeDocument/2006/relationships/hyperlink" Target="" TargetMode="External"/><Relationship Id="rId27" Type="http://schemas.openxmlformats.org/officeDocument/2006/relationships/hyperlink" Target="" TargetMode="External"/><Relationship Id="rId28" Type="http://schemas.openxmlformats.org/officeDocument/2006/relationships/hyperlink" Target="" TargetMode="External"/><Relationship Id="rId29" Type="http://schemas.openxmlformats.org/officeDocument/2006/relationships/hyperlink" Target="" TargetMode="External"/><Relationship Id="rId30" Type="http://schemas.openxmlformats.org/officeDocument/2006/relationships/hyperlink" Target="" TargetMode="External"/><Relationship Id="rId31" Type="http://schemas.openxmlformats.org/officeDocument/2006/relationships/hyperlink" Target="" TargetMode="External"/><Relationship Id="rId32" Type="http://schemas.openxmlformats.org/officeDocument/2006/relationships/hyperlink" Target="" TargetMode="External"/><Relationship Id="rId33" Type="http://schemas.openxmlformats.org/officeDocument/2006/relationships/hyperlink" Target="" TargetMode="External"/><Relationship Id="rId34" Type="http://schemas.openxmlformats.org/officeDocument/2006/relationships/hyperlink" Target="" TargetMode="External"/><Relationship Id="rId35" Type="http://schemas.openxmlformats.org/officeDocument/2006/relationships/hyperlink" Target="" TargetMode="External"/><Relationship Id="rId36" Type="http://schemas.openxmlformats.org/officeDocument/2006/relationships/hyperlink" Target="" TargetMode="External"/><Relationship Id="rId37" Type="http://schemas.openxmlformats.org/officeDocument/2006/relationships/hyperlink" Target="" TargetMode="External"/><Relationship Id="rId38" Type="http://schemas.openxmlformats.org/officeDocument/2006/relationships/hyperlink" Target="" TargetMode="External"/><Relationship Id="rId39" Type="http://schemas.openxmlformats.org/officeDocument/2006/relationships/hyperlink" Target="" TargetMode="External"/><Relationship Id="rId40" Type="http://schemas.openxmlformats.org/officeDocument/2006/relationships/hyperlink" Target="" TargetMode="External"/><Relationship Id="rId41" Type="http://schemas.openxmlformats.org/officeDocument/2006/relationships/hyperlink" Target="" TargetMode="External"/><Relationship Id="rId42" Type="http://schemas.openxmlformats.org/officeDocument/2006/relationships/hyperlink" Target="" TargetMode="External"/><Relationship Id="rId43" Type="http://schemas.openxmlformats.org/officeDocument/2006/relationships/hyperlink" Target="" TargetMode="External"/><Relationship Id="rId44" Type="http://schemas.openxmlformats.org/officeDocument/2006/relationships/hyperlink" Target="" TargetMode="External"/><Relationship Id="rId45" Type="http://schemas.openxmlformats.org/officeDocument/2006/relationships/hyperlink" Target="" TargetMode="External"/><Relationship Id="rId46" Type="http://schemas.openxmlformats.org/officeDocument/2006/relationships/hyperlink" Target="" TargetMode="External"/><Relationship Id="rId47" Type="http://schemas.openxmlformats.org/officeDocument/2006/relationships/hyperlink" Target="" TargetMode="External"/><Relationship Id="rId48" Type="http://schemas.openxmlformats.org/officeDocument/2006/relationships/hyperlink" Target="" TargetMode="External"/><Relationship Id="rId49" Type="http://schemas.openxmlformats.org/officeDocument/2006/relationships/hyperlink" Target="" TargetMode="External"/><Relationship Id="rId50" Type="http://schemas.openxmlformats.org/officeDocument/2006/relationships/hyperlink" Target="" TargetMode="External"/><Relationship Id="rId51" Type="http://schemas.openxmlformats.org/officeDocument/2006/relationships/hyperlink" Target="" TargetMode="External"/><Relationship Id="rId52" Type="http://schemas.openxmlformats.org/officeDocument/2006/relationships/hyperlink" Target="" TargetMode="External"/><Relationship Id="rId53" Type="http://schemas.openxmlformats.org/officeDocument/2006/relationships/hyperlink" Target="" TargetMode="External"/><Relationship Id="rId54" Type="http://schemas.openxmlformats.org/officeDocument/2006/relationships/hyperlink" Target="" TargetMode="External"/><Relationship Id="rId55" Type="http://schemas.openxmlformats.org/officeDocument/2006/relationships/hyperlink" Target="" TargetMode="External"/><Relationship Id="rId56" Type="http://schemas.openxmlformats.org/officeDocument/2006/relationships/hyperlink" Target="" TargetMode="External"/><Relationship Id="rId57" Type="http://schemas.openxmlformats.org/officeDocument/2006/relationships/hyperlink" Target="" TargetMode="External"/><Relationship Id="rId58" Type="http://schemas.openxmlformats.org/officeDocument/2006/relationships/hyperlink" Target="" TargetMode="External"/><Relationship Id="rId59" Type="http://schemas.openxmlformats.org/officeDocument/2006/relationships/hyperlink" Target="" TargetMode="External"/><Relationship Id="rId60" Type="http://schemas.openxmlformats.org/officeDocument/2006/relationships/hyperlink" Target="" TargetMode="External"/><Relationship Id="rId61" Type="http://schemas.openxmlformats.org/officeDocument/2006/relationships/hyperlink" Target="" TargetMode="External"/><Relationship Id="rId62" Type="http://schemas.openxmlformats.org/officeDocument/2006/relationships/hyperlink" Target="" TargetMode="External"/><Relationship Id="rId63" Type="http://schemas.openxmlformats.org/officeDocument/2006/relationships/hyperlink" Target="" TargetMode="External"/><Relationship Id="rId64" Type="http://schemas.openxmlformats.org/officeDocument/2006/relationships/hyperlink" Target="" TargetMode="External"/><Relationship Id="rId65" Type="http://schemas.openxmlformats.org/officeDocument/2006/relationships/hyperlink" Target="" TargetMode="External"/><Relationship Id="rId66" Type="http://schemas.openxmlformats.org/officeDocument/2006/relationships/hyperlink" Target="" TargetMode="External"/><Relationship Id="rId67" Type="http://schemas.openxmlformats.org/officeDocument/2006/relationships/image" Target="media/image2.png"/><Relationship Id="rId68" Type="http://schemas.openxmlformats.org/officeDocument/2006/relationships/image" Target="media/image3.png"/><Relationship Id="rId69" Type="http://schemas.openxmlformats.org/officeDocument/2006/relationships/image" Target="media/image4.png"/><Relationship Id="rId70" Type="http://schemas.openxmlformats.org/officeDocument/2006/relationships/image" Target="media/image5.png"/><Relationship Id="rId71" Type="http://schemas.openxmlformats.org/officeDocument/2006/relationships/image" Target="media/image6.png"/><Relationship Id="rId72" Type="http://schemas.openxmlformats.org/officeDocument/2006/relationships/image" Target="media/image7.png"/><Relationship Id="rId73" Type="http://schemas.openxmlformats.org/officeDocument/2006/relationships/image" Target="media/image8.png"/><Relationship Id="rId74" Type="http://schemas.openxmlformats.org/officeDocument/2006/relationships/image" Target="media/image9.png"/><Relationship Id="rId75" Type="http://schemas.openxmlformats.org/officeDocument/2006/relationships/image" Target="media/image10.png"/><Relationship Id="rId76" Type="http://schemas.openxmlformats.org/officeDocument/2006/relationships/image" Target="media/image11.png"/><Relationship Id="rId77" Type="http://schemas.openxmlformats.org/officeDocument/2006/relationships/image" Target="media/image12.png"/><Relationship Id="rId78" Type="http://schemas.openxmlformats.org/officeDocument/2006/relationships/image" Target="media/image13.png"/><Relationship Id="rId79" Type="http://schemas.openxmlformats.org/officeDocument/2006/relationships/image" Target="media/image14.png"/><Relationship Id="rId80" Type="http://schemas.openxmlformats.org/officeDocument/2006/relationships/image" Target="media/image15.png"/><Relationship Id="rId81" Type="http://schemas.openxmlformats.org/officeDocument/2006/relationships/image" Target="media/image16.png"/><Relationship Id="rId82" Type="http://schemas.openxmlformats.org/officeDocument/2006/relationships/image" Target="media/image17.png"/><Relationship Id="rId83" Type="http://schemas.openxmlformats.org/officeDocument/2006/relationships/image" Target="media/image18.png"/><Relationship Id="rId84" Type="http://schemas.openxmlformats.org/officeDocument/2006/relationships/image" Target="media/image19.png"/><Relationship Id="rId85" Type="http://schemas.openxmlformats.org/officeDocument/2006/relationships/image" Target="media/image20.png"/><Relationship Id="rId86" Type="http://schemas.openxmlformats.org/officeDocument/2006/relationships/image" Target="media/image21.png"/><Relationship Id="rId87" Type="http://schemas.openxmlformats.org/officeDocument/2006/relationships/image" Target="media/image22.png"/><Relationship Id="rId88" Type="http://schemas.openxmlformats.org/officeDocument/2006/relationships/image" Target="media/image23.png"/></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_rels/header5.xml.rels><?xml version="1.0" encoding="UTF-8" standalone="yes"?><Relationships xmlns="http://schemas.openxmlformats.org/package/2006/relationships"></Relationships>
</file>

<file path=word/_rels/header6.xml.rels><?xml version="1.0" encoding="UTF-8" standalone="yes"?><Relationships xmlns="http://schemas.openxmlformats.org/package/2006/relationships"></Relationships>
</file>

<file path=word/_rels/header7.xml.rels><?xml version="1.0" encoding="UTF-8" standalone="yes"?><Relationships xmlns="http://schemas.openxmlformats.org/package/2006/relationships"></Relationships>
</file>

<file path=word/_rels/header8.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Arial"/>
        <a:cs typeface="Arial"/>
      </a:majorFont>
      <a:minorFont>
        <a:latin typeface="Calibri"/>
        <a:ea typeface="Arial"/>
        <a:cs typeface="Arial"/>
      </a:minorFont>
    </a:fontScheme>
    <a:fmtScheme name="Escritório">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ONLYOFFICE/2.4.526.0</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coreProperties>
</file>