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54A96" w14:textId="77777777" w:rsidR="00632C4F" w:rsidRDefault="00692A53">
      <w:pPr>
        <w:jc w:val="center"/>
      </w:pPr>
      <w:r>
        <w:rPr>
          <w:noProof/>
          <w:lang w:eastAsia="pt-BR"/>
        </w:rPr>
        <w:drawing>
          <wp:inline distT="0" distB="0" distL="0" distR="0" wp14:anchorId="5250B313" wp14:editId="7CF2C521">
            <wp:extent cx="2576277" cy="880974"/>
            <wp:effectExtent l="0" t="0" r="0" b="0"/>
            <wp:docPr id="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NICEUB_PNG.png"/>
                    <pic:cNvPicPr>
                      <a:picLocks noChangeAspect="1"/>
                    </pic:cNvPicPr>
                  </pic:nvPicPr>
                  <pic:blipFill>
                    <a:blip r:embed="rId8"/>
                    <a:stretch/>
                  </pic:blipFill>
                  <pic:spPr bwMode="auto">
                    <a:xfrm>
                      <a:off x="0" y="0"/>
                      <a:ext cx="2576280" cy="880976"/>
                    </a:xfrm>
                    <a:prstGeom prst="rect">
                      <a:avLst/>
                    </a:prstGeom>
                  </pic:spPr>
                </pic:pic>
              </a:graphicData>
            </a:graphic>
          </wp:inline>
        </w:drawing>
      </w:r>
    </w:p>
    <w:p w14:paraId="2C8B5DAC" w14:textId="77777777" w:rsidR="00632C4F" w:rsidRDefault="00632C4F">
      <w:pPr>
        <w:rPr>
          <w:b/>
        </w:rPr>
      </w:pPr>
    </w:p>
    <w:p w14:paraId="799548A7" w14:textId="77777777" w:rsidR="00632C4F" w:rsidRDefault="00692A53">
      <w:pPr>
        <w:spacing w:line="360" w:lineRule="auto"/>
        <w:jc w:val="center"/>
        <w:rPr>
          <w:rFonts w:ascii="Arial" w:hAnsi="Arial" w:cs="Arial"/>
          <w:b/>
        </w:rPr>
      </w:pPr>
      <w:r>
        <w:rPr>
          <w:rFonts w:ascii="Arial" w:hAnsi="Arial" w:cs="Arial"/>
          <w:b/>
        </w:rPr>
        <w:t xml:space="preserve">Faculdade de Tecnologia e Ciências Sociais Aplicadas </w:t>
      </w:r>
      <w:r>
        <w:rPr>
          <w:rFonts w:ascii="Arial" w:eastAsia="Times#20New#20Roman" w:hAnsi="Arial" w:cs="Arial"/>
          <w:b/>
        </w:rPr>
        <w:noBreakHyphen/>
        <w:t xml:space="preserve"> F</w:t>
      </w:r>
      <w:r>
        <w:rPr>
          <w:rFonts w:ascii="Arial" w:hAnsi="Arial" w:cs="Arial"/>
          <w:b/>
        </w:rPr>
        <w:t>ATECS</w:t>
      </w:r>
    </w:p>
    <w:p w14:paraId="6F111F35" w14:textId="77777777" w:rsidR="00632C4F" w:rsidRDefault="00692A53">
      <w:pPr>
        <w:spacing w:line="360" w:lineRule="auto"/>
        <w:jc w:val="center"/>
        <w:rPr>
          <w:rFonts w:ascii="Arial" w:hAnsi="Arial" w:cs="Arial"/>
          <w:b/>
        </w:rPr>
      </w:pPr>
      <w:r>
        <w:rPr>
          <w:rFonts w:ascii="Arial" w:hAnsi="Arial" w:cs="Arial"/>
          <w:b/>
        </w:rPr>
        <w:t>Curso Superior de Tecnologia em Análise e Desenvolvimento de Sistemas</w:t>
      </w:r>
    </w:p>
    <w:p w14:paraId="7EE72DDC" w14:textId="77777777" w:rsidR="00632C4F" w:rsidRDefault="00632C4F">
      <w:pPr>
        <w:spacing w:line="360" w:lineRule="auto"/>
        <w:jc w:val="center"/>
        <w:rPr>
          <w:b/>
        </w:rPr>
      </w:pPr>
    </w:p>
    <w:p w14:paraId="05D749A3" w14:textId="77777777" w:rsidR="00632C4F" w:rsidRDefault="00632C4F"/>
    <w:p w14:paraId="2F30974E" w14:textId="77777777" w:rsidR="00632C4F" w:rsidRDefault="00632C4F"/>
    <w:p w14:paraId="762961CD" w14:textId="77777777" w:rsidR="00632C4F" w:rsidRDefault="00632C4F"/>
    <w:p w14:paraId="2C99E6D7" w14:textId="77777777" w:rsidR="00632C4F" w:rsidRDefault="00632C4F"/>
    <w:p w14:paraId="27399934" w14:textId="77777777" w:rsidR="00632C4F" w:rsidRDefault="00632C4F"/>
    <w:p w14:paraId="67B72439" w14:textId="77777777" w:rsidR="00632C4F" w:rsidRDefault="00692A53">
      <w:pPr>
        <w:spacing w:line="360" w:lineRule="auto"/>
        <w:jc w:val="center"/>
        <w:rPr>
          <w:rFonts w:ascii="Arial" w:hAnsi="Arial" w:cs="Arial"/>
          <w:b/>
        </w:rPr>
      </w:pPr>
      <w:r>
        <w:rPr>
          <w:rFonts w:ascii="Arial" w:hAnsi="Arial" w:cs="Arial"/>
          <w:b/>
        </w:rPr>
        <w:t>Anthony Louis Gotlib Ferreira</w:t>
      </w:r>
    </w:p>
    <w:p w14:paraId="77F591B8" w14:textId="77777777" w:rsidR="00632C4F" w:rsidRDefault="00692A53">
      <w:pPr>
        <w:spacing w:line="360" w:lineRule="auto"/>
        <w:jc w:val="center"/>
        <w:rPr>
          <w:rFonts w:ascii="Arial" w:hAnsi="Arial" w:cs="Arial"/>
          <w:b/>
        </w:rPr>
      </w:pPr>
      <w:r>
        <w:rPr>
          <w:rFonts w:ascii="Arial" w:hAnsi="Arial" w:cs="Arial"/>
          <w:b/>
        </w:rPr>
        <w:t>Augusto de Sousa Castro</w:t>
      </w:r>
    </w:p>
    <w:p w14:paraId="22E43914" w14:textId="77777777" w:rsidR="00632C4F" w:rsidRDefault="00632C4F"/>
    <w:p w14:paraId="286E8A36" w14:textId="77777777" w:rsidR="00632C4F" w:rsidRDefault="00632C4F"/>
    <w:p w14:paraId="33B8FA35" w14:textId="77777777" w:rsidR="00632C4F" w:rsidRDefault="00632C4F"/>
    <w:p w14:paraId="5A638CC2" w14:textId="77777777" w:rsidR="00632C4F" w:rsidRDefault="00632C4F"/>
    <w:p w14:paraId="381BCF96" w14:textId="77777777" w:rsidR="00632C4F" w:rsidRDefault="00632C4F"/>
    <w:p w14:paraId="1DF7708E" w14:textId="77777777" w:rsidR="00632C4F" w:rsidRDefault="00632C4F"/>
    <w:p w14:paraId="38A5C0DE" w14:textId="77777777" w:rsidR="00632C4F" w:rsidRDefault="00692A53">
      <w:pPr>
        <w:spacing w:line="360" w:lineRule="auto"/>
        <w:jc w:val="center"/>
        <w:rPr>
          <w:rFonts w:ascii="Arial" w:eastAsia="Arial" w:hAnsi="Arial" w:cs="Arial"/>
          <w:b/>
          <w:sz w:val="28"/>
        </w:rPr>
      </w:pPr>
      <w:r>
        <w:rPr>
          <w:rFonts w:ascii="Arial" w:eastAsia="Arial" w:hAnsi="Arial" w:cs="Arial"/>
          <w:b/>
          <w:sz w:val="28"/>
        </w:rPr>
        <w:t>Sistema para Controle e Gerenciamento de Escolas Náuticas</w:t>
      </w:r>
    </w:p>
    <w:p w14:paraId="49E4D0DA" w14:textId="77777777" w:rsidR="00632C4F" w:rsidRDefault="00692A53">
      <w:pPr>
        <w:spacing w:line="360" w:lineRule="auto"/>
        <w:jc w:val="center"/>
        <w:rPr>
          <w:rFonts w:ascii="Arial" w:eastAsia="Arial" w:hAnsi="Arial" w:cs="Arial"/>
          <w:b/>
          <w:sz w:val="28"/>
        </w:rPr>
      </w:pPr>
      <w:r>
        <w:rPr>
          <w:rFonts w:ascii="Arial" w:eastAsia="Arial" w:hAnsi="Arial" w:cs="Arial"/>
          <w:b/>
          <w:sz w:val="28"/>
        </w:rPr>
        <w:t>SCGEN</w:t>
      </w:r>
    </w:p>
    <w:p w14:paraId="6A2D0A9E" w14:textId="77777777" w:rsidR="00632C4F" w:rsidRDefault="00632C4F"/>
    <w:p w14:paraId="5CFD3DEB" w14:textId="77777777" w:rsidR="00632C4F" w:rsidRDefault="00632C4F"/>
    <w:p w14:paraId="7A3D3723" w14:textId="77777777" w:rsidR="00632C4F" w:rsidRDefault="00632C4F"/>
    <w:p w14:paraId="19792098" w14:textId="77777777" w:rsidR="00632C4F" w:rsidRDefault="00632C4F"/>
    <w:p w14:paraId="56E429D4" w14:textId="77777777" w:rsidR="00632C4F" w:rsidRDefault="00632C4F"/>
    <w:p w14:paraId="0A259637" w14:textId="77777777" w:rsidR="00632C4F" w:rsidRDefault="00632C4F"/>
    <w:p w14:paraId="5F007A8B" w14:textId="77777777" w:rsidR="00632C4F" w:rsidRDefault="00632C4F"/>
    <w:p w14:paraId="306A1A09" w14:textId="77777777" w:rsidR="00632C4F" w:rsidRDefault="00632C4F"/>
    <w:p w14:paraId="7175A88D" w14:textId="77777777" w:rsidR="00632C4F" w:rsidRDefault="00632C4F"/>
    <w:p w14:paraId="49D02EE5" w14:textId="77777777" w:rsidR="00632C4F" w:rsidRDefault="00632C4F"/>
    <w:p w14:paraId="52A3E2D4" w14:textId="77777777" w:rsidR="00632C4F" w:rsidRDefault="00632C4F"/>
    <w:p w14:paraId="7441BE79" w14:textId="77777777" w:rsidR="00632C4F" w:rsidRDefault="00632C4F"/>
    <w:p w14:paraId="19351189" w14:textId="77777777" w:rsidR="00632C4F" w:rsidRDefault="00632C4F"/>
    <w:p w14:paraId="23EE65B3" w14:textId="77777777" w:rsidR="00632C4F" w:rsidRDefault="00632C4F"/>
    <w:p w14:paraId="0BC04EF6" w14:textId="77777777" w:rsidR="00632C4F" w:rsidRDefault="00632C4F"/>
    <w:p w14:paraId="6BA1D90E" w14:textId="77777777" w:rsidR="00632C4F" w:rsidRDefault="00632C4F"/>
    <w:p w14:paraId="3B10D5F0" w14:textId="77777777" w:rsidR="00632C4F" w:rsidRDefault="00632C4F"/>
    <w:p w14:paraId="0FEC28BD" w14:textId="77777777" w:rsidR="00632C4F" w:rsidRDefault="00632C4F"/>
    <w:p w14:paraId="71E39840" w14:textId="77777777" w:rsidR="00632C4F" w:rsidRDefault="00632C4F"/>
    <w:p w14:paraId="4354B4EE" w14:textId="77777777" w:rsidR="00632C4F" w:rsidRDefault="00632C4F"/>
    <w:p w14:paraId="23ADD4AC" w14:textId="77777777" w:rsidR="00632C4F" w:rsidRDefault="00692A53">
      <w:pPr>
        <w:spacing w:line="360" w:lineRule="auto"/>
        <w:jc w:val="center"/>
        <w:rPr>
          <w:rFonts w:ascii="Arial" w:hAnsi="Arial" w:cs="Arial"/>
        </w:rPr>
      </w:pPr>
      <w:r>
        <w:rPr>
          <w:rFonts w:ascii="Arial" w:hAnsi="Arial" w:cs="Arial"/>
        </w:rPr>
        <w:t xml:space="preserve">Brasília </w:t>
      </w:r>
      <w:r>
        <w:rPr>
          <w:rFonts w:ascii="Arial" w:eastAsia="Times#20New#20Roman" w:hAnsi="Arial" w:cs="Arial"/>
        </w:rPr>
        <w:noBreakHyphen/>
        <w:t xml:space="preserve"> </w:t>
      </w:r>
      <w:r>
        <w:rPr>
          <w:rFonts w:ascii="Arial" w:hAnsi="Arial" w:cs="Arial"/>
        </w:rPr>
        <w:t>DF</w:t>
      </w:r>
    </w:p>
    <w:p w14:paraId="5EC48587" w14:textId="77777777" w:rsidR="00632C4F" w:rsidRDefault="00692A53">
      <w:pPr>
        <w:spacing w:line="360" w:lineRule="auto"/>
        <w:jc w:val="center"/>
        <w:rPr>
          <w:rFonts w:ascii="Arial" w:hAnsi="Arial" w:cs="Arial"/>
          <w:b/>
        </w:rPr>
      </w:pPr>
      <w:r>
        <w:rPr>
          <w:rFonts w:ascii="Arial" w:hAnsi="Arial" w:cs="Arial"/>
        </w:rPr>
        <w:t>2018</w:t>
      </w:r>
      <w:r>
        <w:t xml:space="preserve"> </w:t>
      </w:r>
      <w:r>
        <w:br w:type="page"/>
      </w:r>
      <w:r>
        <w:rPr>
          <w:rFonts w:ascii="Arial" w:hAnsi="Arial" w:cs="Arial"/>
          <w:b/>
        </w:rPr>
        <w:lastRenderedPageBreak/>
        <w:t>Anthony Louis Gotlib Ferreira</w:t>
      </w:r>
    </w:p>
    <w:p w14:paraId="34436AFA" w14:textId="77777777" w:rsidR="00632C4F" w:rsidRDefault="00692A53">
      <w:pPr>
        <w:spacing w:line="360" w:lineRule="auto"/>
        <w:jc w:val="center"/>
        <w:rPr>
          <w:b/>
        </w:rPr>
      </w:pPr>
      <w:r>
        <w:rPr>
          <w:rFonts w:ascii="Arial" w:hAnsi="Arial" w:cs="Arial"/>
          <w:b/>
        </w:rPr>
        <w:t>Augusto de Sousa Castro</w:t>
      </w:r>
    </w:p>
    <w:p w14:paraId="196BD7FB" w14:textId="77777777" w:rsidR="00632C4F" w:rsidRDefault="00632C4F"/>
    <w:p w14:paraId="594985E2" w14:textId="77777777" w:rsidR="00632C4F" w:rsidRDefault="00632C4F"/>
    <w:p w14:paraId="74A216CD" w14:textId="77777777" w:rsidR="00632C4F" w:rsidRDefault="00632C4F"/>
    <w:p w14:paraId="09519F4D" w14:textId="77777777" w:rsidR="00632C4F" w:rsidRDefault="00632C4F"/>
    <w:p w14:paraId="1B5904F2" w14:textId="77777777" w:rsidR="00632C4F" w:rsidRDefault="00632C4F"/>
    <w:p w14:paraId="411F85B1" w14:textId="77777777" w:rsidR="00632C4F" w:rsidRDefault="00632C4F"/>
    <w:p w14:paraId="71589F9B" w14:textId="77777777" w:rsidR="00632C4F" w:rsidRDefault="00692A53">
      <w:pPr>
        <w:spacing w:line="360" w:lineRule="auto"/>
        <w:jc w:val="center"/>
        <w:rPr>
          <w:rFonts w:ascii="Arial" w:hAnsi="Arial" w:cs="Arial"/>
          <w:b/>
          <w:sz w:val="28"/>
        </w:rPr>
      </w:pPr>
      <w:r>
        <w:rPr>
          <w:rFonts w:ascii="Arial" w:hAnsi="Arial" w:cs="Arial"/>
          <w:b/>
          <w:sz w:val="28"/>
        </w:rPr>
        <w:t>Sistema para Controle e Gerenciamento de Escolas Náuticas</w:t>
      </w:r>
    </w:p>
    <w:p w14:paraId="6FEFE202" w14:textId="77777777" w:rsidR="00632C4F" w:rsidRDefault="00692A53">
      <w:pPr>
        <w:spacing w:line="360" w:lineRule="auto"/>
        <w:jc w:val="center"/>
        <w:rPr>
          <w:rFonts w:ascii="Arial" w:hAnsi="Arial" w:cs="Arial"/>
          <w:b/>
          <w:sz w:val="28"/>
        </w:rPr>
      </w:pPr>
      <w:r>
        <w:rPr>
          <w:rFonts w:ascii="Arial" w:hAnsi="Arial" w:cs="Arial"/>
          <w:b/>
          <w:sz w:val="28"/>
        </w:rPr>
        <w:t>SCGEN</w:t>
      </w:r>
    </w:p>
    <w:p w14:paraId="60BE6BB9" w14:textId="77777777" w:rsidR="00632C4F" w:rsidRDefault="00632C4F">
      <w:pPr>
        <w:rPr>
          <w:rFonts w:ascii="Arial" w:hAnsi="Arial" w:cs="Arial"/>
        </w:rPr>
      </w:pPr>
    </w:p>
    <w:p w14:paraId="043781EF" w14:textId="77777777" w:rsidR="00632C4F" w:rsidRDefault="00632C4F"/>
    <w:p w14:paraId="60806C9D" w14:textId="77777777" w:rsidR="00632C4F" w:rsidRDefault="00632C4F"/>
    <w:p w14:paraId="39D3A51E" w14:textId="77777777" w:rsidR="00632C4F" w:rsidRDefault="00632C4F"/>
    <w:p w14:paraId="077240D3" w14:textId="77777777" w:rsidR="00632C4F" w:rsidRDefault="00632C4F"/>
    <w:p w14:paraId="452D98B9" w14:textId="77777777" w:rsidR="00632C4F" w:rsidRDefault="00692A53">
      <w:r>
        <w:t xml:space="preserve"> </w:t>
      </w:r>
    </w:p>
    <w:p w14:paraId="0148C249" w14:textId="77777777" w:rsidR="00632C4F" w:rsidRDefault="00632C4F"/>
    <w:p w14:paraId="5F520C29" w14:textId="77777777" w:rsidR="00632C4F" w:rsidRDefault="00632C4F"/>
    <w:p w14:paraId="69A97016" w14:textId="77777777" w:rsidR="00632C4F" w:rsidRDefault="00632C4F"/>
    <w:p w14:paraId="243DF694" w14:textId="77777777" w:rsidR="00632C4F" w:rsidRDefault="00632C4F"/>
    <w:p w14:paraId="78294588" w14:textId="77777777" w:rsidR="00632C4F" w:rsidRDefault="00632C4F"/>
    <w:p w14:paraId="625D7455" w14:textId="77777777" w:rsidR="00632C4F" w:rsidRDefault="00632C4F"/>
    <w:p w14:paraId="3644B985" w14:textId="77777777" w:rsidR="00632C4F" w:rsidRDefault="00632C4F">
      <w:pPr>
        <w:rPr>
          <w:rFonts w:ascii="Arial" w:hAnsi="Arial" w:cs="Arial"/>
        </w:rPr>
      </w:pPr>
    </w:p>
    <w:p w14:paraId="058DF897" w14:textId="00B97C19" w:rsidR="00632C4F" w:rsidRDefault="00692A53">
      <w:pPr>
        <w:spacing w:line="360" w:lineRule="auto"/>
        <w:ind w:left="4536"/>
        <w:rPr>
          <w:rFonts w:ascii="Arial" w:hAnsi="Arial" w:cs="Arial"/>
          <w:sz w:val="20"/>
          <w:szCs w:val="20"/>
        </w:rPr>
      </w:pPr>
      <w:r>
        <w:rPr>
          <w:rFonts w:ascii="Arial" w:hAnsi="Arial" w:cs="Arial"/>
          <w:sz w:val="20"/>
          <w:szCs w:val="20"/>
        </w:rPr>
        <w:t>Trabalho de conclusão de curso apresentado como requisito parcial para obtenção do título de Tecnólogo em Análise e Desenvolvimento de Sistemas da Faculdade de Tecnologia e Ciências Sociai</w:t>
      </w:r>
      <w:r w:rsidR="00417029">
        <w:rPr>
          <w:rFonts w:ascii="Arial" w:hAnsi="Arial" w:cs="Arial"/>
          <w:sz w:val="20"/>
          <w:szCs w:val="20"/>
        </w:rPr>
        <w:t xml:space="preserve"> </w:t>
      </w:r>
      <w:r w:rsidR="00417029">
        <w:rPr>
          <w:rFonts w:ascii="Arial" w:hAnsi="Arial" w:cs="Arial"/>
          <w:color w:val="auto"/>
          <w:sz w:val="20"/>
          <w:szCs w:val="20"/>
        </w:rPr>
        <w:t>Aplicadas</w:t>
      </w:r>
      <w:r w:rsidRPr="00417029">
        <w:rPr>
          <w:rFonts w:ascii="Arial" w:hAnsi="Arial" w:cs="Arial"/>
          <w:color w:val="auto"/>
          <w:sz w:val="20"/>
          <w:szCs w:val="20"/>
        </w:rPr>
        <w:t xml:space="preserve"> </w:t>
      </w:r>
      <w:r>
        <w:rPr>
          <w:rFonts w:ascii="Arial" w:hAnsi="Arial" w:cs="Arial"/>
          <w:sz w:val="20"/>
          <w:szCs w:val="20"/>
        </w:rPr>
        <w:t>- FATECS, do Centro Universitário de Brasília.</w:t>
      </w:r>
    </w:p>
    <w:p w14:paraId="32866118" w14:textId="77777777" w:rsidR="00632C4F" w:rsidRDefault="00632C4F">
      <w:pPr>
        <w:spacing w:line="360" w:lineRule="auto"/>
        <w:ind w:left="4536"/>
        <w:rPr>
          <w:rFonts w:ascii="Arial" w:hAnsi="Arial" w:cs="Arial"/>
          <w:sz w:val="20"/>
          <w:szCs w:val="20"/>
        </w:rPr>
      </w:pPr>
    </w:p>
    <w:p w14:paraId="68479DF3" w14:textId="77777777" w:rsidR="00632C4F" w:rsidRDefault="00632C4F">
      <w:pPr>
        <w:spacing w:line="360" w:lineRule="auto"/>
        <w:ind w:left="4536"/>
        <w:rPr>
          <w:rFonts w:ascii="Arial" w:hAnsi="Arial" w:cs="Arial"/>
          <w:sz w:val="20"/>
          <w:szCs w:val="20"/>
        </w:rPr>
      </w:pPr>
    </w:p>
    <w:p w14:paraId="1E835104" w14:textId="77777777" w:rsidR="00632C4F" w:rsidRDefault="00692A53">
      <w:pPr>
        <w:spacing w:line="360" w:lineRule="auto"/>
        <w:ind w:left="4536"/>
        <w:rPr>
          <w:rFonts w:ascii="Arial" w:hAnsi="Arial" w:cs="Arial"/>
        </w:rPr>
      </w:pPr>
      <w:r>
        <w:rPr>
          <w:rFonts w:ascii="Arial" w:hAnsi="Arial" w:cs="Arial"/>
          <w:sz w:val="20"/>
          <w:szCs w:val="20"/>
        </w:rPr>
        <w:t xml:space="preserve">Orientador: Marcos </w:t>
      </w:r>
      <w:proofErr w:type="spellStart"/>
      <w:r>
        <w:rPr>
          <w:rFonts w:ascii="Arial" w:hAnsi="Arial" w:cs="Arial"/>
          <w:sz w:val="20"/>
          <w:szCs w:val="20"/>
        </w:rPr>
        <w:t>Antonio</w:t>
      </w:r>
      <w:proofErr w:type="spellEnd"/>
      <w:r>
        <w:rPr>
          <w:rFonts w:ascii="Arial" w:hAnsi="Arial" w:cs="Arial"/>
          <w:sz w:val="20"/>
          <w:szCs w:val="20"/>
        </w:rPr>
        <w:t xml:space="preserve"> </w:t>
      </w:r>
      <w:proofErr w:type="spellStart"/>
      <w:r>
        <w:rPr>
          <w:rFonts w:ascii="Arial" w:hAnsi="Arial" w:cs="Arial"/>
          <w:sz w:val="20"/>
          <w:szCs w:val="20"/>
        </w:rPr>
        <w:t>Quezado</w:t>
      </w:r>
      <w:proofErr w:type="spellEnd"/>
      <w:r>
        <w:rPr>
          <w:rFonts w:ascii="Arial" w:hAnsi="Arial" w:cs="Arial"/>
          <w:sz w:val="20"/>
          <w:szCs w:val="20"/>
        </w:rPr>
        <w:t xml:space="preserve"> Soares</w:t>
      </w:r>
    </w:p>
    <w:p w14:paraId="2EC7C2D9" w14:textId="77777777" w:rsidR="00632C4F" w:rsidRDefault="00632C4F"/>
    <w:p w14:paraId="408AC1BE" w14:textId="77777777" w:rsidR="00632C4F" w:rsidRDefault="00632C4F"/>
    <w:p w14:paraId="263777BB" w14:textId="66DA7A5C" w:rsidR="00632C4F" w:rsidRDefault="00417029">
      <w:r>
        <w:t>-</w:t>
      </w:r>
    </w:p>
    <w:p w14:paraId="38F91561" w14:textId="77777777" w:rsidR="00632C4F" w:rsidRDefault="00632C4F"/>
    <w:p w14:paraId="46B5F8EA" w14:textId="77777777" w:rsidR="00632C4F" w:rsidRDefault="00632C4F"/>
    <w:p w14:paraId="4E1AF835" w14:textId="77777777" w:rsidR="00632C4F" w:rsidRDefault="00632C4F"/>
    <w:p w14:paraId="7BB0E2DD" w14:textId="77777777" w:rsidR="00632C4F" w:rsidRDefault="00632C4F"/>
    <w:p w14:paraId="4BFC41C7" w14:textId="77777777" w:rsidR="00632C4F" w:rsidRDefault="00632C4F"/>
    <w:p w14:paraId="2774551F" w14:textId="77777777" w:rsidR="00632C4F" w:rsidRDefault="00632C4F"/>
    <w:p w14:paraId="34F25A55" w14:textId="77777777" w:rsidR="00632C4F" w:rsidRDefault="00632C4F"/>
    <w:p w14:paraId="50804113" w14:textId="77777777" w:rsidR="00632C4F" w:rsidRDefault="00632C4F"/>
    <w:p w14:paraId="634D59B4" w14:textId="77777777" w:rsidR="00632C4F" w:rsidRDefault="00632C4F"/>
    <w:p w14:paraId="29774C7F" w14:textId="77777777" w:rsidR="00632C4F" w:rsidRDefault="00692A53">
      <w:pPr>
        <w:spacing w:line="360" w:lineRule="auto"/>
        <w:ind w:firstLine="709"/>
      </w:pPr>
      <w:r>
        <w:rPr>
          <w:rFonts w:ascii="Arial" w:hAnsi="Arial" w:cs="Arial"/>
        </w:rPr>
        <w:lastRenderedPageBreak/>
        <w:t xml:space="preserve">Trabalho de Conclusão de Curso de autoria de ANTHONY LOUIS GOTLIB FERREIRA e AUGUSTO DE SOUSA CASTRO, intitulado SISTEMA PARA CONTROLE E GERENCIAMENTO DE ESCOLAS NÁUTICAS - SCGEN, apresentado como requisito parcial para obtenção do título de Tecnólogo em Análise e Desenvolvimento de Sistemas, do curso de Superior de Tecnologia em Análise e Desenvolvimento de Sistemas da Faculdade de Tecnologia e Ciências Sociais Aplicadas </w:t>
      </w:r>
      <w:r>
        <w:rPr>
          <w:rFonts w:ascii="Arial" w:hAnsi="Arial" w:cs="Arial"/>
        </w:rPr>
        <w:noBreakHyphen/>
        <w:t xml:space="preserve"> FATECS, do Centro Universitário de Brasília, defendida e aprovada pela banca examinadora abaixo assinada</w:t>
      </w:r>
      <w:r>
        <w:t>.</w:t>
      </w:r>
    </w:p>
    <w:p w14:paraId="60BE7283" w14:textId="77777777" w:rsidR="00632C4F" w:rsidRDefault="00632C4F">
      <w:pPr>
        <w:spacing w:line="360" w:lineRule="auto"/>
        <w:ind w:firstLine="709"/>
      </w:pPr>
    </w:p>
    <w:p w14:paraId="053BE548" w14:textId="77777777" w:rsidR="00632C4F" w:rsidRDefault="00692A53">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p>
    <w:p w14:paraId="65D7BEE4" w14:textId="77777777" w:rsidR="00632C4F" w:rsidRDefault="00692A53">
      <w:pPr>
        <w:rPr>
          <w:rFonts w:ascii="Arial" w:hAnsi="Arial" w:cs="Arial"/>
        </w:rPr>
      </w:pPr>
      <w:r>
        <w:rPr>
          <w:rFonts w:ascii="Arial" w:hAnsi="Arial" w:cs="Arial"/>
        </w:rPr>
        <w:t>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20C31276" w14:textId="77777777" w:rsidR="00632C4F" w:rsidRDefault="00692A53">
      <w:pPr>
        <w:rPr>
          <w:rFonts w:ascii="Arial" w:hAnsi="Arial" w:cs="Arial"/>
        </w:rPr>
      </w:pPr>
      <w:r>
        <w:rPr>
          <w:rFonts w:ascii="Arial" w:hAnsi="Arial" w:cs="Arial"/>
        </w:rPr>
        <w:t>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14:paraId="76A80657" w14:textId="77777777" w:rsidR="00632C4F" w:rsidRDefault="00692A53">
      <w:pPr>
        <w:rPr>
          <w:rFonts w:ascii="Arial" w:hAnsi="Arial" w:cs="Arial"/>
        </w:rPr>
      </w:pPr>
      <w:r>
        <w:rPr>
          <w:rFonts w:ascii="Arial" w:hAnsi="Arial" w:cs="Arial"/>
        </w:rPr>
        <w:t>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14:paraId="270830C4" w14:textId="77777777" w:rsidR="00632C4F" w:rsidRDefault="00632C4F">
      <w:pPr>
        <w:ind w:left="4536"/>
        <w:rPr>
          <w:rFonts w:ascii="Arial" w:hAnsi="Arial" w:cs="Arial"/>
        </w:rPr>
      </w:pPr>
    </w:p>
    <w:p w14:paraId="00439E1B" w14:textId="77777777" w:rsidR="00632C4F" w:rsidRDefault="00632C4F">
      <w:pPr>
        <w:ind w:left="4536"/>
        <w:rPr>
          <w:rFonts w:ascii="Arial" w:hAnsi="Arial" w:cs="Arial"/>
        </w:rPr>
      </w:pPr>
    </w:p>
    <w:p w14:paraId="3D152F8D" w14:textId="77777777" w:rsidR="00632C4F" w:rsidRDefault="00692A53">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p>
    <w:p w14:paraId="70CE0179" w14:textId="77777777" w:rsidR="00632C4F" w:rsidRDefault="00692A53">
      <w:pPr>
        <w:rPr>
          <w:rFonts w:ascii="Arial" w:hAnsi="Arial" w:cs="Arial"/>
        </w:rPr>
      </w:pPr>
      <w:r>
        <w:rPr>
          <w:rFonts w:ascii="Arial" w:hAnsi="Arial" w:cs="Arial"/>
        </w:rPr>
        <w:t>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2A1B7199" w14:textId="77777777" w:rsidR="00632C4F" w:rsidRDefault="00692A53">
      <w:pPr>
        <w:rPr>
          <w:rFonts w:ascii="Arial" w:hAnsi="Arial" w:cs="Arial"/>
        </w:rPr>
      </w:pPr>
      <w:r>
        <w:rPr>
          <w:rFonts w:ascii="Arial" w:hAnsi="Arial" w:cs="Arial"/>
        </w:rPr>
        <w:t>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14:paraId="79E1D11F" w14:textId="77777777" w:rsidR="00632C4F" w:rsidRDefault="00692A53">
      <w:pPr>
        <w:rPr>
          <w:rFonts w:ascii="Arial" w:hAnsi="Arial" w:cs="Arial"/>
        </w:rPr>
      </w:pPr>
      <w:r>
        <w:rPr>
          <w:rFonts w:ascii="Arial" w:hAnsi="Arial" w:cs="Arial"/>
        </w:rPr>
        <w:t>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14:paraId="67208A98" w14:textId="77777777" w:rsidR="00632C4F" w:rsidRDefault="00632C4F">
      <w:pPr>
        <w:ind w:left="4536"/>
        <w:rPr>
          <w:rFonts w:ascii="Arial" w:hAnsi="Arial" w:cs="Arial"/>
        </w:rPr>
      </w:pPr>
    </w:p>
    <w:p w14:paraId="6671DEA1" w14:textId="77777777" w:rsidR="00632C4F" w:rsidRDefault="00632C4F">
      <w:pPr>
        <w:ind w:left="4536"/>
        <w:rPr>
          <w:rFonts w:ascii="Arial" w:hAnsi="Arial" w:cs="Arial"/>
        </w:rPr>
      </w:pPr>
    </w:p>
    <w:p w14:paraId="3976B888" w14:textId="77777777" w:rsidR="00632C4F" w:rsidRDefault="00632C4F">
      <w:pPr>
        <w:ind w:left="4536"/>
        <w:rPr>
          <w:rFonts w:ascii="Arial" w:hAnsi="Arial" w:cs="Arial"/>
        </w:rPr>
      </w:pPr>
    </w:p>
    <w:p w14:paraId="1A91FE6B" w14:textId="77777777" w:rsidR="00632C4F" w:rsidRDefault="00632C4F">
      <w:pPr>
        <w:ind w:left="4536"/>
        <w:rPr>
          <w:rFonts w:ascii="Arial" w:hAnsi="Arial" w:cs="Arial"/>
        </w:rPr>
      </w:pPr>
    </w:p>
    <w:p w14:paraId="6DDA0D82" w14:textId="2D8E4929" w:rsidR="00632C4F" w:rsidRDefault="00692A53">
      <w:pPr>
        <w:rPr>
          <w:rFonts w:ascii="Arial" w:hAnsi="Arial" w:cs="Arial"/>
          <w:u w:val="single"/>
        </w:rPr>
      </w:pPr>
      <w:r>
        <w:rPr>
          <w:rFonts w:ascii="Arial" w:hAnsi="Arial" w:cs="Arial"/>
        </w:rPr>
        <w:t>Data da Banca:</w:t>
      </w:r>
      <w:r>
        <w:rPr>
          <w:rFonts w:ascii="Arial" w:hAnsi="Arial" w:cs="Arial"/>
          <w:u w:val="single"/>
        </w:rPr>
        <w:t xml:space="preserve"> </w:t>
      </w:r>
      <w:r>
        <w:rPr>
          <w:rFonts w:ascii="Arial" w:hAnsi="Arial" w:cs="Arial"/>
          <w:u w:val="single"/>
        </w:rPr>
        <w:tab/>
        <w:t>/</w:t>
      </w:r>
      <w:r>
        <w:rPr>
          <w:rFonts w:ascii="Arial" w:hAnsi="Arial" w:cs="Arial"/>
          <w:u w:val="single"/>
        </w:rPr>
        <w:tab/>
        <w:t>/</w:t>
      </w:r>
      <w:r>
        <w:rPr>
          <w:rFonts w:ascii="Arial" w:hAnsi="Arial" w:cs="Arial"/>
          <w:u w:val="single"/>
        </w:rPr>
        <w:tab/>
      </w:r>
    </w:p>
    <w:p w14:paraId="4699775F" w14:textId="1B64281F" w:rsidR="009E2BDF" w:rsidRDefault="009E2BDF"/>
    <w:p w14:paraId="6C63FD95" w14:textId="77777777" w:rsidR="00A8339F" w:rsidRDefault="00A8339F"/>
    <w:p w14:paraId="7C808785" w14:textId="21BE8D05" w:rsidR="009E2BDF" w:rsidRPr="00A8339F" w:rsidRDefault="00A8339F">
      <w:pPr>
        <w:rPr>
          <w:rFonts w:ascii="Arial" w:hAnsi="Arial" w:cs="Arial"/>
          <w:b/>
        </w:rPr>
      </w:pPr>
      <w:r>
        <w:rPr>
          <w:rFonts w:ascii="Arial" w:hAnsi="Arial" w:cs="Arial"/>
          <w:b/>
        </w:rPr>
        <w:t xml:space="preserve">Palavras-Chave: </w:t>
      </w:r>
      <w:r>
        <w:rPr>
          <w:rFonts w:ascii="Arial" w:hAnsi="Arial" w:cs="Arial"/>
        </w:rPr>
        <w:t>Engenharia de Software, Projeto Final, Arrais, Análise de Sistemas, Sistemas Web.</w:t>
      </w:r>
      <w:r>
        <w:rPr>
          <w:rFonts w:ascii="Arial" w:hAnsi="Arial" w:cs="Arial"/>
          <w:b/>
        </w:rPr>
        <w:t xml:space="preserve"> </w:t>
      </w:r>
    </w:p>
    <w:p w14:paraId="61452EBC" w14:textId="77777777" w:rsidR="00632C4F" w:rsidRDefault="00692A53" w:rsidP="002B5A2D">
      <w:pPr>
        <w:pStyle w:val="T1"/>
        <w:jc w:val="both"/>
        <w:rPr>
          <w:rFonts w:ascii="Arial" w:hAnsi="Arial" w:cs="Arial"/>
        </w:rPr>
      </w:pPr>
      <w:r>
        <w:rPr>
          <w:rFonts w:ascii="Arial" w:hAnsi="Arial" w:cs="Arial"/>
        </w:rPr>
        <w:t xml:space="preserve"> </w:t>
      </w:r>
    </w:p>
    <w:p w14:paraId="361EBB8A" w14:textId="5469ECB6" w:rsidR="00632C4F" w:rsidRPr="00974480" w:rsidRDefault="00692A53" w:rsidP="00DA49A8">
      <w:pPr>
        <w:pStyle w:val="Ttulo1"/>
        <w:jc w:val="center"/>
        <w:rPr>
          <w:rStyle w:val="Ttulo1Char"/>
          <w:rFonts w:ascii="Arial" w:hAnsi="Arial" w:cs="Arial"/>
          <w:b/>
          <w:color w:val="auto"/>
          <w:sz w:val="24"/>
        </w:rPr>
      </w:pPr>
      <w:bookmarkStart w:id="0" w:name="_Toc514917066"/>
      <w:bookmarkStart w:id="1" w:name="_Toc514917515"/>
      <w:bookmarkStart w:id="2" w:name="_Toc514917658"/>
      <w:bookmarkStart w:id="3" w:name="_Toc514918052"/>
      <w:bookmarkStart w:id="4" w:name="_Toc514918103"/>
      <w:r w:rsidRPr="00974480">
        <w:rPr>
          <w:rStyle w:val="Ttulo1Char"/>
          <w:rFonts w:ascii="Arial" w:hAnsi="Arial" w:cs="Arial"/>
          <w:b/>
          <w:color w:val="auto"/>
          <w:sz w:val="24"/>
        </w:rPr>
        <w:br w:type="page"/>
      </w:r>
      <w:bookmarkStart w:id="5" w:name="_Toc514431957"/>
      <w:bookmarkStart w:id="6" w:name="_Toc514432807"/>
      <w:bookmarkStart w:id="7" w:name="_Toc514433010"/>
      <w:bookmarkStart w:id="8" w:name="_Toc514919059"/>
      <w:bookmarkStart w:id="9" w:name="_Toc514919621"/>
      <w:bookmarkStart w:id="10" w:name="_Toc515021248"/>
      <w:bookmarkStart w:id="11" w:name="_Toc515337299"/>
      <w:bookmarkStart w:id="12" w:name="_Toc525570739"/>
      <w:r w:rsidRPr="00974480">
        <w:rPr>
          <w:rStyle w:val="Ttulo1Char"/>
          <w:rFonts w:ascii="Arial" w:hAnsi="Arial" w:cs="Arial"/>
          <w:b/>
          <w:color w:val="auto"/>
          <w:sz w:val="24"/>
        </w:rPr>
        <w:lastRenderedPageBreak/>
        <w:t>LISTA DE ILUSTRAÇÕES</w:t>
      </w:r>
      <w:bookmarkEnd w:id="0"/>
      <w:bookmarkEnd w:id="1"/>
      <w:bookmarkEnd w:id="2"/>
      <w:bookmarkEnd w:id="3"/>
      <w:bookmarkEnd w:id="4"/>
      <w:bookmarkEnd w:id="5"/>
      <w:bookmarkEnd w:id="6"/>
      <w:bookmarkEnd w:id="7"/>
      <w:bookmarkEnd w:id="8"/>
      <w:bookmarkEnd w:id="9"/>
      <w:bookmarkEnd w:id="10"/>
      <w:bookmarkEnd w:id="11"/>
      <w:bookmarkEnd w:id="12"/>
    </w:p>
    <w:p w14:paraId="540D5D6C" w14:textId="77777777" w:rsidR="00632C4F" w:rsidRDefault="00632C4F">
      <w:pPr>
        <w:pStyle w:val="Sumrio1"/>
        <w:tabs>
          <w:tab w:val="right" w:pos="8494"/>
        </w:tabs>
      </w:pPr>
    </w:p>
    <w:p w14:paraId="776C3D78" w14:textId="0685426D" w:rsidR="00932E8F" w:rsidRPr="00932E8F" w:rsidRDefault="00AD2DBA"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rPr>
        <w:fldChar w:fldCharType="begin"/>
      </w:r>
      <w:r w:rsidRPr="00932E8F">
        <w:rPr>
          <w:rFonts w:ascii="Arial" w:hAnsi="Arial" w:cs="Arial"/>
        </w:rPr>
        <w:instrText xml:space="preserve"> TOC \c "Figura" </w:instrText>
      </w:r>
      <w:r w:rsidRPr="00932E8F">
        <w:rPr>
          <w:rFonts w:ascii="Arial" w:hAnsi="Arial" w:cs="Arial"/>
        </w:rPr>
        <w:fldChar w:fldCharType="separate"/>
      </w:r>
      <w:r w:rsidR="00932E8F" w:rsidRPr="00932E8F">
        <w:rPr>
          <w:rFonts w:ascii="Arial" w:hAnsi="Arial" w:cs="Arial"/>
          <w:noProof/>
          <w:color w:val="auto"/>
        </w:rPr>
        <w:t>Figura 1-Organograma da Empresa</w:t>
      </w:r>
      <w:r w:rsidR="00932E8F" w:rsidRPr="00932E8F">
        <w:rPr>
          <w:rFonts w:ascii="Arial" w:hAnsi="Arial" w:cs="Arial"/>
          <w:noProof/>
        </w:rPr>
        <w:tab/>
      </w:r>
      <w:r w:rsidR="00932E8F" w:rsidRPr="00932E8F">
        <w:rPr>
          <w:rFonts w:ascii="Arial" w:hAnsi="Arial" w:cs="Arial"/>
          <w:noProof/>
        </w:rPr>
        <w:fldChar w:fldCharType="begin"/>
      </w:r>
      <w:r w:rsidR="00932E8F" w:rsidRPr="00932E8F">
        <w:rPr>
          <w:rFonts w:ascii="Arial" w:hAnsi="Arial" w:cs="Arial"/>
          <w:noProof/>
        </w:rPr>
        <w:instrText xml:space="preserve"> PAGEREF _Toc525570669 \h </w:instrText>
      </w:r>
      <w:r w:rsidR="00932E8F" w:rsidRPr="00932E8F">
        <w:rPr>
          <w:rFonts w:ascii="Arial" w:hAnsi="Arial" w:cs="Arial"/>
          <w:noProof/>
        </w:rPr>
      </w:r>
      <w:r w:rsidR="00932E8F" w:rsidRPr="00932E8F">
        <w:rPr>
          <w:rFonts w:ascii="Arial" w:hAnsi="Arial" w:cs="Arial"/>
          <w:noProof/>
        </w:rPr>
        <w:fldChar w:fldCharType="separate"/>
      </w:r>
      <w:r w:rsidR="00932E8F">
        <w:rPr>
          <w:rFonts w:ascii="Arial" w:hAnsi="Arial" w:cs="Arial"/>
          <w:noProof/>
        </w:rPr>
        <w:t>13</w:t>
      </w:r>
      <w:r w:rsidR="00932E8F" w:rsidRPr="00932E8F">
        <w:rPr>
          <w:rFonts w:ascii="Arial" w:hAnsi="Arial" w:cs="Arial"/>
          <w:noProof/>
        </w:rPr>
        <w:fldChar w:fldCharType="end"/>
      </w:r>
    </w:p>
    <w:p w14:paraId="0E7F23C0" w14:textId="01F0C5B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2-Processo de venda de apostila</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_Toc525570670 \h </w:instrText>
      </w:r>
      <w:r w:rsidRPr="00932E8F">
        <w:rPr>
          <w:rFonts w:ascii="Arial" w:hAnsi="Arial" w:cs="Arial"/>
          <w:noProof/>
        </w:rPr>
      </w:r>
      <w:r w:rsidRPr="00932E8F">
        <w:rPr>
          <w:rFonts w:ascii="Arial" w:hAnsi="Arial" w:cs="Arial"/>
          <w:noProof/>
        </w:rPr>
        <w:fldChar w:fldCharType="separate"/>
      </w:r>
      <w:r>
        <w:rPr>
          <w:rFonts w:ascii="Arial" w:hAnsi="Arial" w:cs="Arial"/>
          <w:noProof/>
        </w:rPr>
        <w:t>16</w:t>
      </w:r>
      <w:r w:rsidRPr="00932E8F">
        <w:rPr>
          <w:rFonts w:ascii="Arial" w:hAnsi="Arial" w:cs="Arial"/>
          <w:noProof/>
        </w:rPr>
        <w:fldChar w:fldCharType="end"/>
      </w:r>
    </w:p>
    <w:p w14:paraId="3E8B39AB" w14:textId="324D1C7C"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3-Processo de regularização de embarcação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_Toc525570671 \h </w:instrText>
      </w:r>
      <w:r w:rsidRPr="00932E8F">
        <w:rPr>
          <w:rFonts w:ascii="Arial" w:hAnsi="Arial" w:cs="Arial"/>
          <w:noProof/>
        </w:rPr>
      </w:r>
      <w:r w:rsidRPr="00932E8F">
        <w:rPr>
          <w:rFonts w:ascii="Arial" w:hAnsi="Arial" w:cs="Arial"/>
          <w:noProof/>
        </w:rPr>
        <w:fldChar w:fldCharType="separate"/>
      </w:r>
      <w:r>
        <w:rPr>
          <w:rFonts w:ascii="Arial" w:hAnsi="Arial" w:cs="Arial"/>
          <w:noProof/>
        </w:rPr>
        <w:t>17</w:t>
      </w:r>
      <w:r w:rsidRPr="00932E8F">
        <w:rPr>
          <w:rFonts w:ascii="Arial" w:hAnsi="Arial" w:cs="Arial"/>
          <w:noProof/>
        </w:rPr>
        <w:fldChar w:fldCharType="end"/>
      </w:r>
    </w:p>
    <w:p w14:paraId="7E302272" w14:textId="711E80E8"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4-Processo de tirar habilitação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_Toc525570672 \h </w:instrText>
      </w:r>
      <w:r w:rsidRPr="00932E8F">
        <w:rPr>
          <w:rFonts w:ascii="Arial" w:hAnsi="Arial" w:cs="Arial"/>
          <w:noProof/>
        </w:rPr>
      </w:r>
      <w:r w:rsidRPr="00932E8F">
        <w:rPr>
          <w:rFonts w:ascii="Arial" w:hAnsi="Arial" w:cs="Arial"/>
          <w:noProof/>
        </w:rPr>
        <w:fldChar w:fldCharType="separate"/>
      </w:r>
      <w:r>
        <w:rPr>
          <w:rFonts w:ascii="Arial" w:hAnsi="Arial" w:cs="Arial"/>
          <w:noProof/>
        </w:rPr>
        <w:t>18</w:t>
      </w:r>
      <w:r w:rsidRPr="00932E8F">
        <w:rPr>
          <w:rFonts w:ascii="Arial" w:hAnsi="Arial" w:cs="Arial"/>
          <w:noProof/>
        </w:rPr>
        <w:fldChar w:fldCharType="end"/>
      </w:r>
    </w:p>
    <w:p w14:paraId="17A65AA4" w14:textId="6909AF19"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Figura5-Processo de renovação de habilitação.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_Toc525570673 \h </w:instrText>
      </w:r>
      <w:r w:rsidRPr="00932E8F">
        <w:rPr>
          <w:rFonts w:ascii="Arial" w:hAnsi="Arial" w:cs="Arial"/>
          <w:noProof/>
        </w:rPr>
      </w:r>
      <w:r w:rsidRPr="00932E8F">
        <w:rPr>
          <w:rFonts w:ascii="Arial" w:hAnsi="Arial" w:cs="Arial"/>
          <w:noProof/>
        </w:rPr>
        <w:fldChar w:fldCharType="separate"/>
      </w:r>
      <w:r>
        <w:rPr>
          <w:rFonts w:ascii="Arial" w:hAnsi="Arial" w:cs="Arial"/>
          <w:noProof/>
        </w:rPr>
        <w:t>19</w:t>
      </w:r>
      <w:r w:rsidRPr="00932E8F">
        <w:rPr>
          <w:rFonts w:ascii="Arial" w:hAnsi="Arial" w:cs="Arial"/>
          <w:noProof/>
        </w:rPr>
        <w:fldChar w:fldCharType="end"/>
      </w:r>
    </w:p>
    <w:p w14:paraId="63EFF65B" w14:textId="19E4C842"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6-Subprocesso de realização das aulas</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_Toc525570674 \h </w:instrText>
      </w:r>
      <w:r w:rsidRPr="00932E8F">
        <w:rPr>
          <w:rFonts w:ascii="Arial" w:hAnsi="Arial" w:cs="Arial"/>
          <w:noProof/>
        </w:rPr>
      </w:r>
      <w:r w:rsidRPr="00932E8F">
        <w:rPr>
          <w:rFonts w:ascii="Arial" w:hAnsi="Arial" w:cs="Arial"/>
          <w:noProof/>
        </w:rPr>
        <w:fldChar w:fldCharType="separate"/>
      </w:r>
      <w:r>
        <w:rPr>
          <w:rFonts w:ascii="Arial" w:hAnsi="Arial" w:cs="Arial"/>
          <w:noProof/>
        </w:rPr>
        <w:t>20</w:t>
      </w:r>
      <w:r w:rsidRPr="00932E8F">
        <w:rPr>
          <w:rFonts w:ascii="Arial" w:hAnsi="Arial" w:cs="Arial"/>
          <w:noProof/>
        </w:rPr>
        <w:fldChar w:fldCharType="end"/>
      </w:r>
    </w:p>
    <w:p w14:paraId="07CAE46B" w14:textId="42BDE30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7-Processo de venda de apostila</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_Toc525570675 \h </w:instrText>
      </w:r>
      <w:r w:rsidRPr="00932E8F">
        <w:rPr>
          <w:rFonts w:ascii="Arial" w:hAnsi="Arial" w:cs="Arial"/>
          <w:noProof/>
        </w:rPr>
      </w:r>
      <w:r w:rsidRPr="00932E8F">
        <w:rPr>
          <w:rFonts w:ascii="Arial" w:hAnsi="Arial" w:cs="Arial"/>
          <w:noProof/>
        </w:rPr>
        <w:fldChar w:fldCharType="separate"/>
      </w:r>
      <w:r>
        <w:rPr>
          <w:rFonts w:ascii="Arial" w:hAnsi="Arial" w:cs="Arial"/>
          <w:noProof/>
        </w:rPr>
        <w:t>25</w:t>
      </w:r>
      <w:r w:rsidRPr="00932E8F">
        <w:rPr>
          <w:rFonts w:ascii="Arial" w:hAnsi="Arial" w:cs="Arial"/>
          <w:noProof/>
        </w:rPr>
        <w:fldChar w:fldCharType="end"/>
      </w:r>
    </w:p>
    <w:p w14:paraId="0DA98ACE" w14:textId="716AE7C2"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8-Processo proposto de regularização de embarcação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_Toc525570676 \h </w:instrText>
      </w:r>
      <w:r w:rsidRPr="00932E8F">
        <w:rPr>
          <w:rFonts w:ascii="Arial" w:hAnsi="Arial" w:cs="Arial"/>
          <w:noProof/>
        </w:rPr>
      </w:r>
      <w:r w:rsidRPr="00932E8F">
        <w:rPr>
          <w:rFonts w:ascii="Arial" w:hAnsi="Arial" w:cs="Arial"/>
          <w:noProof/>
        </w:rPr>
        <w:fldChar w:fldCharType="separate"/>
      </w:r>
      <w:r>
        <w:rPr>
          <w:rFonts w:ascii="Arial" w:hAnsi="Arial" w:cs="Arial"/>
          <w:noProof/>
        </w:rPr>
        <w:t>26</w:t>
      </w:r>
      <w:r w:rsidRPr="00932E8F">
        <w:rPr>
          <w:rFonts w:ascii="Arial" w:hAnsi="Arial" w:cs="Arial"/>
          <w:noProof/>
        </w:rPr>
        <w:fldChar w:fldCharType="end"/>
      </w:r>
    </w:p>
    <w:p w14:paraId="3C3EC193" w14:textId="0799305D"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9-Processo proposto de tirar habilitação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_Toc525570677 \h </w:instrText>
      </w:r>
      <w:r w:rsidRPr="00932E8F">
        <w:rPr>
          <w:rFonts w:ascii="Arial" w:hAnsi="Arial" w:cs="Arial"/>
          <w:noProof/>
        </w:rPr>
      </w:r>
      <w:r w:rsidRPr="00932E8F">
        <w:rPr>
          <w:rFonts w:ascii="Arial" w:hAnsi="Arial" w:cs="Arial"/>
          <w:noProof/>
        </w:rPr>
        <w:fldChar w:fldCharType="separate"/>
      </w:r>
      <w:r>
        <w:rPr>
          <w:rFonts w:ascii="Arial" w:hAnsi="Arial" w:cs="Arial"/>
          <w:noProof/>
        </w:rPr>
        <w:t>27</w:t>
      </w:r>
      <w:r w:rsidRPr="00932E8F">
        <w:rPr>
          <w:rFonts w:ascii="Arial" w:hAnsi="Arial" w:cs="Arial"/>
          <w:noProof/>
        </w:rPr>
        <w:fldChar w:fldCharType="end"/>
      </w:r>
    </w:p>
    <w:p w14:paraId="4E94FBD8" w14:textId="463433F4"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10-Processo de Renovação de Habilitação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_Toc525570678 \h </w:instrText>
      </w:r>
      <w:r w:rsidRPr="00932E8F">
        <w:rPr>
          <w:rFonts w:ascii="Arial" w:hAnsi="Arial" w:cs="Arial"/>
          <w:noProof/>
        </w:rPr>
      </w:r>
      <w:r w:rsidRPr="00932E8F">
        <w:rPr>
          <w:rFonts w:ascii="Arial" w:hAnsi="Arial" w:cs="Arial"/>
          <w:noProof/>
        </w:rPr>
        <w:fldChar w:fldCharType="separate"/>
      </w:r>
      <w:r>
        <w:rPr>
          <w:rFonts w:ascii="Arial" w:hAnsi="Arial" w:cs="Arial"/>
          <w:noProof/>
        </w:rPr>
        <w:t>28</w:t>
      </w:r>
      <w:r w:rsidRPr="00932E8F">
        <w:rPr>
          <w:rFonts w:ascii="Arial" w:hAnsi="Arial" w:cs="Arial"/>
          <w:noProof/>
        </w:rPr>
        <w:fldChar w:fldCharType="end"/>
      </w:r>
    </w:p>
    <w:p w14:paraId="448E6655" w14:textId="07CAE95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11-Subprocesso proposto de realizar aulas</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_Toc525570679 \h </w:instrText>
      </w:r>
      <w:r w:rsidRPr="00932E8F">
        <w:rPr>
          <w:rFonts w:ascii="Arial" w:hAnsi="Arial" w:cs="Arial"/>
          <w:noProof/>
        </w:rPr>
      </w:r>
      <w:r w:rsidRPr="00932E8F">
        <w:rPr>
          <w:rFonts w:ascii="Arial" w:hAnsi="Arial" w:cs="Arial"/>
          <w:noProof/>
        </w:rPr>
        <w:fldChar w:fldCharType="separate"/>
      </w:r>
      <w:r>
        <w:rPr>
          <w:rFonts w:ascii="Arial" w:hAnsi="Arial" w:cs="Arial"/>
          <w:noProof/>
        </w:rPr>
        <w:t>29</w:t>
      </w:r>
      <w:r w:rsidRPr="00932E8F">
        <w:rPr>
          <w:rFonts w:ascii="Arial" w:hAnsi="Arial" w:cs="Arial"/>
          <w:noProof/>
        </w:rPr>
        <w:fldChar w:fldCharType="end"/>
      </w:r>
    </w:p>
    <w:p w14:paraId="25F8B50E" w14:textId="1815C14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12-Tela(1) home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_Toc525570680 \h </w:instrText>
      </w:r>
      <w:r w:rsidRPr="00932E8F">
        <w:rPr>
          <w:rFonts w:ascii="Arial" w:hAnsi="Arial" w:cs="Arial"/>
          <w:noProof/>
        </w:rPr>
      </w:r>
      <w:r w:rsidRPr="00932E8F">
        <w:rPr>
          <w:rFonts w:ascii="Arial" w:hAnsi="Arial" w:cs="Arial"/>
          <w:noProof/>
        </w:rPr>
        <w:fldChar w:fldCharType="separate"/>
      </w:r>
      <w:r>
        <w:rPr>
          <w:rFonts w:ascii="Arial" w:hAnsi="Arial" w:cs="Arial"/>
          <w:noProof/>
        </w:rPr>
        <w:t>56</w:t>
      </w:r>
      <w:r w:rsidRPr="00932E8F">
        <w:rPr>
          <w:rFonts w:ascii="Arial" w:hAnsi="Arial" w:cs="Arial"/>
          <w:noProof/>
        </w:rPr>
        <w:fldChar w:fldCharType="end"/>
      </w:r>
    </w:p>
    <w:p w14:paraId="51469C52" w14:textId="76D2F1F9"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13-Tela(2) de compras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_Toc525570681 \h </w:instrText>
      </w:r>
      <w:r w:rsidRPr="00932E8F">
        <w:rPr>
          <w:rFonts w:ascii="Arial" w:hAnsi="Arial" w:cs="Arial"/>
          <w:noProof/>
        </w:rPr>
      </w:r>
      <w:r w:rsidRPr="00932E8F">
        <w:rPr>
          <w:rFonts w:ascii="Arial" w:hAnsi="Arial" w:cs="Arial"/>
          <w:noProof/>
        </w:rPr>
        <w:fldChar w:fldCharType="separate"/>
      </w:r>
      <w:r>
        <w:rPr>
          <w:rFonts w:ascii="Arial" w:hAnsi="Arial" w:cs="Arial"/>
          <w:noProof/>
        </w:rPr>
        <w:t>57</w:t>
      </w:r>
      <w:r w:rsidRPr="00932E8F">
        <w:rPr>
          <w:rFonts w:ascii="Arial" w:hAnsi="Arial" w:cs="Arial"/>
          <w:noProof/>
        </w:rPr>
        <w:fldChar w:fldCharType="end"/>
      </w:r>
    </w:p>
    <w:p w14:paraId="1CE7E582" w14:textId="491BE21D"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14-Tela(3) de simulados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_Toc525570682 \h </w:instrText>
      </w:r>
      <w:r w:rsidRPr="00932E8F">
        <w:rPr>
          <w:rFonts w:ascii="Arial" w:hAnsi="Arial" w:cs="Arial"/>
          <w:noProof/>
        </w:rPr>
      </w:r>
      <w:r w:rsidRPr="00932E8F">
        <w:rPr>
          <w:rFonts w:ascii="Arial" w:hAnsi="Arial" w:cs="Arial"/>
          <w:noProof/>
        </w:rPr>
        <w:fldChar w:fldCharType="separate"/>
      </w:r>
      <w:r>
        <w:rPr>
          <w:rFonts w:ascii="Arial" w:hAnsi="Arial" w:cs="Arial"/>
          <w:noProof/>
        </w:rPr>
        <w:t>57</w:t>
      </w:r>
      <w:r w:rsidRPr="00932E8F">
        <w:rPr>
          <w:rFonts w:ascii="Arial" w:hAnsi="Arial" w:cs="Arial"/>
          <w:noProof/>
        </w:rPr>
        <w:fldChar w:fldCharType="end"/>
      </w:r>
    </w:p>
    <w:p w14:paraId="075C7F67" w14:textId="1671087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15-Tela(4) de Serviços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_Toc525570683 \h </w:instrText>
      </w:r>
      <w:r w:rsidRPr="00932E8F">
        <w:rPr>
          <w:rFonts w:ascii="Arial" w:hAnsi="Arial" w:cs="Arial"/>
          <w:noProof/>
        </w:rPr>
      </w:r>
      <w:r w:rsidRPr="00932E8F">
        <w:rPr>
          <w:rFonts w:ascii="Arial" w:hAnsi="Arial" w:cs="Arial"/>
          <w:noProof/>
        </w:rPr>
        <w:fldChar w:fldCharType="separate"/>
      </w:r>
      <w:r>
        <w:rPr>
          <w:rFonts w:ascii="Arial" w:hAnsi="Arial" w:cs="Arial"/>
          <w:noProof/>
        </w:rPr>
        <w:t>58</w:t>
      </w:r>
      <w:r w:rsidRPr="00932E8F">
        <w:rPr>
          <w:rFonts w:ascii="Arial" w:hAnsi="Arial" w:cs="Arial"/>
          <w:noProof/>
        </w:rPr>
        <w:fldChar w:fldCharType="end"/>
      </w:r>
    </w:p>
    <w:p w14:paraId="0290375D" w14:textId="1789C3F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16-Tela(5) de Resultados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_Toc525570684 \h </w:instrText>
      </w:r>
      <w:r w:rsidRPr="00932E8F">
        <w:rPr>
          <w:rFonts w:ascii="Arial" w:hAnsi="Arial" w:cs="Arial"/>
          <w:noProof/>
        </w:rPr>
      </w:r>
      <w:r w:rsidRPr="00932E8F">
        <w:rPr>
          <w:rFonts w:ascii="Arial" w:hAnsi="Arial" w:cs="Arial"/>
          <w:noProof/>
        </w:rPr>
        <w:fldChar w:fldCharType="separate"/>
      </w:r>
      <w:r>
        <w:rPr>
          <w:rFonts w:ascii="Arial" w:hAnsi="Arial" w:cs="Arial"/>
          <w:noProof/>
        </w:rPr>
        <w:t>58</w:t>
      </w:r>
      <w:r w:rsidRPr="00932E8F">
        <w:rPr>
          <w:rFonts w:ascii="Arial" w:hAnsi="Arial" w:cs="Arial"/>
          <w:noProof/>
        </w:rPr>
        <w:fldChar w:fldCharType="end"/>
      </w:r>
    </w:p>
    <w:p w14:paraId="71A88CF3" w14:textId="0DF8D031"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17-Gráfico de Lucro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_Toc525570685 \h </w:instrText>
      </w:r>
      <w:r w:rsidRPr="00932E8F">
        <w:rPr>
          <w:rFonts w:ascii="Arial" w:hAnsi="Arial" w:cs="Arial"/>
          <w:noProof/>
        </w:rPr>
      </w:r>
      <w:r w:rsidRPr="00932E8F">
        <w:rPr>
          <w:rFonts w:ascii="Arial" w:hAnsi="Arial" w:cs="Arial"/>
          <w:noProof/>
        </w:rPr>
        <w:fldChar w:fldCharType="separate"/>
      </w:r>
      <w:r>
        <w:rPr>
          <w:rFonts w:ascii="Arial" w:hAnsi="Arial" w:cs="Arial"/>
          <w:noProof/>
        </w:rPr>
        <w:t>59</w:t>
      </w:r>
      <w:r w:rsidRPr="00932E8F">
        <w:rPr>
          <w:rFonts w:ascii="Arial" w:hAnsi="Arial" w:cs="Arial"/>
          <w:noProof/>
        </w:rPr>
        <w:fldChar w:fldCharType="end"/>
      </w:r>
    </w:p>
    <w:p w14:paraId="6A343FE3" w14:textId="45CA1A82"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18-Diagramas de Casos de Uso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_Toc525570686 \h </w:instrText>
      </w:r>
      <w:r w:rsidRPr="00932E8F">
        <w:rPr>
          <w:rFonts w:ascii="Arial" w:hAnsi="Arial" w:cs="Arial"/>
          <w:noProof/>
        </w:rPr>
      </w:r>
      <w:r w:rsidRPr="00932E8F">
        <w:rPr>
          <w:rFonts w:ascii="Arial" w:hAnsi="Arial" w:cs="Arial"/>
          <w:noProof/>
        </w:rPr>
        <w:fldChar w:fldCharType="separate"/>
      </w:r>
      <w:r>
        <w:rPr>
          <w:rFonts w:ascii="Arial" w:hAnsi="Arial" w:cs="Arial"/>
          <w:noProof/>
        </w:rPr>
        <w:t>62</w:t>
      </w:r>
      <w:r w:rsidRPr="00932E8F">
        <w:rPr>
          <w:rFonts w:ascii="Arial" w:hAnsi="Arial" w:cs="Arial"/>
          <w:noProof/>
        </w:rPr>
        <w:fldChar w:fldCharType="end"/>
      </w:r>
    </w:p>
    <w:p w14:paraId="7183D0BD" w14:textId="27ABDB9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19-Diagrama de Classes de Domínio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_Toc525570687 \h </w:instrText>
      </w:r>
      <w:r w:rsidRPr="00932E8F">
        <w:rPr>
          <w:rFonts w:ascii="Arial" w:hAnsi="Arial" w:cs="Arial"/>
          <w:noProof/>
        </w:rPr>
      </w:r>
      <w:r w:rsidRPr="00932E8F">
        <w:rPr>
          <w:rFonts w:ascii="Arial" w:hAnsi="Arial" w:cs="Arial"/>
          <w:noProof/>
        </w:rPr>
        <w:fldChar w:fldCharType="separate"/>
      </w:r>
      <w:r>
        <w:rPr>
          <w:rFonts w:ascii="Arial" w:hAnsi="Arial" w:cs="Arial"/>
          <w:noProof/>
        </w:rPr>
        <w:t>63</w:t>
      </w:r>
      <w:r w:rsidRPr="00932E8F">
        <w:rPr>
          <w:rFonts w:ascii="Arial" w:hAnsi="Arial" w:cs="Arial"/>
          <w:noProof/>
        </w:rPr>
        <w:fldChar w:fldCharType="end"/>
      </w:r>
    </w:p>
    <w:p w14:paraId="68EBC45D" w14:textId="3585D96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20-Diagrama de classes de análise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_Toc525570688 \h </w:instrText>
      </w:r>
      <w:r w:rsidRPr="00932E8F">
        <w:rPr>
          <w:rFonts w:ascii="Arial" w:hAnsi="Arial" w:cs="Arial"/>
          <w:noProof/>
        </w:rPr>
      </w:r>
      <w:r w:rsidRPr="00932E8F">
        <w:rPr>
          <w:rFonts w:ascii="Arial" w:hAnsi="Arial" w:cs="Arial"/>
          <w:noProof/>
        </w:rPr>
        <w:fldChar w:fldCharType="separate"/>
      </w:r>
      <w:r>
        <w:rPr>
          <w:rFonts w:ascii="Arial" w:hAnsi="Arial" w:cs="Arial"/>
          <w:noProof/>
        </w:rPr>
        <w:t>64</w:t>
      </w:r>
      <w:r w:rsidRPr="00932E8F">
        <w:rPr>
          <w:rFonts w:ascii="Arial" w:hAnsi="Arial" w:cs="Arial"/>
          <w:noProof/>
        </w:rPr>
        <w:fldChar w:fldCharType="end"/>
      </w:r>
    </w:p>
    <w:p w14:paraId="37D91E98" w14:textId="648E2683"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21-Diagrama de Classes de Análise 2</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_Toc525570689 \h </w:instrText>
      </w:r>
      <w:r w:rsidRPr="00932E8F">
        <w:rPr>
          <w:rFonts w:ascii="Arial" w:hAnsi="Arial" w:cs="Arial"/>
          <w:noProof/>
        </w:rPr>
      </w:r>
      <w:r w:rsidRPr="00932E8F">
        <w:rPr>
          <w:rFonts w:ascii="Arial" w:hAnsi="Arial" w:cs="Arial"/>
          <w:noProof/>
        </w:rPr>
        <w:fldChar w:fldCharType="separate"/>
      </w:r>
      <w:r>
        <w:rPr>
          <w:rFonts w:ascii="Arial" w:hAnsi="Arial" w:cs="Arial"/>
          <w:noProof/>
        </w:rPr>
        <w:t>65</w:t>
      </w:r>
      <w:r w:rsidRPr="00932E8F">
        <w:rPr>
          <w:rFonts w:ascii="Arial" w:hAnsi="Arial" w:cs="Arial"/>
          <w:noProof/>
        </w:rPr>
        <w:fldChar w:fldCharType="end"/>
      </w:r>
    </w:p>
    <w:p w14:paraId="1F777BE5" w14:textId="07ECD19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22-Diagrama de Classes de Análise 3</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_Toc525570690 \h </w:instrText>
      </w:r>
      <w:r w:rsidRPr="00932E8F">
        <w:rPr>
          <w:rFonts w:ascii="Arial" w:hAnsi="Arial" w:cs="Arial"/>
          <w:noProof/>
        </w:rPr>
      </w:r>
      <w:r w:rsidRPr="00932E8F">
        <w:rPr>
          <w:rFonts w:ascii="Arial" w:hAnsi="Arial" w:cs="Arial"/>
          <w:noProof/>
        </w:rPr>
        <w:fldChar w:fldCharType="separate"/>
      </w:r>
      <w:r>
        <w:rPr>
          <w:rFonts w:ascii="Arial" w:hAnsi="Arial" w:cs="Arial"/>
          <w:noProof/>
        </w:rPr>
        <w:t>66</w:t>
      </w:r>
      <w:r w:rsidRPr="00932E8F">
        <w:rPr>
          <w:rFonts w:ascii="Arial" w:hAnsi="Arial" w:cs="Arial"/>
          <w:noProof/>
        </w:rPr>
        <w:fldChar w:fldCharType="end"/>
      </w:r>
    </w:p>
    <w:p w14:paraId="45D8CF64" w14:textId="45A11C5F"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23-Diagrama de Classes de Análise 4</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_Toc525570691 \h </w:instrText>
      </w:r>
      <w:r w:rsidRPr="00932E8F">
        <w:rPr>
          <w:rFonts w:ascii="Arial" w:hAnsi="Arial" w:cs="Arial"/>
          <w:noProof/>
        </w:rPr>
      </w:r>
      <w:r w:rsidRPr="00932E8F">
        <w:rPr>
          <w:rFonts w:ascii="Arial" w:hAnsi="Arial" w:cs="Arial"/>
          <w:noProof/>
        </w:rPr>
        <w:fldChar w:fldCharType="separate"/>
      </w:r>
      <w:r>
        <w:rPr>
          <w:rFonts w:ascii="Arial" w:hAnsi="Arial" w:cs="Arial"/>
          <w:noProof/>
        </w:rPr>
        <w:t>67</w:t>
      </w:r>
      <w:r w:rsidRPr="00932E8F">
        <w:rPr>
          <w:rFonts w:ascii="Arial" w:hAnsi="Arial" w:cs="Arial"/>
          <w:noProof/>
        </w:rPr>
        <w:fldChar w:fldCharType="end"/>
      </w:r>
    </w:p>
    <w:p w14:paraId="299908F2" w14:textId="79CACF1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24-Diagrama de Classes de Análise 5</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_Toc525570692 \h </w:instrText>
      </w:r>
      <w:r w:rsidRPr="00932E8F">
        <w:rPr>
          <w:rFonts w:ascii="Arial" w:hAnsi="Arial" w:cs="Arial"/>
          <w:noProof/>
        </w:rPr>
      </w:r>
      <w:r w:rsidRPr="00932E8F">
        <w:rPr>
          <w:rFonts w:ascii="Arial" w:hAnsi="Arial" w:cs="Arial"/>
          <w:noProof/>
        </w:rPr>
        <w:fldChar w:fldCharType="separate"/>
      </w:r>
      <w:r>
        <w:rPr>
          <w:rFonts w:ascii="Arial" w:hAnsi="Arial" w:cs="Arial"/>
          <w:noProof/>
        </w:rPr>
        <w:t>68</w:t>
      </w:r>
      <w:r w:rsidRPr="00932E8F">
        <w:rPr>
          <w:rFonts w:ascii="Arial" w:hAnsi="Arial" w:cs="Arial"/>
          <w:noProof/>
        </w:rPr>
        <w:fldChar w:fldCharType="end"/>
      </w:r>
    </w:p>
    <w:p w14:paraId="6EF8E8AE" w14:textId="2AA48CE4"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25-MER Conceitual</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_Toc525570693 \h </w:instrText>
      </w:r>
      <w:r w:rsidRPr="00932E8F">
        <w:rPr>
          <w:rFonts w:ascii="Arial" w:hAnsi="Arial" w:cs="Arial"/>
          <w:noProof/>
        </w:rPr>
      </w:r>
      <w:r w:rsidRPr="00932E8F">
        <w:rPr>
          <w:rFonts w:ascii="Arial" w:hAnsi="Arial" w:cs="Arial"/>
          <w:noProof/>
        </w:rPr>
        <w:fldChar w:fldCharType="separate"/>
      </w:r>
      <w:r>
        <w:rPr>
          <w:rFonts w:ascii="Arial" w:hAnsi="Arial" w:cs="Arial"/>
          <w:noProof/>
        </w:rPr>
        <w:t>69</w:t>
      </w:r>
      <w:r w:rsidRPr="00932E8F">
        <w:rPr>
          <w:rFonts w:ascii="Arial" w:hAnsi="Arial" w:cs="Arial"/>
          <w:noProof/>
        </w:rPr>
        <w:fldChar w:fldCharType="end"/>
      </w:r>
    </w:p>
    <w:p w14:paraId="5E0340F6" w14:textId="5E052CF3"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26-MER Lógico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_Toc525570694 \h </w:instrText>
      </w:r>
      <w:r w:rsidRPr="00932E8F">
        <w:rPr>
          <w:rFonts w:ascii="Arial" w:hAnsi="Arial" w:cs="Arial"/>
          <w:noProof/>
        </w:rPr>
      </w:r>
      <w:r w:rsidRPr="00932E8F">
        <w:rPr>
          <w:rFonts w:ascii="Arial" w:hAnsi="Arial" w:cs="Arial"/>
          <w:noProof/>
        </w:rPr>
        <w:fldChar w:fldCharType="separate"/>
      </w:r>
      <w:r>
        <w:rPr>
          <w:rFonts w:ascii="Arial" w:hAnsi="Arial" w:cs="Arial"/>
          <w:noProof/>
        </w:rPr>
        <w:t>70</w:t>
      </w:r>
      <w:r w:rsidRPr="00932E8F">
        <w:rPr>
          <w:rFonts w:ascii="Arial" w:hAnsi="Arial" w:cs="Arial"/>
          <w:noProof/>
        </w:rPr>
        <w:fldChar w:fldCharType="end"/>
      </w:r>
    </w:p>
    <w:p w14:paraId="38E55F05" w14:textId="08870BCA" w:rsidR="00632C4F" w:rsidRPr="00932E8F" w:rsidRDefault="00AD2DBA" w:rsidP="00932E8F">
      <w:pPr>
        <w:spacing w:line="360" w:lineRule="auto"/>
        <w:rPr>
          <w:rFonts w:ascii="Arial" w:hAnsi="Arial" w:cs="Arial"/>
        </w:rPr>
      </w:pPr>
      <w:r w:rsidRPr="00932E8F">
        <w:rPr>
          <w:rFonts w:ascii="Arial" w:hAnsi="Arial" w:cs="Arial"/>
        </w:rPr>
        <w:fldChar w:fldCharType="end"/>
      </w:r>
      <w:r w:rsidR="00692A53" w:rsidRPr="00932E8F">
        <w:rPr>
          <w:rFonts w:ascii="Arial" w:hAnsi="Arial" w:cs="Arial"/>
        </w:rPr>
        <w:br w:type="page"/>
      </w:r>
    </w:p>
    <w:p w14:paraId="527B0C65" w14:textId="347AE966" w:rsidR="00632C4F" w:rsidRPr="00974480" w:rsidRDefault="00692A53" w:rsidP="0031361E">
      <w:pPr>
        <w:pStyle w:val="Ttulo1"/>
        <w:jc w:val="center"/>
        <w:rPr>
          <w:rStyle w:val="Ttulo1Char"/>
          <w:rFonts w:ascii="Arial" w:hAnsi="Arial" w:cs="Arial"/>
          <w:b/>
          <w:color w:val="auto"/>
          <w:sz w:val="24"/>
        </w:rPr>
      </w:pPr>
      <w:bookmarkStart w:id="13" w:name="_Toc514432808"/>
      <w:bookmarkStart w:id="14" w:name="_Toc514433011"/>
      <w:bookmarkStart w:id="15" w:name="_Toc514917067"/>
      <w:bookmarkStart w:id="16" w:name="_Toc514917516"/>
      <w:bookmarkStart w:id="17" w:name="_Toc514918053"/>
      <w:bookmarkStart w:id="18" w:name="_Toc514918104"/>
      <w:bookmarkStart w:id="19" w:name="_Toc514919060"/>
      <w:bookmarkStart w:id="20" w:name="_Toc514919622"/>
      <w:bookmarkStart w:id="21" w:name="_Toc515021249"/>
      <w:bookmarkStart w:id="22" w:name="_Toc515337300"/>
      <w:bookmarkStart w:id="23" w:name="_Toc525570740"/>
      <w:r w:rsidRPr="00974480">
        <w:rPr>
          <w:rStyle w:val="Ttulo1Char"/>
          <w:rFonts w:ascii="Arial" w:hAnsi="Arial" w:cs="Arial"/>
          <w:b/>
          <w:color w:val="auto"/>
          <w:sz w:val="24"/>
        </w:rPr>
        <w:lastRenderedPageBreak/>
        <w:t xml:space="preserve">LISTA DE </w:t>
      </w:r>
      <w:bookmarkEnd w:id="13"/>
      <w:bookmarkEnd w:id="14"/>
      <w:bookmarkEnd w:id="15"/>
      <w:bookmarkEnd w:id="16"/>
      <w:bookmarkEnd w:id="17"/>
      <w:bookmarkEnd w:id="18"/>
      <w:bookmarkEnd w:id="19"/>
      <w:bookmarkEnd w:id="20"/>
      <w:r w:rsidR="00A57B92">
        <w:rPr>
          <w:rStyle w:val="Ttulo1Char"/>
          <w:rFonts w:ascii="Arial" w:hAnsi="Arial" w:cs="Arial"/>
          <w:b/>
          <w:color w:val="auto"/>
          <w:sz w:val="24"/>
        </w:rPr>
        <w:t>QUADROS</w:t>
      </w:r>
      <w:bookmarkEnd w:id="21"/>
      <w:bookmarkEnd w:id="22"/>
      <w:bookmarkEnd w:id="23"/>
    </w:p>
    <w:p w14:paraId="559766C4" w14:textId="77777777" w:rsidR="00927002" w:rsidRPr="00BB0B1B" w:rsidRDefault="00927002" w:rsidP="00BB0B1B">
      <w:pPr>
        <w:pStyle w:val="T1"/>
        <w:spacing w:line="360" w:lineRule="auto"/>
        <w:rPr>
          <w:rFonts w:ascii="Arial" w:hAnsi="Arial" w:cs="Arial"/>
        </w:rPr>
      </w:pPr>
    </w:p>
    <w:p w14:paraId="21731FA0" w14:textId="60FF30C9" w:rsidR="00BB0B1B" w:rsidRPr="00BB0B1B" w:rsidRDefault="00927002"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rPr>
        <w:fldChar w:fldCharType="begin"/>
      </w:r>
      <w:r w:rsidRPr="00BB0B1B">
        <w:rPr>
          <w:rFonts w:ascii="Arial" w:hAnsi="Arial" w:cs="Arial"/>
        </w:rPr>
        <w:instrText xml:space="preserve"> TOC \c "Tabela" </w:instrText>
      </w:r>
      <w:r w:rsidRPr="00BB0B1B">
        <w:rPr>
          <w:rFonts w:ascii="Arial" w:hAnsi="Arial" w:cs="Arial"/>
        </w:rPr>
        <w:fldChar w:fldCharType="separate"/>
      </w:r>
      <w:r w:rsidR="00BB0B1B" w:rsidRPr="00BB0B1B">
        <w:rPr>
          <w:rFonts w:ascii="Arial" w:hAnsi="Arial" w:cs="Arial"/>
          <w:noProof/>
          <w:color w:val="auto"/>
        </w:rPr>
        <w:t>Tabela 1-Dificuldade de Captação e Manutenção dos Alunos</w:t>
      </w:r>
      <w:r w:rsidR="00BB0B1B" w:rsidRPr="00BB0B1B">
        <w:rPr>
          <w:rFonts w:ascii="Arial" w:hAnsi="Arial" w:cs="Arial"/>
          <w:noProof/>
        </w:rPr>
        <w:tab/>
      </w:r>
      <w:r w:rsidR="00BB0B1B" w:rsidRPr="00BB0B1B">
        <w:rPr>
          <w:rFonts w:ascii="Arial" w:hAnsi="Arial" w:cs="Arial"/>
          <w:noProof/>
        </w:rPr>
        <w:fldChar w:fldCharType="begin"/>
      </w:r>
      <w:r w:rsidR="00BB0B1B" w:rsidRPr="00BB0B1B">
        <w:rPr>
          <w:rFonts w:ascii="Arial" w:hAnsi="Arial" w:cs="Arial"/>
          <w:noProof/>
        </w:rPr>
        <w:instrText xml:space="preserve"> PAGEREF _Toc515021186 \h </w:instrText>
      </w:r>
      <w:r w:rsidR="00BB0B1B" w:rsidRPr="00BB0B1B">
        <w:rPr>
          <w:rFonts w:ascii="Arial" w:hAnsi="Arial" w:cs="Arial"/>
          <w:noProof/>
        </w:rPr>
      </w:r>
      <w:r w:rsidR="00BB0B1B" w:rsidRPr="00BB0B1B">
        <w:rPr>
          <w:rFonts w:ascii="Arial" w:hAnsi="Arial" w:cs="Arial"/>
          <w:noProof/>
        </w:rPr>
        <w:fldChar w:fldCharType="separate"/>
      </w:r>
      <w:r w:rsidR="002D0F59">
        <w:rPr>
          <w:rFonts w:ascii="Arial" w:hAnsi="Arial" w:cs="Arial"/>
          <w:noProof/>
        </w:rPr>
        <w:t>21</w:t>
      </w:r>
      <w:r w:rsidR="00BB0B1B" w:rsidRPr="00BB0B1B">
        <w:rPr>
          <w:rFonts w:ascii="Arial" w:hAnsi="Arial" w:cs="Arial"/>
          <w:noProof/>
        </w:rPr>
        <w:fldChar w:fldCharType="end"/>
      </w:r>
    </w:p>
    <w:p w14:paraId="5890FD1D" w14:textId="39A2EEE1"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2-Desconhecimento acerca da existência da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_Toc515021187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21</w:t>
      </w:r>
      <w:r w:rsidRPr="00BB0B1B">
        <w:rPr>
          <w:rFonts w:ascii="Arial" w:hAnsi="Arial" w:cs="Arial"/>
          <w:noProof/>
        </w:rPr>
        <w:fldChar w:fldCharType="end"/>
      </w:r>
    </w:p>
    <w:p w14:paraId="4D4B2E68" w14:textId="7FACBC27"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3-Dificuldades de entrar em contato com 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_Toc515021188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21</w:t>
      </w:r>
      <w:r w:rsidRPr="00BB0B1B">
        <w:rPr>
          <w:rFonts w:ascii="Arial" w:hAnsi="Arial" w:cs="Arial"/>
          <w:noProof/>
        </w:rPr>
        <w:fldChar w:fldCharType="end"/>
      </w:r>
    </w:p>
    <w:p w14:paraId="584022B2" w14:textId="44BD15B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4-Clientes não conseguem efetuar a compra de apostilas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_Toc515021189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21</w:t>
      </w:r>
      <w:r w:rsidRPr="00BB0B1B">
        <w:rPr>
          <w:rFonts w:ascii="Arial" w:hAnsi="Arial" w:cs="Arial"/>
          <w:noProof/>
        </w:rPr>
        <w:fldChar w:fldCharType="end"/>
      </w:r>
    </w:p>
    <w:p w14:paraId="2F7FFB7B" w14:textId="2A88DAD7"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5-Necessidade constante do cliente se deslocar até 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22</w:t>
      </w:r>
      <w:r w:rsidRPr="00BB0B1B">
        <w:rPr>
          <w:rFonts w:ascii="Arial" w:hAnsi="Arial" w:cs="Arial"/>
          <w:noProof/>
        </w:rPr>
        <w:fldChar w:fldCharType="end"/>
      </w:r>
    </w:p>
    <w:p w14:paraId="5BDF57FA" w14:textId="3C92EE1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7-Falha na comunicação da marcação da prova, aula ou resultados do cliente</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22</w:t>
      </w:r>
      <w:r w:rsidRPr="00BB0B1B">
        <w:rPr>
          <w:rFonts w:ascii="Arial" w:hAnsi="Arial" w:cs="Arial"/>
          <w:noProof/>
        </w:rPr>
        <w:fldChar w:fldCharType="end"/>
      </w:r>
    </w:p>
    <w:p w14:paraId="223EF7CD" w14:textId="69C47AC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9-Cobrança indevida dos clientes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22</w:t>
      </w:r>
      <w:r w:rsidRPr="00BB0B1B">
        <w:rPr>
          <w:rFonts w:ascii="Arial" w:hAnsi="Arial" w:cs="Arial"/>
          <w:noProof/>
        </w:rPr>
        <w:fldChar w:fldCharType="end"/>
      </w:r>
    </w:p>
    <w:p w14:paraId="64B52F1D" w14:textId="1EC9C32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10-Demora na disponibilização dos resultados dos simulados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22</w:t>
      </w:r>
      <w:r w:rsidRPr="00BB0B1B">
        <w:rPr>
          <w:rFonts w:ascii="Arial" w:hAnsi="Arial" w:cs="Arial"/>
          <w:noProof/>
        </w:rPr>
        <w:fldChar w:fldCharType="end"/>
      </w:r>
    </w:p>
    <w:p w14:paraId="15DD5BDB" w14:textId="4C9DCB6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11-Expandir meio de contato com 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31</w:t>
      </w:r>
      <w:r w:rsidRPr="00BB0B1B">
        <w:rPr>
          <w:rFonts w:ascii="Arial" w:hAnsi="Arial" w:cs="Arial"/>
          <w:noProof/>
        </w:rPr>
        <w:fldChar w:fldCharType="end"/>
      </w:r>
    </w:p>
    <w:p w14:paraId="68199EBF" w14:textId="1CC3959E"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12-Possibilitar a compra de apostilas pela internet</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31</w:t>
      </w:r>
      <w:r w:rsidRPr="00BB0B1B">
        <w:rPr>
          <w:rFonts w:ascii="Arial" w:hAnsi="Arial" w:cs="Arial"/>
          <w:noProof/>
        </w:rPr>
        <w:fldChar w:fldCharType="end"/>
      </w:r>
    </w:p>
    <w:p w14:paraId="39EBFC73" w14:textId="05BA231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13-Diminuir a necessidade do cliente se deslocar até 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31</w:t>
      </w:r>
      <w:r w:rsidRPr="00BB0B1B">
        <w:rPr>
          <w:rFonts w:ascii="Arial" w:hAnsi="Arial" w:cs="Arial"/>
          <w:noProof/>
        </w:rPr>
        <w:fldChar w:fldCharType="end"/>
      </w:r>
    </w:p>
    <w:p w14:paraId="2D40934E" w14:textId="5197F26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14-Melhorar a comunicação de aula do cliente</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31</w:t>
      </w:r>
      <w:r w:rsidRPr="00BB0B1B">
        <w:rPr>
          <w:rFonts w:ascii="Arial" w:hAnsi="Arial" w:cs="Arial"/>
          <w:noProof/>
        </w:rPr>
        <w:fldChar w:fldCharType="end"/>
      </w:r>
    </w:p>
    <w:p w14:paraId="215FF4C6" w14:textId="68123C6C"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16-Reduzir o tempo de comunicação dos resultados dos clientes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32</w:t>
      </w:r>
      <w:r w:rsidRPr="00BB0B1B">
        <w:rPr>
          <w:rFonts w:ascii="Arial" w:hAnsi="Arial" w:cs="Arial"/>
          <w:noProof/>
        </w:rPr>
        <w:fldChar w:fldCharType="end"/>
      </w:r>
    </w:p>
    <w:p w14:paraId="793E16CF" w14:textId="3541438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17-Reduzir tempo para disponibilização dos resultados dos simulados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32</w:t>
      </w:r>
      <w:r w:rsidRPr="00BB0B1B">
        <w:rPr>
          <w:rFonts w:ascii="Arial" w:hAnsi="Arial" w:cs="Arial"/>
          <w:noProof/>
        </w:rPr>
        <w:fldChar w:fldCharType="end"/>
      </w:r>
    </w:p>
    <w:p w14:paraId="5DFDFCF5" w14:textId="0500A98C"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18-Gerar gráfico de lucro dos serviços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32</w:t>
      </w:r>
      <w:r w:rsidRPr="00BB0B1B">
        <w:rPr>
          <w:rFonts w:ascii="Arial" w:hAnsi="Arial" w:cs="Arial"/>
          <w:noProof/>
        </w:rPr>
        <w:fldChar w:fldCharType="end"/>
      </w:r>
    </w:p>
    <w:p w14:paraId="73DE2349" w14:textId="771D5FC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19-Descrição do coordenador administrativo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34</w:t>
      </w:r>
      <w:r w:rsidRPr="00BB0B1B">
        <w:rPr>
          <w:rFonts w:ascii="Arial" w:hAnsi="Arial" w:cs="Arial"/>
          <w:noProof/>
        </w:rPr>
        <w:fldChar w:fldCharType="end"/>
      </w:r>
    </w:p>
    <w:p w14:paraId="2BFC9105" w14:textId="7D82664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20-Descrição do cliente</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34</w:t>
      </w:r>
      <w:r w:rsidRPr="00BB0B1B">
        <w:rPr>
          <w:rFonts w:ascii="Arial" w:hAnsi="Arial" w:cs="Arial"/>
          <w:noProof/>
        </w:rPr>
        <w:fldChar w:fldCharType="end"/>
      </w:r>
    </w:p>
    <w:p w14:paraId="13543D11" w14:textId="51B09678"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21-Cronograma do projeto final 1</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36</w:t>
      </w:r>
      <w:r w:rsidRPr="00BB0B1B">
        <w:rPr>
          <w:rFonts w:ascii="Arial" w:hAnsi="Arial" w:cs="Arial"/>
          <w:noProof/>
        </w:rPr>
        <w:fldChar w:fldCharType="end"/>
      </w:r>
    </w:p>
    <w:p w14:paraId="21B77D42" w14:textId="75D9B4E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22-Cronograma do projeto final 2</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37</w:t>
      </w:r>
      <w:r w:rsidRPr="00BB0B1B">
        <w:rPr>
          <w:rFonts w:ascii="Arial" w:hAnsi="Arial" w:cs="Arial"/>
          <w:noProof/>
        </w:rPr>
        <w:fldChar w:fldCharType="end"/>
      </w:r>
    </w:p>
    <w:p w14:paraId="174D1CC7" w14:textId="2B8D2E3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23-Matriz de riscos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38</w:t>
      </w:r>
      <w:r w:rsidRPr="00BB0B1B">
        <w:rPr>
          <w:rFonts w:ascii="Arial" w:hAnsi="Arial" w:cs="Arial"/>
          <w:noProof/>
        </w:rPr>
        <w:fldChar w:fldCharType="end"/>
      </w:r>
    </w:p>
    <w:p w14:paraId="0455C2EE" w14:textId="7C8EB97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24-Requisitos de manter apostila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39</w:t>
      </w:r>
      <w:r w:rsidRPr="00BB0B1B">
        <w:rPr>
          <w:rFonts w:ascii="Arial" w:hAnsi="Arial" w:cs="Arial"/>
          <w:noProof/>
        </w:rPr>
        <w:fldChar w:fldCharType="end"/>
      </w:r>
    </w:p>
    <w:p w14:paraId="6923E69F" w14:textId="315B2053"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25-Requisitos de manter serviços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39</w:t>
      </w:r>
      <w:r w:rsidRPr="00BB0B1B">
        <w:rPr>
          <w:rFonts w:ascii="Arial" w:hAnsi="Arial" w:cs="Arial"/>
          <w:noProof/>
        </w:rPr>
        <w:fldChar w:fldCharType="end"/>
      </w:r>
    </w:p>
    <w:p w14:paraId="21534A83" w14:textId="18C6C51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26-Requisitos de postar resultado da prova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39</w:t>
      </w:r>
      <w:r w:rsidRPr="00BB0B1B">
        <w:rPr>
          <w:rFonts w:ascii="Arial" w:hAnsi="Arial" w:cs="Arial"/>
          <w:noProof/>
        </w:rPr>
        <w:fldChar w:fldCharType="end"/>
      </w:r>
    </w:p>
    <w:p w14:paraId="135E5AE2" w14:textId="78A43E5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27-Requisitos de realizar compra de apostila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40</w:t>
      </w:r>
      <w:r w:rsidRPr="00BB0B1B">
        <w:rPr>
          <w:rFonts w:ascii="Arial" w:hAnsi="Arial" w:cs="Arial"/>
          <w:noProof/>
        </w:rPr>
        <w:fldChar w:fldCharType="end"/>
      </w:r>
    </w:p>
    <w:p w14:paraId="25D15B08" w14:textId="6593381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28-Requisitos de realizar requisição de serviços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40</w:t>
      </w:r>
      <w:r w:rsidRPr="00BB0B1B">
        <w:rPr>
          <w:rFonts w:ascii="Arial" w:hAnsi="Arial" w:cs="Arial"/>
          <w:noProof/>
        </w:rPr>
        <w:fldChar w:fldCharType="end"/>
      </w:r>
    </w:p>
    <w:p w14:paraId="6B9E0DF5" w14:textId="267031F1"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29-Requisitos de realizar simulado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40</w:t>
      </w:r>
      <w:r w:rsidRPr="00BB0B1B">
        <w:rPr>
          <w:rFonts w:ascii="Arial" w:hAnsi="Arial" w:cs="Arial"/>
          <w:noProof/>
        </w:rPr>
        <w:fldChar w:fldCharType="end"/>
      </w:r>
    </w:p>
    <w:p w14:paraId="298A57DB" w14:textId="4FC4F9A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30-Requisitos de agendar prova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40</w:t>
      </w:r>
      <w:r w:rsidRPr="00BB0B1B">
        <w:rPr>
          <w:rFonts w:ascii="Arial" w:hAnsi="Arial" w:cs="Arial"/>
          <w:noProof/>
        </w:rPr>
        <w:fldChar w:fldCharType="end"/>
      </w:r>
    </w:p>
    <w:p w14:paraId="3B593D1B" w14:textId="0095DC7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31-Requisitos de agendar aulas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41</w:t>
      </w:r>
      <w:r w:rsidRPr="00BB0B1B">
        <w:rPr>
          <w:rFonts w:ascii="Arial" w:hAnsi="Arial" w:cs="Arial"/>
          <w:noProof/>
        </w:rPr>
        <w:fldChar w:fldCharType="end"/>
      </w:r>
    </w:p>
    <w:p w14:paraId="698A18C3" w14:textId="260161B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32-Gerar Gráfico de Desempenho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41</w:t>
      </w:r>
      <w:r w:rsidRPr="00BB0B1B">
        <w:rPr>
          <w:rFonts w:ascii="Arial" w:hAnsi="Arial" w:cs="Arial"/>
          <w:noProof/>
        </w:rPr>
        <w:fldChar w:fldCharType="end"/>
      </w:r>
    </w:p>
    <w:p w14:paraId="71E4D684" w14:textId="1FB7C4D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33-Gerar Gráfico de Lucro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41</w:t>
      </w:r>
      <w:r w:rsidRPr="00BB0B1B">
        <w:rPr>
          <w:rFonts w:ascii="Arial" w:hAnsi="Arial" w:cs="Arial"/>
          <w:noProof/>
        </w:rPr>
        <w:fldChar w:fldCharType="end"/>
      </w:r>
    </w:p>
    <w:p w14:paraId="73067272" w14:textId="6AE085A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34-Requisito de dados 1</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42</w:t>
      </w:r>
      <w:r w:rsidRPr="00BB0B1B">
        <w:rPr>
          <w:rFonts w:ascii="Arial" w:hAnsi="Arial" w:cs="Arial"/>
          <w:noProof/>
        </w:rPr>
        <w:fldChar w:fldCharType="end"/>
      </w:r>
    </w:p>
    <w:p w14:paraId="59618037" w14:textId="5B740ED1"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lastRenderedPageBreak/>
        <w:t>Tabela 35-Requisito de dados 2</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42</w:t>
      </w:r>
      <w:r w:rsidRPr="00BB0B1B">
        <w:rPr>
          <w:rFonts w:ascii="Arial" w:hAnsi="Arial" w:cs="Arial"/>
          <w:noProof/>
        </w:rPr>
        <w:fldChar w:fldCharType="end"/>
      </w:r>
    </w:p>
    <w:p w14:paraId="0C80A11D" w14:textId="78ECD84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36-Requisito de dados 3</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42</w:t>
      </w:r>
      <w:r w:rsidRPr="00BB0B1B">
        <w:rPr>
          <w:rFonts w:ascii="Arial" w:hAnsi="Arial" w:cs="Arial"/>
          <w:noProof/>
        </w:rPr>
        <w:fldChar w:fldCharType="end"/>
      </w:r>
    </w:p>
    <w:p w14:paraId="3DB194ED" w14:textId="64F0F64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37-Requisito de dados 4</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43</w:t>
      </w:r>
      <w:r w:rsidRPr="00BB0B1B">
        <w:rPr>
          <w:rFonts w:ascii="Arial" w:hAnsi="Arial" w:cs="Arial"/>
          <w:noProof/>
        </w:rPr>
        <w:fldChar w:fldCharType="end"/>
      </w:r>
    </w:p>
    <w:p w14:paraId="60AB1532" w14:textId="33076CD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38-Requisito de dados 5</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43</w:t>
      </w:r>
      <w:r w:rsidRPr="00BB0B1B">
        <w:rPr>
          <w:rFonts w:ascii="Arial" w:hAnsi="Arial" w:cs="Arial"/>
          <w:noProof/>
        </w:rPr>
        <w:fldChar w:fldCharType="end"/>
      </w:r>
    </w:p>
    <w:p w14:paraId="1E591BD9" w14:textId="4117DCA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39-Requisito de dados 6</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43</w:t>
      </w:r>
      <w:r w:rsidRPr="00BB0B1B">
        <w:rPr>
          <w:rFonts w:ascii="Arial" w:hAnsi="Arial" w:cs="Arial"/>
          <w:noProof/>
        </w:rPr>
        <w:fldChar w:fldCharType="end"/>
      </w:r>
    </w:p>
    <w:p w14:paraId="5B8E10E6" w14:textId="655E34C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40-Requisito de dados 7</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44</w:t>
      </w:r>
      <w:r w:rsidRPr="00BB0B1B">
        <w:rPr>
          <w:rFonts w:ascii="Arial" w:hAnsi="Arial" w:cs="Arial"/>
          <w:noProof/>
        </w:rPr>
        <w:fldChar w:fldCharType="end"/>
      </w:r>
    </w:p>
    <w:p w14:paraId="742B22D1" w14:textId="37486CA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41-Requisito de dados 8</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45</w:t>
      </w:r>
      <w:r w:rsidRPr="00BB0B1B">
        <w:rPr>
          <w:rFonts w:ascii="Arial" w:hAnsi="Arial" w:cs="Arial"/>
          <w:noProof/>
        </w:rPr>
        <w:fldChar w:fldCharType="end"/>
      </w:r>
    </w:p>
    <w:p w14:paraId="35E38EE8" w14:textId="19DB6AB3"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42-Requisito de dados 9</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46</w:t>
      </w:r>
      <w:r w:rsidRPr="00BB0B1B">
        <w:rPr>
          <w:rFonts w:ascii="Arial" w:hAnsi="Arial" w:cs="Arial"/>
          <w:noProof/>
        </w:rPr>
        <w:fldChar w:fldCharType="end"/>
      </w:r>
    </w:p>
    <w:p w14:paraId="75EE322B" w14:textId="38973B23"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43-Requisito de dados 10</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46</w:t>
      </w:r>
      <w:r w:rsidRPr="00BB0B1B">
        <w:rPr>
          <w:rFonts w:ascii="Arial" w:hAnsi="Arial" w:cs="Arial"/>
          <w:noProof/>
        </w:rPr>
        <w:fldChar w:fldCharType="end"/>
      </w:r>
    </w:p>
    <w:p w14:paraId="4E079E4C" w14:textId="39D92C89"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44-Requisito de dados 11</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46</w:t>
      </w:r>
      <w:r w:rsidRPr="00BB0B1B">
        <w:rPr>
          <w:rFonts w:ascii="Arial" w:hAnsi="Arial" w:cs="Arial"/>
          <w:noProof/>
        </w:rPr>
        <w:fldChar w:fldCharType="end"/>
      </w:r>
    </w:p>
    <w:p w14:paraId="15509B0F" w14:textId="7EE0C46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45-Requisito de dados 12</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47</w:t>
      </w:r>
      <w:r w:rsidRPr="00BB0B1B">
        <w:rPr>
          <w:rFonts w:ascii="Arial" w:hAnsi="Arial" w:cs="Arial"/>
          <w:noProof/>
        </w:rPr>
        <w:fldChar w:fldCharType="end"/>
      </w:r>
    </w:p>
    <w:p w14:paraId="505952EF" w14:textId="69CD0187"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46-Requisito de dados 13</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47</w:t>
      </w:r>
      <w:r w:rsidRPr="00BB0B1B">
        <w:rPr>
          <w:rFonts w:ascii="Arial" w:hAnsi="Arial" w:cs="Arial"/>
          <w:noProof/>
        </w:rPr>
        <w:fldChar w:fldCharType="end"/>
      </w:r>
    </w:p>
    <w:p w14:paraId="0DCF756A" w14:textId="0B3F4CD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47-Requisito de dados 14</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47</w:t>
      </w:r>
      <w:r w:rsidRPr="00BB0B1B">
        <w:rPr>
          <w:rFonts w:ascii="Arial" w:hAnsi="Arial" w:cs="Arial"/>
          <w:noProof/>
        </w:rPr>
        <w:fldChar w:fldCharType="end"/>
      </w:r>
    </w:p>
    <w:p w14:paraId="6AD82E22" w14:textId="15DB6DD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48-Requisito de dados 15</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48</w:t>
      </w:r>
      <w:r w:rsidRPr="00BB0B1B">
        <w:rPr>
          <w:rFonts w:ascii="Arial" w:hAnsi="Arial" w:cs="Arial"/>
          <w:noProof/>
        </w:rPr>
        <w:fldChar w:fldCharType="end"/>
      </w:r>
    </w:p>
    <w:p w14:paraId="026ECB43" w14:textId="1131D0EE"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49-Requisito de dados 16</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48</w:t>
      </w:r>
      <w:r w:rsidRPr="00BB0B1B">
        <w:rPr>
          <w:rFonts w:ascii="Arial" w:hAnsi="Arial" w:cs="Arial"/>
          <w:noProof/>
        </w:rPr>
        <w:fldChar w:fldCharType="end"/>
      </w:r>
    </w:p>
    <w:p w14:paraId="6F787505" w14:textId="20CC9B6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50-Requisito de dados 17</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48</w:t>
      </w:r>
      <w:r w:rsidRPr="00BB0B1B">
        <w:rPr>
          <w:rFonts w:ascii="Arial" w:hAnsi="Arial" w:cs="Arial"/>
          <w:noProof/>
        </w:rPr>
        <w:fldChar w:fldCharType="end"/>
      </w:r>
    </w:p>
    <w:p w14:paraId="7B2E3D0C" w14:textId="0D950B6E"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51-Requisito de Dados 18</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48</w:t>
      </w:r>
      <w:r w:rsidRPr="00BB0B1B">
        <w:rPr>
          <w:rFonts w:ascii="Arial" w:hAnsi="Arial" w:cs="Arial"/>
          <w:noProof/>
        </w:rPr>
        <w:fldChar w:fldCharType="end"/>
      </w:r>
    </w:p>
    <w:p w14:paraId="37E8EC6C" w14:textId="32158D8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52-Regra de execução manter serviço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7DC2B6D5" w14:textId="3AC8884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53-Regra de execução postar resultados da prova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31ED1426" w14:textId="70A4B25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54-Regra de execução realizar compra apostila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6F2AB890" w14:textId="55EE0962"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55-Regra de execução realizar requisição de serviço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54F76672" w14:textId="74E4E36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56-Realizar simulado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32220040" w14:textId="3EF7D803"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57-Regra de execução agendar prova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50</w:t>
      </w:r>
      <w:r w:rsidRPr="00BB0B1B">
        <w:rPr>
          <w:rFonts w:ascii="Arial" w:hAnsi="Arial" w:cs="Arial"/>
          <w:noProof/>
        </w:rPr>
        <w:fldChar w:fldCharType="end"/>
      </w:r>
    </w:p>
    <w:p w14:paraId="5D70731C" w14:textId="7A46DCAD"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58-Mensagens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50</w:t>
      </w:r>
      <w:r w:rsidRPr="00BB0B1B">
        <w:rPr>
          <w:rFonts w:ascii="Arial" w:hAnsi="Arial" w:cs="Arial"/>
          <w:noProof/>
        </w:rPr>
        <w:fldChar w:fldCharType="end"/>
      </w:r>
    </w:p>
    <w:p w14:paraId="3DFCED89" w14:textId="3208A09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59-Quadro de permissões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51</w:t>
      </w:r>
      <w:r w:rsidRPr="00BB0B1B">
        <w:rPr>
          <w:rFonts w:ascii="Arial" w:hAnsi="Arial" w:cs="Arial"/>
          <w:noProof/>
        </w:rPr>
        <w:fldChar w:fldCharType="end"/>
      </w:r>
    </w:p>
    <w:p w14:paraId="2B317DFB" w14:textId="33E3B36B"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60-Matriz requisitos funcionais x funcionalidades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52</w:t>
      </w:r>
      <w:r w:rsidRPr="00BB0B1B">
        <w:rPr>
          <w:rFonts w:ascii="Arial" w:hAnsi="Arial" w:cs="Arial"/>
          <w:noProof/>
        </w:rPr>
        <w:fldChar w:fldCharType="end"/>
      </w:r>
    </w:p>
    <w:p w14:paraId="24BADE87" w14:textId="20F3416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61-Requisitos funcionais x requisito de dados x telas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53</w:t>
      </w:r>
      <w:r w:rsidRPr="00BB0B1B">
        <w:rPr>
          <w:rFonts w:ascii="Arial" w:hAnsi="Arial" w:cs="Arial"/>
          <w:noProof/>
        </w:rPr>
        <w:fldChar w:fldCharType="end"/>
      </w:r>
    </w:p>
    <w:p w14:paraId="2FF79A70" w14:textId="076B52C7"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62-Requisitos funcionais x requisito de dados x telas 2</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53</w:t>
      </w:r>
      <w:r w:rsidRPr="00BB0B1B">
        <w:rPr>
          <w:rFonts w:ascii="Arial" w:hAnsi="Arial" w:cs="Arial"/>
          <w:noProof/>
        </w:rPr>
        <w:fldChar w:fldCharType="end"/>
      </w:r>
    </w:p>
    <w:p w14:paraId="48EC99C5" w14:textId="03EC03F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63-Requisitos funcionais x regras de execução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53</w:t>
      </w:r>
      <w:r w:rsidRPr="00BB0B1B">
        <w:rPr>
          <w:rFonts w:ascii="Arial" w:hAnsi="Arial" w:cs="Arial"/>
          <w:noProof/>
        </w:rPr>
        <w:fldChar w:fldCharType="end"/>
      </w:r>
    </w:p>
    <w:p w14:paraId="37D407AA" w14:textId="002C5A1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64-Requisitos funcionais x objetivos específicos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54</w:t>
      </w:r>
      <w:r w:rsidRPr="00BB0B1B">
        <w:rPr>
          <w:rFonts w:ascii="Arial" w:hAnsi="Arial" w:cs="Arial"/>
          <w:noProof/>
        </w:rPr>
        <w:fldChar w:fldCharType="end"/>
      </w:r>
    </w:p>
    <w:p w14:paraId="5C36CA37" w14:textId="6D79780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65-Requisitos Funcionais x Casos de Uso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61</w:t>
      </w:r>
      <w:r w:rsidRPr="00BB0B1B">
        <w:rPr>
          <w:rFonts w:ascii="Arial" w:hAnsi="Arial" w:cs="Arial"/>
          <w:noProof/>
        </w:rPr>
        <w:fldChar w:fldCharType="end"/>
      </w:r>
    </w:p>
    <w:p w14:paraId="26C27386" w14:textId="001E320F" w:rsidR="00632C4F" w:rsidRPr="00C47304" w:rsidRDefault="00927002" w:rsidP="00BB0B1B">
      <w:pPr>
        <w:pStyle w:val="T1"/>
        <w:spacing w:line="360" w:lineRule="auto"/>
        <w:rPr>
          <w:rFonts w:ascii="Arial" w:hAnsi="Arial" w:cs="Arial"/>
        </w:rPr>
        <w:sectPr w:rsidR="00632C4F" w:rsidRPr="00C47304" w:rsidSect="006116D3">
          <w:headerReference w:type="default" r:id="rId9"/>
          <w:pgSz w:w="11906" w:h="16838"/>
          <w:pgMar w:top="1701" w:right="1134" w:bottom="1134" w:left="1701" w:header="709" w:footer="709" w:gutter="0"/>
          <w:cols w:space="708"/>
          <w:docGrid w:linePitch="360"/>
        </w:sectPr>
      </w:pPr>
      <w:r w:rsidRPr="00BB0B1B">
        <w:rPr>
          <w:rFonts w:ascii="Arial" w:hAnsi="Arial" w:cs="Arial"/>
        </w:rPr>
        <w:fldChar w:fldCharType="end"/>
      </w:r>
    </w:p>
    <w:bookmarkStart w:id="24" w:name="_Toc514919061" w:displacedByCustomXml="next"/>
    <w:bookmarkStart w:id="25" w:name="_Toc525570741" w:displacedByCustomXml="next"/>
    <w:bookmarkStart w:id="26" w:name="_Toc515337301" w:displacedByCustomXml="next"/>
    <w:bookmarkStart w:id="27" w:name="_Toc514919623" w:displacedByCustomXml="next"/>
    <w:sdt>
      <w:sdtPr>
        <w:rPr>
          <w:rFonts w:ascii="Arial" w:hAnsi="Arial" w:cs="Arial"/>
          <w:color w:val="auto"/>
        </w:rPr>
        <w:id w:val="1676303226"/>
        <w:docPartObj>
          <w:docPartGallery w:val="Table of Contents"/>
          <w:docPartUnique/>
        </w:docPartObj>
      </w:sdtPr>
      <w:sdtEndPr>
        <w:rPr>
          <w:rFonts w:ascii="Times New Roman" w:hAnsi="Times New Roman" w:cs="Times New Roman"/>
          <w:color w:val="000000"/>
        </w:rPr>
      </w:sdtEndPr>
      <w:sdtContent>
        <w:bookmarkEnd w:id="24" w:displacedByCustomXml="prev"/>
        <w:p w14:paraId="4103C772" w14:textId="77777777" w:rsidR="00932E8F" w:rsidRPr="00EA2613" w:rsidRDefault="00F40874" w:rsidP="00EA2613">
          <w:pPr>
            <w:pStyle w:val="Sumrio1"/>
            <w:tabs>
              <w:tab w:val="right" w:leader="dot" w:pos="9061"/>
            </w:tabs>
            <w:spacing w:line="360" w:lineRule="auto"/>
            <w:rPr>
              <w:rFonts w:ascii="Arial" w:hAnsi="Arial" w:cs="Arial"/>
              <w:color w:val="auto"/>
            </w:rPr>
          </w:pPr>
          <w:r w:rsidRPr="00EA2613">
            <w:rPr>
              <w:rFonts w:ascii="Arial" w:hAnsi="Arial" w:cs="Arial"/>
              <w:color w:val="auto"/>
            </w:rPr>
            <w:t>SUMÁRIO</w:t>
          </w:r>
          <w:bookmarkEnd w:id="27"/>
          <w:bookmarkEnd w:id="26"/>
          <w:bookmarkEnd w:id="25"/>
        </w:p>
        <w:p w14:paraId="43A92F95" w14:textId="2519CA0F" w:rsidR="00932E8F" w:rsidRPr="00EA2613" w:rsidRDefault="00882722" w:rsidP="00EA2613">
          <w:pPr>
            <w:pStyle w:val="Sumrio1"/>
            <w:tabs>
              <w:tab w:val="right" w:leader="dot" w:pos="9061"/>
            </w:tabs>
            <w:spacing w:line="360" w:lineRule="auto"/>
            <w:rPr>
              <w:rFonts w:ascii="Arial" w:eastAsiaTheme="minorEastAsia" w:hAnsi="Arial" w:cs="Arial"/>
              <w:b w:val="0"/>
              <w:bCs w:val="0"/>
              <w:noProof/>
              <w:color w:val="auto"/>
              <w:lang w:eastAsia="pt-BR"/>
            </w:rPr>
          </w:pPr>
          <w:r w:rsidRPr="00EA2613">
            <w:rPr>
              <w:rFonts w:ascii="Arial" w:eastAsia="Calibri Light" w:hAnsi="Arial" w:cs="Arial"/>
              <w:b w:val="0"/>
              <w:bCs w:val="0"/>
              <w:color w:val="auto"/>
              <w:lang w:eastAsia="pt-BR"/>
            </w:rPr>
            <w:fldChar w:fldCharType="begin"/>
          </w:r>
          <w:r w:rsidRPr="00EA2613">
            <w:rPr>
              <w:rFonts w:ascii="Arial" w:hAnsi="Arial" w:cs="Arial"/>
              <w:color w:val="auto"/>
            </w:rPr>
            <w:instrText xml:space="preserve"> TOC \o "1-3" \h \z \u </w:instrText>
          </w:r>
          <w:r w:rsidRPr="00EA2613">
            <w:rPr>
              <w:rFonts w:ascii="Arial" w:eastAsia="Calibri Light" w:hAnsi="Arial" w:cs="Arial"/>
              <w:b w:val="0"/>
              <w:bCs w:val="0"/>
              <w:color w:val="auto"/>
              <w:lang w:eastAsia="pt-BR"/>
            </w:rPr>
            <w:fldChar w:fldCharType="separate"/>
          </w:r>
          <w:hyperlink w:anchor="_Toc525570742" w:history="1">
            <w:r w:rsidR="00932E8F" w:rsidRPr="00EA2613">
              <w:rPr>
                <w:rStyle w:val="Hyperlink"/>
                <w:rFonts w:ascii="Arial" w:eastAsia="Calibri Light" w:hAnsi="Arial" w:cs="Arial"/>
                <w:noProof/>
              </w:rPr>
              <w:t>2 ANÁLISE DE NEGÓCIO</w:t>
            </w:r>
            <w:r w:rsidR="00932E8F" w:rsidRPr="00EA2613">
              <w:rPr>
                <w:rFonts w:ascii="Arial" w:hAnsi="Arial" w:cs="Arial"/>
                <w:noProof/>
                <w:webHidden/>
              </w:rPr>
              <w:tab/>
            </w:r>
            <w:r w:rsidR="00932E8F" w:rsidRPr="00EA2613">
              <w:rPr>
                <w:rFonts w:ascii="Arial" w:hAnsi="Arial" w:cs="Arial"/>
                <w:noProof/>
                <w:webHidden/>
              </w:rPr>
              <w:fldChar w:fldCharType="begin"/>
            </w:r>
            <w:r w:rsidR="00932E8F" w:rsidRPr="00EA2613">
              <w:rPr>
                <w:rFonts w:ascii="Arial" w:hAnsi="Arial" w:cs="Arial"/>
                <w:noProof/>
                <w:webHidden/>
              </w:rPr>
              <w:instrText xml:space="preserve"> PAGEREF _Toc525570742 \h </w:instrText>
            </w:r>
            <w:r w:rsidR="00932E8F" w:rsidRPr="00EA2613">
              <w:rPr>
                <w:rFonts w:ascii="Arial" w:hAnsi="Arial" w:cs="Arial"/>
                <w:noProof/>
                <w:webHidden/>
              </w:rPr>
            </w:r>
            <w:r w:rsidR="00932E8F" w:rsidRPr="00EA2613">
              <w:rPr>
                <w:rFonts w:ascii="Arial" w:hAnsi="Arial" w:cs="Arial"/>
                <w:noProof/>
                <w:webHidden/>
              </w:rPr>
              <w:fldChar w:fldCharType="separate"/>
            </w:r>
            <w:r w:rsidR="00932E8F" w:rsidRPr="00EA2613">
              <w:rPr>
                <w:rFonts w:ascii="Arial" w:hAnsi="Arial" w:cs="Arial"/>
                <w:noProof/>
                <w:webHidden/>
              </w:rPr>
              <w:t>10</w:t>
            </w:r>
            <w:r w:rsidR="00932E8F" w:rsidRPr="00EA2613">
              <w:rPr>
                <w:rFonts w:ascii="Arial" w:hAnsi="Arial" w:cs="Arial"/>
                <w:noProof/>
                <w:webHidden/>
              </w:rPr>
              <w:fldChar w:fldCharType="end"/>
            </w:r>
          </w:hyperlink>
        </w:p>
        <w:p w14:paraId="4C933EDF" w14:textId="0C5E5212"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43" w:history="1">
            <w:r w:rsidRPr="00EA2613">
              <w:rPr>
                <w:rStyle w:val="Hyperlink"/>
                <w:rFonts w:ascii="Arial" w:eastAsia="Calibri Light" w:hAnsi="Arial" w:cs="Arial"/>
                <w:noProof/>
                <w:sz w:val="24"/>
                <w:szCs w:val="24"/>
              </w:rPr>
              <w:t xml:space="preserve">2.1 ANÁLISE INSTITUCIONAL </w:t>
            </w:r>
            <w:r w:rsidRPr="00EA2613">
              <w:rPr>
                <w:rStyle w:val="Hyperlink"/>
                <w:rFonts w:ascii="Arial" w:eastAsia="Calibri Light" w:hAnsi="Arial" w:cs="Arial"/>
                <w:noProof/>
                <w:sz w:val="24"/>
                <w:szCs w:val="24"/>
              </w:rPr>
              <w:noBreakHyphen/>
              <w:t xml:space="preserve"> VISÃO GERAL</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_Toc525570743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10</w:t>
            </w:r>
            <w:r w:rsidRPr="00EA2613">
              <w:rPr>
                <w:rFonts w:ascii="Arial" w:hAnsi="Arial" w:cs="Arial"/>
                <w:noProof/>
                <w:webHidden/>
                <w:sz w:val="24"/>
                <w:szCs w:val="24"/>
              </w:rPr>
              <w:fldChar w:fldCharType="end"/>
            </w:r>
          </w:hyperlink>
        </w:p>
        <w:p w14:paraId="47DFBF63" w14:textId="3F703A7B"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44" w:history="1">
            <w:r w:rsidRPr="00EA2613">
              <w:rPr>
                <w:rStyle w:val="Hyperlink"/>
                <w:rFonts w:ascii="Arial" w:eastAsia="Calibri Light" w:hAnsi="Arial" w:cs="Arial"/>
                <w:bCs/>
                <w:noProof/>
                <w:sz w:val="24"/>
                <w:szCs w:val="24"/>
              </w:rPr>
              <w:t>2.1.1 A empresa</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_Toc525570744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10</w:t>
            </w:r>
            <w:r w:rsidRPr="00EA2613">
              <w:rPr>
                <w:rFonts w:ascii="Arial" w:hAnsi="Arial" w:cs="Arial"/>
                <w:noProof/>
                <w:webHidden/>
                <w:sz w:val="24"/>
                <w:szCs w:val="24"/>
              </w:rPr>
              <w:fldChar w:fldCharType="end"/>
            </w:r>
          </w:hyperlink>
        </w:p>
        <w:p w14:paraId="6DBE12A7" w14:textId="06F5DCB2"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45" w:history="1">
            <w:r w:rsidRPr="00EA2613">
              <w:rPr>
                <w:rStyle w:val="Hyperlink"/>
                <w:rFonts w:ascii="Arial" w:hAnsi="Arial" w:cs="Arial"/>
                <w:noProof/>
                <w:sz w:val="24"/>
                <w:szCs w:val="24"/>
              </w:rPr>
              <w:t>2.1.2 O negócio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_Toc525570745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10</w:t>
            </w:r>
            <w:r w:rsidRPr="00EA2613">
              <w:rPr>
                <w:rFonts w:ascii="Arial" w:hAnsi="Arial" w:cs="Arial"/>
                <w:noProof/>
                <w:webHidden/>
                <w:sz w:val="24"/>
                <w:szCs w:val="24"/>
              </w:rPr>
              <w:fldChar w:fldCharType="end"/>
            </w:r>
          </w:hyperlink>
        </w:p>
        <w:p w14:paraId="2FDE7AC5" w14:textId="7015A73D"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46" w:history="1">
            <w:r w:rsidRPr="00EA2613">
              <w:rPr>
                <w:rStyle w:val="Hyperlink"/>
                <w:rFonts w:ascii="Arial" w:eastAsia="Calibri Light" w:hAnsi="Arial" w:cs="Arial"/>
                <w:bCs/>
                <w:noProof/>
                <w:sz w:val="24"/>
                <w:szCs w:val="24"/>
              </w:rPr>
              <w:t xml:space="preserve">2.1.3 A organização </w:t>
            </w:r>
            <w:r w:rsidRPr="00EA2613">
              <w:rPr>
                <w:rStyle w:val="Hyperlink"/>
                <w:rFonts w:ascii="Arial" w:eastAsia="Calibri Light" w:hAnsi="Arial" w:cs="Arial"/>
                <w:bCs/>
                <w:noProof/>
                <w:sz w:val="24"/>
                <w:szCs w:val="24"/>
              </w:rPr>
              <w:noBreakHyphen/>
              <w:t xml:space="preserve"> visão geral</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_Toc525570746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13</w:t>
            </w:r>
            <w:r w:rsidRPr="00EA2613">
              <w:rPr>
                <w:rFonts w:ascii="Arial" w:hAnsi="Arial" w:cs="Arial"/>
                <w:noProof/>
                <w:webHidden/>
                <w:sz w:val="24"/>
                <w:szCs w:val="24"/>
              </w:rPr>
              <w:fldChar w:fldCharType="end"/>
            </w:r>
          </w:hyperlink>
        </w:p>
        <w:p w14:paraId="051892D7" w14:textId="4E7EBA80"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47" w:history="1">
            <w:r w:rsidRPr="00EA2613">
              <w:rPr>
                <w:rStyle w:val="Hyperlink"/>
                <w:rFonts w:ascii="Arial" w:hAnsi="Arial" w:cs="Arial"/>
                <w:noProof/>
                <w:sz w:val="24"/>
                <w:szCs w:val="24"/>
              </w:rPr>
              <w:t>2.2 ANÁLISE FUNCIONAL - VISÃO ESPECÍFICA</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_Toc525570747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14</w:t>
            </w:r>
            <w:r w:rsidRPr="00EA2613">
              <w:rPr>
                <w:rFonts w:ascii="Arial" w:hAnsi="Arial" w:cs="Arial"/>
                <w:noProof/>
                <w:webHidden/>
                <w:sz w:val="24"/>
                <w:szCs w:val="24"/>
              </w:rPr>
              <w:fldChar w:fldCharType="end"/>
            </w:r>
          </w:hyperlink>
        </w:p>
        <w:p w14:paraId="1AC5E938" w14:textId="2CBEF8CA"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48" w:history="1">
            <w:r w:rsidRPr="00EA2613">
              <w:rPr>
                <w:rStyle w:val="Hyperlink"/>
                <w:rFonts w:ascii="Arial" w:hAnsi="Arial" w:cs="Arial"/>
                <w:noProof/>
                <w:sz w:val="24"/>
                <w:szCs w:val="24"/>
              </w:rPr>
              <w:t>2.2.1 Áreas envolvidas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_Toc525570748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14</w:t>
            </w:r>
            <w:r w:rsidRPr="00EA2613">
              <w:rPr>
                <w:rFonts w:ascii="Arial" w:hAnsi="Arial" w:cs="Arial"/>
                <w:noProof/>
                <w:webHidden/>
                <w:sz w:val="24"/>
                <w:szCs w:val="24"/>
              </w:rPr>
              <w:fldChar w:fldCharType="end"/>
            </w:r>
          </w:hyperlink>
        </w:p>
        <w:p w14:paraId="3590DC24" w14:textId="04CD3521"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49" w:history="1">
            <w:r w:rsidRPr="00EA2613">
              <w:rPr>
                <w:rStyle w:val="Hyperlink"/>
                <w:rFonts w:ascii="Arial" w:hAnsi="Arial" w:cs="Arial"/>
                <w:noProof/>
                <w:sz w:val="24"/>
                <w:szCs w:val="24"/>
              </w:rPr>
              <w:t>2.2.2 Descrição dos processos atuais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_Toc525570749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14</w:t>
            </w:r>
            <w:r w:rsidRPr="00EA2613">
              <w:rPr>
                <w:rFonts w:ascii="Arial" w:hAnsi="Arial" w:cs="Arial"/>
                <w:noProof/>
                <w:webHidden/>
                <w:sz w:val="24"/>
                <w:szCs w:val="24"/>
              </w:rPr>
              <w:fldChar w:fldCharType="end"/>
            </w:r>
          </w:hyperlink>
        </w:p>
        <w:p w14:paraId="115A1FE8" w14:textId="5D84C913"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50" w:history="1">
            <w:r w:rsidRPr="00EA2613">
              <w:rPr>
                <w:rStyle w:val="Hyperlink"/>
                <w:rFonts w:ascii="Arial" w:hAnsi="Arial" w:cs="Arial"/>
                <w:noProof/>
                <w:sz w:val="24"/>
                <w:szCs w:val="24"/>
              </w:rPr>
              <w:t>2.2.3 Mapeamento dos processos atuais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_Toc525570750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16</w:t>
            </w:r>
            <w:r w:rsidRPr="00EA2613">
              <w:rPr>
                <w:rFonts w:ascii="Arial" w:hAnsi="Arial" w:cs="Arial"/>
                <w:noProof/>
                <w:webHidden/>
                <w:sz w:val="24"/>
                <w:szCs w:val="24"/>
              </w:rPr>
              <w:fldChar w:fldCharType="end"/>
            </w:r>
          </w:hyperlink>
        </w:p>
        <w:p w14:paraId="4986BE0E" w14:textId="3539D44B"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51" w:history="1">
            <w:r w:rsidRPr="00EA2613">
              <w:rPr>
                <w:rStyle w:val="Hyperlink"/>
                <w:rFonts w:ascii="Arial" w:hAnsi="Arial" w:cs="Arial"/>
                <w:noProof/>
                <w:sz w:val="24"/>
                <w:szCs w:val="24"/>
              </w:rPr>
              <w:t>2.2.4 Identificação dos problemas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_Toc525570751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21</w:t>
            </w:r>
            <w:r w:rsidRPr="00EA2613">
              <w:rPr>
                <w:rFonts w:ascii="Arial" w:hAnsi="Arial" w:cs="Arial"/>
                <w:noProof/>
                <w:webHidden/>
                <w:sz w:val="24"/>
                <w:szCs w:val="24"/>
              </w:rPr>
              <w:fldChar w:fldCharType="end"/>
            </w:r>
          </w:hyperlink>
        </w:p>
        <w:p w14:paraId="5135F075" w14:textId="2DE0EFC5"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52" w:history="1">
            <w:r w:rsidRPr="00EA2613">
              <w:rPr>
                <w:rStyle w:val="Hyperlink"/>
                <w:rFonts w:ascii="Arial" w:hAnsi="Arial" w:cs="Arial"/>
                <w:noProof/>
                <w:sz w:val="24"/>
                <w:szCs w:val="24"/>
              </w:rPr>
              <w:t>2.3 PROPOSTA DE SOLUÇÃO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_Toc525570752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23</w:t>
            </w:r>
            <w:r w:rsidRPr="00EA2613">
              <w:rPr>
                <w:rFonts w:ascii="Arial" w:hAnsi="Arial" w:cs="Arial"/>
                <w:noProof/>
                <w:webHidden/>
                <w:sz w:val="24"/>
                <w:szCs w:val="24"/>
              </w:rPr>
              <w:fldChar w:fldCharType="end"/>
            </w:r>
          </w:hyperlink>
        </w:p>
        <w:p w14:paraId="1D569C63" w14:textId="282B6E2A"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53" w:history="1">
            <w:r w:rsidRPr="00EA2613">
              <w:rPr>
                <w:rStyle w:val="Hyperlink"/>
                <w:rFonts w:ascii="Arial" w:hAnsi="Arial" w:cs="Arial"/>
                <w:noProof/>
                <w:sz w:val="24"/>
                <w:szCs w:val="24"/>
              </w:rPr>
              <w:t>2.3.1 Descrição dos processos propostos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_Toc525570753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23</w:t>
            </w:r>
            <w:r w:rsidRPr="00EA2613">
              <w:rPr>
                <w:rFonts w:ascii="Arial" w:hAnsi="Arial" w:cs="Arial"/>
                <w:noProof/>
                <w:webHidden/>
                <w:sz w:val="24"/>
                <w:szCs w:val="24"/>
              </w:rPr>
              <w:fldChar w:fldCharType="end"/>
            </w:r>
          </w:hyperlink>
        </w:p>
        <w:p w14:paraId="1EBA3A50" w14:textId="73E0EA9D"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54" w:history="1">
            <w:r w:rsidRPr="00EA2613">
              <w:rPr>
                <w:rStyle w:val="Hyperlink"/>
                <w:rFonts w:ascii="Arial" w:hAnsi="Arial" w:cs="Arial"/>
                <w:noProof/>
                <w:sz w:val="24"/>
                <w:szCs w:val="24"/>
              </w:rPr>
              <w:t>2.3.2 Mapeamento dos processos propostos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_Toc525570754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25</w:t>
            </w:r>
            <w:r w:rsidRPr="00EA2613">
              <w:rPr>
                <w:rFonts w:ascii="Arial" w:hAnsi="Arial" w:cs="Arial"/>
                <w:noProof/>
                <w:webHidden/>
                <w:sz w:val="24"/>
                <w:szCs w:val="24"/>
              </w:rPr>
              <w:fldChar w:fldCharType="end"/>
            </w:r>
          </w:hyperlink>
        </w:p>
        <w:p w14:paraId="695BD950" w14:textId="01CFFA23"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55" w:history="1">
            <w:r w:rsidRPr="00EA2613">
              <w:rPr>
                <w:rStyle w:val="Hyperlink"/>
                <w:rFonts w:ascii="Arial" w:hAnsi="Arial" w:cs="Arial"/>
                <w:noProof/>
                <w:sz w:val="24"/>
                <w:szCs w:val="24"/>
              </w:rPr>
              <w:t>2.3.3 Objetivo Geral</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_Toc525570755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30</w:t>
            </w:r>
            <w:r w:rsidRPr="00EA2613">
              <w:rPr>
                <w:rFonts w:ascii="Arial" w:hAnsi="Arial" w:cs="Arial"/>
                <w:noProof/>
                <w:webHidden/>
                <w:sz w:val="24"/>
                <w:szCs w:val="24"/>
              </w:rPr>
              <w:fldChar w:fldCharType="end"/>
            </w:r>
          </w:hyperlink>
        </w:p>
        <w:p w14:paraId="03ACD27E" w14:textId="15A7DCE7"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56" w:history="1">
            <w:r w:rsidRPr="00EA2613">
              <w:rPr>
                <w:rStyle w:val="Hyperlink"/>
                <w:rFonts w:ascii="Arial" w:hAnsi="Arial" w:cs="Arial"/>
                <w:noProof/>
                <w:sz w:val="24"/>
                <w:szCs w:val="24"/>
              </w:rPr>
              <w:t>2.3.4 Objetivos Específicos e Funcionalidades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_Toc525570756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31</w:t>
            </w:r>
            <w:r w:rsidRPr="00EA2613">
              <w:rPr>
                <w:rFonts w:ascii="Arial" w:hAnsi="Arial" w:cs="Arial"/>
                <w:noProof/>
                <w:webHidden/>
                <w:sz w:val="24"/>
                <w:szCs w:val="24"/>
              </w:rPr>
              <w:fldChar w:fldCharType="end"/>
            </w:r>
          </w:hyperlink>
        </w:p>
        <w:p w14:paraId="1813EBFD" w14:textId="1783AF96"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57" w:history="1">
            <w:r w:rsidRPr="00EA2613">
              <w:rPr>
                <w:rStyle w:val="Hyperlink"/>
                <w:rFonts w:ascii="Arial" w:hAnsi="Arial" w:cs="Arial"/>
                <w:noProof/>
                <w:sz w:val="24"/>
                <w:szCs w:val="24"/>
              </w:rPr>
              <w:t>2.3.5 Metodologia: etapas, técnicas e ferramentas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_Toc525570757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32</w:t>
            </w:r>
            <w:r w:rsidRPr="00EA2613">
              <w:rPr>
                <w:rFonts w:ascii="Arial" w:hAnsi="Arial" w:cs="Arial"/>
                <w:noProof/>
                <w:webHidden/>
                <w:sz w:val="24"/>
                <w:szCs w:val="24"/>
              </w:rPr>
              <w:fldChar w:fldCharType="end"/>
            </w:r>
          </w:hyperlink>
        </w:p>
        <w:p w14:paraId="4F5115F0" w14:textId="6F053E59"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58" w:history="1">
            <w:r w:rsidRPr="00EA2613">
              <w:rPr>
                <w:rStyle w:val="Hyperlink"/>
                <w:rFonts w:ascii="Arial" w:hAnsi="Arial" w:cs="Arial"/>
                <w:noProof/>
                <w:sz w:val="24"/>
                <w:szCs w:val="24"/>
              </w:rPr>
              <w:t>2.3.6 Usuários do Sistema</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_Toc525570758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33</w:t>
            </w:r>
            <w:r w:rsidRPr="00EA2613">
              <w:rPr>
                <w:rFonts w:ascii="Arial" w:hAnsi="Arial" w:cs="Arial"/>
                <w:noProof/>
                <w:webHidden/>
                <w:sz w:val="24"/>
                <w:szCs w:val="24"/>
              </w:rPr>
              <w:fldChar w:fldCharType="end"/>
            </w:r>
          </w:hyperlink>
        </w:p>
        <w:p w14:paraId="74C36789" w14:textId="29237C77"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59" w:history="1">
            <w:r w:rsidRPr="00EA2613">
              <w:rPr>
                <w:rStyle w:val="Hyperlink"/>
                <w:rFonts w:ascii="Arial" w:hAnsi="Arial" w:cs="Arial"/>
                <w:noProof/>
                <w:sz w:val="24"/>
                <w:szCs w:val="24"/>
              </w:rPr>
              <w:t>2.3.7 Sistemas Similares: principais funcionalidades, pontos positivos e negativos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_Toc525570759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34</w:t>
            </w:r>
            <w:r w:rsidRPr="00EA2613">
              <w:rPr>
                <w:rFonts w:ascii="Arial" w:hAnsi="Arial" w:cs="Arial"/>
                <w:noProof/>
                <w:webHidden/>
                <w:sz w:val="24"/>
                <w:szCs w:val="24"/>
              </w:rPr>
              <w:fldChar w:fldCharType="end"/>
            </w:r>
          </w:hyperlink>
        </w:p>
        <w:p w14:paraId="0767DA53" w14:textId="0494EA5D"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60" w:history="1">
            <w:r w:rsidRPr="00EA2613">
              <w:rPr>
                <w:rStyle w:val="Hyperlink"/>
                <w:rFonts w:ascii="Arial" w:hAnsi="Arial" w:cs="Arial"/>
                <w:noProof/>
                <w:sz w:val="24"/>
                <w:szCs w:val="24"/>
              </w:rPr>
              <w:t>2.4 PLANO DE PROJETO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_Toc525570760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35</w:t>
            </w:r>
            <w:r w:rsidRPr="00EA2613">
              <w:rPr>
                <w:rFonts w:ascii="Arial" w:hAnsi="Arial" w:cs="Arial"/>
                <w:noProof/>
                <w:webHidden/>
                <w:sz w:val="24"/>
                <w:szCs w:val="24"/>
              </w:rPr>
              <w:fldChar w:fldCharType="end"/>
            </w:r>
          </w:hyperlink>
        </w:p>
        <w:p w14:paraId="362F56D4" w14:textId="08E2DEA9"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61" w:history="1">
            <w:r w:rsidRPr="00EA2613">
              <w:rPr>
                <w:rStyle w:val="Hyperlink"/>
                <w:rFonts w:ascii="Arial" w:hAnsi="Arial" w:cs="Arial"/>
                <w:noProof/>
                <w:sz w:val="24"/>
                <w:szCs w:val="24"/>
              </w:rPr>
              <w:t>2.4.1 Restrições Técnicas e Administrativas do Projeto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_Toc525570761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35</w:t>
            </w:r>
            <w:r w:rsidRPr="00EA2613">
              <w:rPr>
                <w:rFonts w:ascii="Arial" w:hAnsi="Arial" w:cs="Arial"/>
                <w:noProof/>
                <w:webHidden/>
                <w:sz w:val="24"/>
                <w:szCs w:val="24"/>
              </w:rPr>
              <w:fldChar w:fldCharType="end"/>
            </w:r>
          </w:hyperlink>
        </w:p>
        <w:p w14:paraId="5122D117" w14:textId="3747946B"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62" w:history="1">
            <w:r w:rsidRPr="00EA2613">
              <w:rPr>
                <w:rStyle w:val="Hyperlink"/>
                <w:rFonts w:ascii="Arial" w:hAnsi="Arial" w:cs="Arial"/>
                <w:noProof/>
                <w:sz w:val="24"/>
                <w:szCs w:val="24"/>
              </w:rPr>
              <w:t>2.4.2 Premissas do Projeto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_Toc525570762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35</w:t>
            </w:r>
            <w:r w:rsidRPr="00EA2613">
              <w:rPr>
                <w:rFonts w:ascii="Arial" w:hAnsi="Arial" w:cs="Arial"/>
                <w:noProof/>
                <w:webHidden/>
                <w:sz w:val="24"/>
                <w:szCs w:val="24"/>
              </w:rPr>
              <w:fldChar w:fldCharType="end"/>
            </w:r>
          </w:hyperlink>
        </w:p>
        <w:p w14:paraId="3FBC4389" w14:textId="667641A6"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63" w:history="1">
            <w:r w:rsidRPr="00EA2613">
              <w:rPr>
                <w:rStyle w:val="Hyperlink"/>
                <w:rFonts w:ascii="Arial" w:hAnsi="Arial" w:cs="Arial"/>
                <w:noProof/>
                <w:sz w:val="24"/>
                <w:szCs w:val="24"/>
              </w:rPr>
              <w:t>2.4.3 Cronograma do Projeto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_Toc525570763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36</w:t>
            </w:r>
            <w:r w:rsidRPr="00EA2613">
              <w:rPr>
                <w:rFonts w:ascii="Arial" w:hAnsi="Arial" w:cs="Arial"/>
                <w:noProof/>
                <w:webHidden/>
                <w:sz w:val="24"/>
                <w:szCs w:val="24"/>
              </w:rPr>
              <w:fldChar w:fldCharType="end"/>
            </w:r>
          </w:hyperlink>
        </w:p>
        <w:p w14:paraId="3477B2FD" w14:textId="53555FCD"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64" w:history="1">
            <w:r w:rsidRPr="00EA2613">
              <w:rPr>
                <w:rStyle w:val="Hyperlink"/>
                <w:rFonts w:ascii="Arial" w:hAnsi="Arial" w:cs="Arial"/>
                <w:noProof/>
                <w:sz w:val="24"/>
                <w:szCs w:val="24"/>
              </w:rPr>
              <w:t>2.4.4 Análise de Riscos do Projeto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_Toc525570764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37</w:t>
            </w:r>
            <w:r w:rsidRPr="00EA2613">
              <w:rPr>
                <w:rFonts w:ascii="Arial" w:hAnsi="Arial" w:cs="Arial"/>
                <w:noProof/>
                <w:webHidden/>
                <w:sz w:val="24"/>
                <w:szCs w:val="24"/>
              </w:rPr>
              <w:fldChar w:fldCharType="end"/>
            </w:r>
          </w:hyperlink>
        </w:p>
        <w:p w14:paraId="6F1A740A" w14:textId="4692BD71" w:rsidR="00932E8F" w:rsidRPr="00EA2613" w:rsidRDefault="00932E8F" w:rsidP="00EA2613">
          <w:pPr>
            <w:pStyle w:val="Sumrio1"/>
            <w:tabs>
              <w:tab w:val="right" w:leader="dot" w:pos="9061"/>
            </w:tabs>
            <w:spacing w:line="360" w:lineRule="auto"/>
            <w:rPr>
              <w:rFonts w:ascii="Arial" w:eastAsiaTheme="minorEastAsia" w:hAnsi="Arial" w:cs="Arial"/>
              <w:b w:val="0"/>
              <w:bCs w:val="0"/>
              <w:noProof/>
              <w:color w:val="auto"/>
              <w:lang w:eastAsia="pt-BR"/>
            </w:rPr>
          </w:pPr>
          <w:hyperlink w:anchor="_Toc525570765" w:history="1">
            <w:r w:rsidRPr="00EA2613">
              <w:rPr>
                <w:rStyle w:val="Hyperlink"/>
                <w:rFonts w:ascii="Arial" w:hAnsi="Arial" w:cs="Arial"/>
                <w:noProof/>
              </w:rPr>
              <w:t>3 DEFINIÇÃO DOS REQUISITOS</w:t>
            </w:r>
            <w:r w:rsidRPr="00EA2613">
              <w:rPr>
                <w:rFonts w:ascii="Arial" w:hAnsi="Arial" w:cs="Arial"/>
                <w:noProof/>
                <w:webHidden/>
              </w:rPr>
              <w:tab/>
            </w:r>
            <w:r w:rsidRPr="00EA2613">
              <w:rPr>
                <w:rFonts w:ascii="Arial" w:hAnsi="Arial" w:cs="Arial"/>
                <w:noProof/>
                <w:webHidden/>
              </w:rPr>
              <w:fldChar w:fldCharType="begin"/>
            </w:r>
            <w:r w:rsidRPr="00EA2613">
              <w:rPr>
                <w:rFonts w:ascii="Arial" w:hAnsi="Arial" w:cs="Arial"/>
                <w:noProof/>
                <w:webHidden/>
              </w:rPr>
              <w:instrText xml:space="preserve"> PAGEREF _Toc525570765 \h </w:instrText>
            </w:r>
            <w:r w:rsidRPr="00EA2613">
              <w:rPr>
                <w:rFonts w:ascii="Arial" w:hAnsi="Arial" w:cs="Arial"/>
                <w:noProof/>
                <w:webHidden/>
              </w:rPr>
            </w:r>
            <w:r w:rsidRPr="00EA2613">
              <w:rPr>
                <w:rFonts w:ascii="Arial" w:hAnsi="Arial" w:cs="Arial"/>
                <w:noProof/>
                <w:webHidden/>
              </w:rPr>
              <w:fldChar w:fldCharType="separate"/>
            </w:r>
            <w:r w:rsidRPr="00EA2613">
              <w:rPr>
                <w:rFonts w:ascii="Arial" w:hAnsi="Arial" w:cs="Arial"/>
                <w:noProof/>
                <w:webHidden/>
              </w:rPr>
              <w:t>38</w:t>
            </w:r>
            <w:r w:rsidRPr="00EA2613">
              <w:rPr>
                <w:rFonts w:ascii="Arial" w:hAnsi="Arial" w:cs="Arial"/>
                <w:noProof/>
                <w:webHidden/>
              </w:rPr>
              <w:fldChar w:fldCharType="end"/>
            </w:r>
          </w:hyperlink>
        </w:p>
        <w:p w14:paraId="64E2A58E" w14:textId="2497F0AC"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66" w:history="1">
            <w:r w:rsidRPr="00EA2613">
              <w:rPr>
                <w:rStyle w:val="Hyperlink"/>
                <w:rFonts w:ascii="Arial" w:hAnsi="Arial" w:cs="Arial"/>
                <w:noProof/>
                <w:sz w:val="24"/>
                <w:szCs w:val="24"/>
              </w:rPr>
              <w:t>3.1 ELICITAÇÃO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_Toc525570766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38</w:t>
            </w:r>
            <w:r w:rsidRPr="00EA2613">
              <w:rPr>
                <w:rFonts w:ascii="Arial" w:hAnsi="Arial" w:cs="Arial"/>
                <w:noProof/>
                <w:webHidden/>
                <w:sz w:val="24"/>
                <w:szCs w:val="24"/>
              </w:rPr>
              <w:fldChar w:fldCharType="end"/>
            </w:r>
          </w:hyperlink>
        </w:p>
        <w:p w14:paraId="65F63796" w14:textId="27B3BBFC"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67" w:history="1">
            <w:r w:rsidRPr="00EA2613">
              <w:rPr>
                <w:rStyle w:val="Hyperlink"/>
                <w:rFonts w:ascii="Arial" w:hAnsi="Arial" w:cs="Arial"/>
                <w:noProof/>
                <w:sz w:val="24"/>
                <w:szCs w:val="24"/>
              </w:rPr>
              <w:t>3.2 REQUISITOS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_Toc525570767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39</w:t>
            </w:r>
            <w:r w:rsidRPr="00EA2613">
              <w:rPr>
                <w:rFonts w:ascii="Arial" w:hAnsi="Arial" w:cs="Arial"/>
                <w:noProof/>
                <w:webHidden/>
                <w:sz w:val="24"/>
                <w:szCs w:val="24"/>
              </w:rPr>
              <w:fldChar w:fldCharType="end"/>
            </w:r>
          </w:hyperlink>
        </w:p>
        <w:p w14:paraId="31BF7120" w14:textId="6205031E"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68" w:history="1">
            <w:r w:rsidRPr="00EA2613">
              <w:rPr>
                <w:rStyle w:val="Hyperlink"/>
                <w:rFonts w:ascii="Arial" w:hAnsi="Arial" w:cs="Arial"/>
                <w:noProof/>
                <w:sz w:val="24"/>
                <w:szCs w:val="24"/>
              </w:rPr>
              <w:t>3.2.1 Requisitos Funcionais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_Toc525570768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39</w:t>
            </w:r>
            <w:r w:rsidRPr="00EA2613">
              <w:rPr>
                <w:rFonts w:ascii="Arial" w:hAnsi="Arial" w:cs="Arial"/>
                <w:noProof/>
                <w:webHidden/>
                <w:sz w:val="24"/>
                <w:szCs w:val="24"/>
              </w:rPr>
              <w:fldChar w:fldCharType="end"/>
            </w:r>
          </w:hyperlink>
        </w:p>
        <w:p w14:paraId="1863A73A" w14:textId="6CE29258"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69" w:history="1">
            <w:r w:rsidRPr="00EA2613">
              <w:rPr>
                <w:rStyle w:val="Hyperlink"/>
                <w:rFonts w:ascii="Arial" w:hAnsi="Arial" w:cs="Arial"/>
                <w:noProof/>
                <w:sz w:val="24"/>
                <w:szCs w:val="24"/>
              </w:rPr>
              <w:t>3.2.2 Requisitos de Dados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_Toc525570769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41</w:t>
            </w:r>
            <w:r w:rsidRPr="00EA2613">
              <w:rPr>
                <w:rFonts w:ascii="Arial" w:hAnsi="Arial" w:cs="Arial"/>
                <w:noProof/>
                <w:webHidden/>
                <w:sz w:val="24"/>
                <w:szCs w:val="24"/>
              </w:rPr>
              <w:fldChar w:fldCharType="end"/>
            </w:r>
          </w:hyperlink>
        </w:p>
        <w:p w14:paraId="4213244D" w14:textId="042CAC5D"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70" w:history="1">
            <w:r w:rsidRPr="00EA2613">
              <w:rPr>
                <w:rStyle w:val="Hyperlink"/>
                <w:rFonts w:ascii="Arial" w:hAnsi="Arial" w:cs="Arial"/>
                <w:noProof/>
                <w:sz w:val="24"/>
                <w:szCs w:val="24"/>
              </w:rPr>
              <w:t>3.2.3 Regras de Execução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_Toc525570770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49</w:t>
            </w:r>
            <w:r w:rsidRPr="00EA2613">
              <w:rPr>
                <w:rFonts w:ascii="Arial" w:hAnsi="Arial" w:cs="Arial"/>
                <w:noProof/>
                <w:webHidden/>
                <w:sz w:val="24"/>
                <w:szCs w:val="24"/>
              </w:rPr>
              <w:fldChar w:fldCharType="end"/>
            </w:r>
          </w:hyperlink>
        </w:p>
        <w:p w14:paraId="73647BB5" w14:textId="7B7E5C1B"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71" w:history="1">
            <w:r w:rsidRPr="00EA2613">
              <w:rPr>
                <w:rStyle w:val="Hyperlink"/>
                <w:rFonts w:ascii="Arial" w:hAnsi="Arial" w:cs="Arial"/>
                <w:noProof/>
                <w:sz w:val="24"/>
                <w:szCs w:val="24"/>
              </w:rPr>
              <w:t>3.2.4 Mensagens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_Toc525570771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50</w:t>
            </w:r>
            <w:r w:rsidRPr="00EA2613">
              <w:rPr>
                <w:rFonts w:ascii="Arial" w:hAnsi="Arial" w:cs="Arial"/>
                <w:noProof/>
                <w:webHidden/>
                <w:sz w:val="24"/>
                <w:szCs w:val="24"/>
              </w:rPr>
              <w:fldChar w:fldCharType="end"/>
            </w:r>
          </w:hyperlink>
        </w:p>
        <w:p w14:paraId="70EAB182" w14:textId="5D11B249"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72" w:history="1">
            <w:r w:rsidRPr="00EA2613">
              <w:rPr>
                <w:rStyle w:val="Hyperlink"/>
                <w:rFonts w:ascii="Arial" w:hAnsi="Arial" w:cs="Arial"/>
                <w:noProof/>
                <w:sz w:val="24"/>
                <w:szCs w:val="24"/>
              </w:rPr>
              <w:t>3.3 PERFIS E PERMISSÕES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_Toc525570772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50</w:t>
            </w:r>
            <w:r w:rsidRPr="00EA2613">
              <w:rPr>
                <w:rFonts w:ascii="Arial" w:hAnsi="Arial" w:cs="Arial"/>
                <w:noProof/>
                <w:webHidden/>
                <w:sz w:val="24"/>
                <w:szCs w:val="24"/>
              </w:rPr>
              <w:fldChar w:fldCharType="end"/>
            </w:r>
          </w:hyperlink>
        </w:p>
        <w:p w14:paraId="76A8B1A6" w14:textId="6DB04C15"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73" w:history="1">
            <w:r w:rsidRPr="00EA2613">
              <w:rPr>
                <w:rStyle w:val="Hyperlink"/>
                <w:rFonts w:ascii="Arial" w:hAnsi="Arial" w:cs="Arial"/>
                <w:noProof/>
                <w:sz w:val="24"/>
                <w:szCs w:val="24"/>
              </w:rPr>
              <w:t>3.3.1 Lista de Perfis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_Toc525570773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50</w:t>
            </w:r>
            <w:r w:rsidRPr="00EA2613">
              <w:rPr>
                <w:rFonts w:ascii="Arial" w:hAnsi="Arial" w:cs="Arial"/>
                <w:noProof/>
                <w:webHidden/>
                <w:sz w:val="24"/>
                <w:szCs w:val="24"/>
              </w:rPr>
              <w:fldChar w:fldCharType="end"/>
            </w:r>
          </w:hyperlink>
        </w:p>
        <w:p w14:paraId="40B41D06" w14:textId="4C726F34"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74" w:history="1">
            <w:r w:rsidRPr="00EA2613">
              <w:rPr>
                <w:rStyle w:val="Hyperlink"/>
                <w:rFonts w:ascii="Arial" w:hAnsi="Arial" w:cs="Arial"/>
                <w:noProof/>
                <w:sz w:val="24"/>
                <w:szCs w:val="24"/>
              </w:rPr>
              <w:t>3.3.2 Quadro de Permissões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_Toc525570774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50</w:t>
            </w:r>
            <w:r w:rsidRPr="00EA2613">
              <w:rPr>
                <w:rFonts w:ascii="Arial" w:hAnsi="Arial" w:cs="Arial"/>
                <w:noProof/>
                <w:webHidden/>
                <w:sz w:val="24"/>
                <w:szCs w:val="24"/>
              </w:rPr>
              <w:fldChar w:fldCharType="end"/>
            </w:r>
          </w:hyperlink>
        </w:p>
        <w:p w14:paraId="58CA426D" w14:textId="5598A96C"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75" w:history="1">
            <w:r w:rsidRPr="00EA2613">
              <w:rPr>
                <w:rStyle w:val="Hyperlink"/>
                <w:rFonts w:ascii="Arial" w:hAnsi="Arial" w:cs="Arial"/>
                <w:noProof/>
                <w:sz w:val="24"/>
                <w:szCs w:val="24"/>
              </w:rPr>
              <w:t>3.4 RASTREABILIDADE</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_Toc525570775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51</w:t>
            </w:r>
            <w:r w:rsidRPr="00EA2613">
              <w:rPr>
                <w:rFonts w:ascii="Arial" w:hAnsi="Arial" w:cs="Arial"/>
                <w:noProof/>
                <w:webHidden/>
                <w:sz w:val="24"/>
                <w:szCs w:val="24"/>
              </w:rPr>
              <w:fldChar w:fldCharType="end"/>
            </w:r>
          </w:hyperlink>
        </w:p>
        <w:p w14:paraId="626321DE" w14:textId="46A768A6"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76" w:history="1">
            <w:r w:rsidRPr="00EA2613">
              <w:rPr>
                <w:rStyle w:val="Hyperlink"/>
                <w:rFonts w:ascii="Arial" w:hAnsi="Arial" w:cs="Arial"/>
                <w:noProof/>
                <w:sz w:val="24"/>
                <w:szCs w:val="24"/>
              </w:rPr>
              <w:t>3.4.1 Requisitos Funcionais X Funcionalidades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_Toc525570776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51</w:t>
            </w:r>
            <w:r w:rsidRPr="00EA2613">
              <w:rPr>
                <w:rFonts w:ascii="Arial" w:hAnsi="Arial" w:cs="Arial"/>
                <w:noProof/>
                <w:webHidden/>
                <w:sz w:val="24"/>
                <w:szCs w:val="24"/>
              </w:rPr>
              <w:fldChar w:fldCharType="end"/>
            </w:r>
          </w:hyperlink>
        </w:p>
        <w:p w14:paraId="10172C6D" w14:textId="3B452F7C"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77" w:history="1">
            <w:r w:rsidRPr="00EA2613">
              <w:rPr>
                <w:rStyle w:val="Hyperlink"/>
                <w:rFonts w:ascii="Arial" w:hAnsi="Arial" w:cs="Arial"/>
                <w:noProof/>
                <w:sz w:val="24"/>
                <w:szCs w:val="24"/>
              </w:rPr>
              <w:t>3.4.2 Requisitos Funcionais X Requisitos de Dados X Telas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_Toc525570777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52</w:t>
            </w:r>
            <w:r w:rsidRPr="00EA2613">
              <w:rPr>
                <w:rFonts w:ascii="Arial" w:hAnsi="Arial" w:cs="Arial"/>
                <w:noProof/>
                <w:webHidden/>
                <w:sz w:val="24"/>
                <w:szCs w:val="24"/>
              </w:rPr>
              <w:fldChar w:fldCharType="end"/>
            </w:r>
          </w:hyperlink>
        </w:p>
        <w:p w14:paraId="640FFEDA" w14:textId="4BF02A49"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78" w:history="1">
            <w:r w:rsidRPr="00EA2613">
              <w:rPr>
                <w:rStyle w:val="Hyperlink"/>
                <w:rFonts w:ascii="Arial" w:hAnsi="Arial" w:cs="Arial"/>
                <w:noProof/>
                <w:sz w:val="24"/>
                <w:szCs w:val="24"/>
              </w:rPr>
              <w:t>3.4.3 Requisitos Funcionais X Regras de Execução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_Toc525570778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53</w:t>
            </w:r>
            <w:r w:rsidRPr="00EA2613">
              <w:rPr>
                <w:rFonts w:ascii="Arial" w:hAnsi="Arial" w:cs="Arial"/>
                <w:noProof/>
                <w:webHidden/>
                <w:sz w:val="24"/>
                <w:szCs w:val="24"/>
              </w:rPr>
              <w:fldChar w:fldCharType="end"/>
            </w:r>
          </w:hyperlink>
        </w:p>
        <w:p w14:paraId="54B0E64F" w14:textId="408D08BD" w:rsidR="00932E8F" w:rsidRPr="00EA2613" w:rsidRDefault="00932E8F" w:rsidP="00EA2613">
          <w:pPr>
            <w:pStyle w:val="Sumrio3"/>
            <w:tabs>
              <w:tab w:val="right" w:leader="dot" w:pos="9061"/>
            </w:tabs>
            <w:spacing w:line="360" w:lineRule="auto"/>
            <w:rPr>
              <w:rFonts w:ascii="Arial" w:eastAsiaTheme="minorEastAsia" w:hAnsi="Arial" w:cs="Arial"/>
              <w:noProof/>
              <w:color w:val="auto"/>
              <w:sz w:val="24"/>
              <w:szCs w:val="24"/>
              <w:lang w:eastAsia="pt-BR"/>
            </w:rPr>
          </w:pPr>
          <w:hyperlink w:anchor="_Toc525570779" w:history="1">
            <w:r w:rsidRPr="00EA2613">
              <w:rPr>
                <w:rStyle w:val="Hyperlink"/>
                <w:rFonts w:ascii="Arial" w:hAnsi="Arial" w:cs="Arial"/>
                <w:noProof/>
                <w:sz w:val="24"/>
                <w:szCs w:val="24"/>
              </w:rPr>
              <w:t>3.4.4 Requisitos Funcionais X Objetivos Específicos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_Toc525570779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53</w:t>
            </w:r>
            <w:r w:rsidRPr="00EA2613">
              <w:rPr>
                <w:rFonts w:ascii="Arial" w:hAnsi="Arial" w:cs="Arial"/>
                <w:noProof/>
                <w:webHidden/>
                <w:sz w:val="24"/>
                <w:szCs w:val="24"/>
              </w:rPr>
              <w:fldChar w:fldCharType="end"/>
            </w:r>
          </w:hyperlink>
        </w:p>
        <w:p w14:paraId="21803ADE" w14:textId="5B9F1FE7"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80" w:history="1">
            <w:r w:rsidRPr="00EA2613">
              <w:rPr>
                <w:rStyle w:val="Hyperlink"/>
                <w:rFonts w:ascii="Arial" w:hAnsi="Arial" w:cs="Arial"/>
                <w:noProof/>
                <w:sz w:val="24"/>
                <w:szCs w:val="24"/>
              </w:rPr>
              <w:t>3.5 REQUISITOS NÃO FUNCIONAIS</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_Toc525570780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54</w:t>
            </w:r>
            <w:r w:rsidRPr="00EA2613">
              <w:rPr>
                <w:rFonts w:ascii="Arial" w:hAnsi="Arial" w:cs="Arial"/>
                <w:noProof/>
                <w:webHidden/>
                <w:sz w:val="24"/>
                <w:szCs w:val="24"/>
              </w:rPr>
              <w:fldChar w:fldCharType="end"/>
            </w:r>
          </w:hyperlink>
        </w:p>
        <w:p w14:paraId="4F5F2C24" w14:textId="1473D8AA"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81" w:history="1">
            <w:r w:rsidRPr="00EA2613">
              <w:rPr>
                <w:rStyle w:val="Hyperlink"/>
                <w:rFonts w:ascii="Arial" w:hAnsi="Arial" w:cs="Arial"/>
                <w:noProof/>
                <w:sz w:val="24"/>
                <w:szCs w:val="24"/>
              </w:rPr>
              <w:t>3.6 PROTÓTIPO NÃO FUNCIONAL</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_Toc525570781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56</w:t>
            </w:r>
            <w:r w:rsidRPr="00EA2613">
              <w:rPr>
                <w:rFonts w:ascii="Arial" w:hAnsi="Arial" w:cs="Arial"/>
                <w:noProof/>
                <w:webHidden/>
                <w:sz w:val="24"/>
                <w:szCs w:val="24"/>
              </w:rPr>
              <w:fldChar w:fldCharType="end"/>
            </w:r>
          </w:hyperlink>
        </w:p>
        <w:p w14:paraId="112D4496" w14:textId="62E8F69F" w:rsidR="00932E8F" w:rsidRPr="00EA2613" w:rsidRDefault="00932E8F" w:rsidP="00EA2613">
          <w:pPr>
            <w:pStyle w:val="Sumrio1"/>
            <w:tabs>
              <w:tab w:val="right" w:leader="dot" w:pos="9061"/>
            </w:tabs>
            <w:spacing w:line="360" w:lineRule="auto"/>
            <w:rPr>
              <w:rFonts w:ascii="Arial" w:eastAsiaTheme="minorEastAsia" w:hAnsi="Arial" w:cs="Arial"/>
              <w:b w:val="0"/>
              <w:bCs w:val="0"/>
              <w:noProof/>
              <w:color w:val="auto"/>
              <w:lang w:eastAsia="pt-BR"/>
            </w:rPr>
          </w:pPr>
          <w:hyperlink w:anchor="_Toc525570782" w:history="1">
            <w:r w:rsidRPr="00EA2613">
              <w:rPr>
                <w:rStyle w:val="Hyperlink"/>
                <w:rFonts w:ascii="Arial" w:hAnsi="Arial" w:cs="Arial"/>
                <w:noProof/>
              </w:rPr>
              <w:t>4 PROPOSTA DE SOLUÇÃO</w:t>
            </w:r>
            <w:r w:rsidRPr="00EA2613">
              <w:rPr>
                <w:rFonts w:ascii="Arial" w:hAnsi="Arial" w:cs="Arial"/>
                <w:noProof/>
                <w:webHidden/>
              </w:rPr>
              <w:tab/>
            </w:r>
            <w:r w:rsidRPr="00EA2613">
              <w:rPr>
                <w:rFonts w:ascii="Arial" w:hAnsi="Arial" w:cs="Arial"/>
                <w:noProof/>
                <w:webHidden/>
              </w:rPr>
              <w:fldChar w:fldCharType="begin"/>
            </w:r>
            <w:r w:rsidRPr="00EA2613">
              <w:rPr>
                <w:rFonts w:ascii="Arial" w:hAnsi="Arial" w:cs="Arial"/>
                <w:noProof/>
                <w:webHidden/>
              </w:rPr>
              <w:instrText xml:space="preserve"> PAGEREF _Toc525570782 \h </w:instrText>
            </w:r>
            <w:r w:rsidRPr="00EA2613">
              <w:rPr>
                <w:rFonts w:ascii="Arial" w:hAnsi="Arial" w:cs="Arial"/>
                <w:noProof/>
                <w:webHidden/>
              </w:rPr>
            </w:r>
            <w:r w:rsidRPr="00EA2613">
              <w:rPr>
                <w:rFonts w:ascii="Arial" w:hAnsi="Arial" w:cs="Arial"/>
                <w:noProof/>
                <w:webHidden/>
              </w:rPr>
              <w:fldChar w:fldCharType="separate"/>
            </w:r>
            <w:r w:rsidRPr="00EA2613">
              <w:rPr>
                <w:rFonts w:ascii="Arial" w:hAnsi="Arial" w:cs="Arial"/>
                <w:noProof/>
                <w:webHidden/>
              </w:rPr>
              <w:t>60</w:t>
            </w:r>
            <w:r w:rsidRPr="00EA2613">
              <w:rPr>
                <w:rFonts w:ascii="Arial" w:hAnsi="Arial" w:cs="Arial"/>
                <w:noProof/>
                <w:webHidden/>
              </w:rPr>
              <w:fldChar w:fldCharType="end"/>
            </w:r>
          </w:hyperlink>
        </w:p>
        <w:p w14:paraId="10ACEA5D" w14:textId="1C5AE5B6"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783" w:history="1">
            <w:r w:rsidRPr="00EA2613">
              <w:rPr>
                <w:rStyle w:val="Hyperlink"/>
                <w:rFonts w:ascii="Arial" w:hAnsi="Arial" w:cs="Arial"/>
                <w:noProof/>
                <w:sz w:val="24"/>
                <w:szCs w:val="24"/>
              </w:rPr>
              <w:t>4.1 Requisitos Funcionais x Casos de Uso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_Toc525570783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60</w:t>
            </w:r>
            <w:r w:rsidRPr="00EA2613">
              <w:rPr>
                <w:rFonts w:ascii="Arial" w:hAnsi="Arial" w:cs="Arial"/>
                <w:noProof/>
                <w:webHidden/>
                <w:sz w:val="24"/>
                <w:szCs w:val="24"/>
              </w:rPr>
              <w:fldChar w:fldCharType="end"/>
            </w:r>
          </w:hyperlink>
        </w:p>
        <w:p w14:paraId="78E7CEDA" w14:textId="22DCA612"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800" w:history="1">
            <w:r w:rsidRPr="00EA2613">
              <w:rPr>
                <w:rStyle w:val="Hyperlink"/>
                <w:rFonts w:ascii="Arial" w:hAnsi="Arial" w:cs="Arial"/>
                <w:noProof/>
                <w:sz w:val="24"/>
                <w:szCs w:val="24"/>
              </w:rPr>
              <w:t>4.2 Diagrama de Casos de Uso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_Toc525570800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62</w:t>
            </w:r>
            <w:r w:rsidRPr="00EA2613">
              <w:rPr>
                <w:rFonts w:ascii="Arial" w:hAnsi="Arial" w:cs="Arial"/>
                <w:noProof/>
                <w:webHidden/>
                <w:sz w:val="24"/>
                <w:szCs w:val="24"/>
              </w:rPr>
              <w:fldChar w:fldCharType="end"/>
            </w:r>
          </w:hyperlink>
        </w:p>
        <w:p w14:paraId="6FF788E3" w14:textId="5C924136"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801" w:history="1">
            <w:r w:rsidRPr="00EA2613">
              <w:rPr>
                <w:rStyle w:val="Hyperlink"/>
                <w:rFonts w:ascii="Arial" w:hAnsi="Arial" w:cs="Arial"/>
                <w:noProof/>
                <w:sz w:val="24"/>
                <w:szCs w:val="24"/>
              </w:rPr>
              <w:t>4.3 Diagrama de Classes de Domínio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_Toc525570801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63</w:t>
            </w:r>
            <w:r w:rsidRPr="00EA2613">
              <w:rPr>
                <w:rFonts w:ascii="Arial" w:hAnsi="Arial" w:cs="Arial"/>
                <w:noProof/>
                <w:webHidden/>
                <w:sz w:val="24"/>
                <w:szCs w:val="24"/>
              </w:rPr>
              <w:fldChar w:fldCharType="end"/>
            </w:r>
          </w:hyperlink>
        </w:p>
        <w:p w14:paraId="064B6ADF" w14:textId="3A3A17A9"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802" w:history="1">
            <w:r w:rsidRPr="00EA2613">
              <w:rPr>
                <w:rStyle w:val="Hyperlink"/>
                <w:rFonts w:ascii="Arial" w:hAnsi="Arial" w:cs="Arial"/>
                <w:noProof/>
                <w:sz w:val="24"/>
                <w:szCs w:val="24"/>
              </w:rPr>
              <w:t>4.4 Diagrama de Classes de Análise</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_Toc525570802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64</w:t>
            </w:r>
            <w:r w:rsidRPr="00EA2613">
              <w:rPr>
                <w:rFonts w:ascii="Arial" w:hAnsi="Arial" w:cs="Arial"/>
                <w:noProof/>
                <w:webHidden/>
                <w:sz w:val="24"/>
                <w:szCs w:val="24"/>
              </w:rPr>
              <w:fldChar w:fldCharType="end"/>
            </w:r>
          </w:hyperlink>
        </w:p>
        <w:p w14:paraId="164FB0F9" w14:textId="667E345D"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803" w:history="1">
            <w:r w:rsidRPr="00EA2613">
              <w:rPr>
                <w:rStyle w:val="Hyperlink"/>
                <w:rFonts w:ascii="Arial" w:hAnsi="Arial" w:cs="Arial"/>
                <w:noProof/>
                <w:sz w:val="24"/>
                <w:szCs w:val="24"/>
                <w:highlight w:val="white"/>
              </w:rPr>
              <w:t>4.5 Modelo de Entidades e Relacionamentos Conceitual</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_Toc525570803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69</w:t>
            </w:r>
            <w:r w:rsidRPr="00EA2613">
              <w:rPr>
                <w:rFonts w:ascii="Arial" w:hAnsi="Arial" w:cs="Arial"/>
                <w:noProof/>
                <w:webHidden/>
                <w:sz w:val="24"/>
                <w:szCs w:val="24"/>
              </w:rPr>
              <w:fldChar w:fldCharType="end"/>
            </w:r>
          </w:hyperlink>
        </w:p>
        <w:p w14:paraId="0A4510A2" w14:textId="618C49A3" w:rsidR="00932E8F" w:rsidRPr="00EA2613" w:rsidRDefault="00932E8F" w:rsidP="00EA2613">
          <w:pPr>
            <w:pStyle w:val="Sumrio2"/>
            <w:tabs>
              <w:tab w:val="right" w:leader="dot" w:pos="9061"/>
            </w:tabs>
            <w:spacing w:line="360" w:lineRule="auto"/>
            <w:rPr>
              <w:rFonts w:ascii="Arial" w:eastAsiaTheme="minorEastAsia" w:hAnsi="Arial" w:cs="Arial"/>
              <w:b w:val="0"/>
              <w:bCs w:val="0"/>
              <w:noProof/>
              <w:color w:val="auto"/>
              <w:sz w:val="24"/>
              <w:szCs w:val="24"/>
              <w:lang w:eastAsia="pt-BR"/>
            </w:rPr>
          </w:pPr>
          <w:hyperlink w:anchor="_Toc525570804" w:history="1">
            <w:r w:rsidRPr="00EA2613">
              <w:rPr>
                <w:rStyle w:val="Hyperlink"/>
                <w:rFonts w:ascii="Arial" w:hAnsi="Arial" w:cs="Arial"/>
                <w:noProof/>
                <w:sz w:val="24"/>
                <w:szCs w:val="24"/>
              </w:rPr>
              <w:t>4.6 Modelo de Entidades e Relacionamento Lógico</w:t>
            </w:r>
            <w:r w:rsidRPr="00EA2613">
              <w:rPr>
                <w:rFonts w:ascii="Arial" w:hAnsi="Arial" w:cs="Arial"/>
                <w:noProof/>
                <w:webHidden/>
                <w:sz w:val="24"/>
                <w:szCs w:val="24"/>
              </w:rPr>
              <w:tab/>
            </w:r>
            <w:r w:rsidRPr="00EA2613">
              <w:rPr>
                <w:rFonts w:ascii="Arial" w:hAnsi="Arial" w:cs="Arial"/>
                <w:noProof/>
                <w:webHidden/>
                <w:sz w:val="24"/>
                <w:szCs w:val="24"/>
              </w:rPr>
              <w:fldChar w:fldCharType="begin"/>
            </w:r>
            <w:r w:rsidRPr="00EA2613">
              <w:rPr>
                <w:rFonts w:ascii="Arial" w:hAnsi="Arial" w:cs="Arial"/>
                <w:noProof/>
                <w:webHidden/>
                <w:sz w:val="24"/>
                <w:szCs w:val="24"/>
              </w:rPr>
              <w:instrText xml:space="preserve"> PAGEREF _Toc525570804 \h </w:instrText>
            </w:r>
            <w:r w:rsidRPr="00EA2613">
              <w:rPr>
                <w:rFonts w:ascii="Arial" w:hAnsi="Arial" w:cs="Arial"/>
                <w:noProof/>
                <w:webHidden/>
                <w:sz w:val="24"/>
                <w:szCs w:val="24"/>
              </w:rPr>
            </w:r>
            <w:r w:rsidRPr="00EA2613">
              <w:rPr>
                <w:rFonts w:ascii="Arial" w:hAnsi="Arial" w:cs="Arial"/>
                <w:noProof/>
                <w:webHidden/>
                <w:sz w:val="24"/>
                <w:szCs w:val="24"/>
              </w:rPr>
              <w:fldChar w:fldCharType="separate"/>
            </w:r>
            <w:r w:rsidRPr="00EA2613">
              <w:rPr>
                <w:rFonts w:ascii="Arial" w:hAnsi="Arial" w:cs="Arial"/>
                <w:noProof/>
                <w:webHidden/>
                <w:sz w:val="24"/>
                <w:szCs w:val="24"/>
              </w:rPr>
              <w:t>70</w:t>
            </w:r>
            <w:r w:rsidRPr="00EA2613">
              <w:rPr>
                <w:rFonts w:ascii="Arial" w:hAnsi="Arial" w:cs="Arial"/>
                <w:noProof/>
                <w:webHidden/>
                <w:sz w:val="24"/>
                <w:szCs w:val="24"/>
              </w:rPr>
              <w:fldChar w:fldCharType="end"/>
            </w:r>
          </w:hyperlink>
        </w:p>
        <w:p w14:paraId="169BD7F8" w14:textId="22A66A4F" w:rsidR="00932E8F" w:rsidRPr="00EA2613" w:rsidRDefault="00932E8F" w:rsidP="00EA2613">
          <w:pPr>
            <w:pStyle w:val="Sumrio1"/>
            <w:tabs>
              <w:tab w:val="right" w:leader="dot" w:pos="9061"/>
            </w:tabs>
            <w:spacing w:line="360" w:lineRule="auto"/>
            <w:rPr>
              <w:rFonts w:ascii="Arial" w:eastAsiaTheme="minorEastAsia" w:hAnsi="Arial" w:cs="Arial"/>
              <w:b w:val="0"/>
              <w:bCs w:val="0"/>
              <w:noProof/>
              <w:color w:val="auto"/>
              <w:lang w:eastAsia="pt-BR"/>
            </w:rPr>
          </w:pPr>
          <w:hyperlink w:anchor="_Toc525570805" w:history="1">
            <w:r w:rsidRPr="00EA2613">
              <w:rPr>
                <w:rStyle w:val="Hyperlink"/>
                <w:rFonts w:ascii="Arial" w:eastAsia="Calibri Light" w:hAnsi="Arial" w:cs="Arial"/>
                <w:noProof/>
              </w:rPr>
              <w:t>5 Modelos do Sistema</w:t>
            </w:r>
            <w:r w:rsidRPr="00EA2613">
              <w:rPr>
                <w:rFonts w:ascii="Arial" w:hAnsi="Arial" w:cs="Arial"/>
                <w:noProof/>
                <w:webHidden/>
              </w:rPr>
              <w:tab/>
            </w:r>
            <w:r w:rsidRPr="00EA2613">
              <w:rPr>
                <w:rFonts w:ascii="Arial" w:hAnsi="Arial" w:cs="Arial"/>
                <w:noProof/>
                <w:webHidden/>
              </w:rPr>
              <w:fldChar w:fldCharType="begin"/>
            </w:r>
            <w:r w:rsidRPr="00EA2613">
              <w:rPr>
                <w:rFonts w:ascii="Arial" w:hAnsi="Arial" w:cs="Arial"/>
                <w:noProof/>
                <w:webHidden/>
              </w:rPr>
              <w:instrText xml:space="preserve"> PAGEREF _Toc525570805 \h </w:instrText>
            </w:r>
            <w:r w:rsidRPr="00EA2613">
              <w:rPr>
                <w:rFonts w:ascii="Arial" w:hAnsi="Arial" w:cs="Arial"/>
                <w:noProof/>
                <w:webHidden/>
              </w:rPr>
            </w:r>
            <w:r w:rsidRPr="00EA2613">
              <w:rPr>
                <w:rFonts w:ascii="Arial" w:hAnsi="Arial" w:cs="Arial"/>
                <w:noProof/>
                <w:webHidden/>
              </w:rPr>
              <w:fldChar w:fldCharType="separate"/>
            </w:r>
            <w:r w:rsidRPr="00EA2613">
              <w:rPr>
                <w:rFonts w:ascii="Arial" w:hAnsi="Arial" w:cs="Arial"/>
                <w:noProof/>
                <w:webHidden/>
              </w:rPr>
              <w:t>71</w:t>
            </w:r>
            <w:r w:rsidRPr="00EA2613">
              <w:rPr>
                <w:rFonts w:ascii="Arial" w:hAnsi="Arial" w:cs="Arial"/>
                <w:noProof/>
                <w:webHidden/>
              </w:rPr>
              <w:fldChar w:fldCharType="end"/>
            </w:r>
          </w:hyperlink>
        </w:p>
        <w:p w14:paraId="73B8F2A6" w14:textId="4070147C" w:rsidR="00932E8F" w:rsidRPr="00EA2613" w:rsidRDefault="00932E8F" w:rsidP="00EA2613">
          <w:pPr>
            <w:pStyle w:val="Sumrio1"/>
            <w:tabs>
              <w:tab w:val="right" w:leader="dot" w:pos="9061"/>
            </w:tabs>
            <w:spacing w:line="360" w:lineRule="auto"/>
            <w:rPr>
              <w:rFonts w:ascii="Arial" w:eastAsiaTheme="minorEastAsia" w:hAnsi="Arial" w:cs="Arial"/>
              <w:b w:val="0"/>
              <w:bCs w:val="0"/>
              <w:noProof/>
              <w:color w:val="auto"/>
              <w:lang w:eastAsia="pt-BR"/>
            </w:rPr>
          </w:pPr>
          <w:hyperlink w:anchor="_Toc525570806" w:history="1">
            <w:r w:rsidRPr="00EA2613">
              <w:rPr>
                <w:rStyle w:val="Hyperlink"/>
                <w:rFonts w:ascii="Arial" w:hAnsi="Arial" w:cs="Arial"/>
                <w:noProof/>
              </w:rPr>
              <w:t>Referências</w:t>
            </w:r>
            <w:r w:rsidRPr="00EA2613">
              <w:rPr>
                <w:rFonts w:ascii="Arial" w:hAnsi="Arial" w:cs="Arial"/>
                <w:noProof/>
                <w:webHidden/>
              </w:rPr>
              <w:tab/>
            </w:r>
            <w:r w:rsidRPr="00EA2613">
              <w:rPr>
                <w:rFonts w:ascii="Arial" w:hAnsi="Arial" w:cs="Arial"/>
                <w:noProof/>
                <w:webHidden/>
              </w:rPr>
              <w:fldChar w:fldCharType="begin"/>
            </w:r>
            <w:r w:rsidRPr="00EA2613">
              <w:rPr>
                <w:rFonts w:ascii="Arial" w:hAnsi="Arial" w:cs="Arial"/>
                <w:noProof/>
                <w:webHidden/>
              </w:rPr>
              <w:instrText xml:space="preserve"> PAGEREF _Toc525570806 \h </w:instrText>
            </w:r>
            <w:r w:rsidRPr="00EA2613">
              <w:rPr>
                <w:rFonts w:ascii="Arial" w:hAnsi="Arial" w:cs="Arial"/>
                <w:noProof/>
                <w:webHidden/>
              </w:rPr>
            </w:r>
            <w:r w:rsidRPr="00EA2613">
              <w:rPr>
                <w:rFonts w:ascii="Arial" w:hAnsi="Arial" w:cs="Arial"/>
                <w:noProof/>
                <w:webHidden/>
              </w:rPr>
              <w:fldChar w:fldCharType="separate"/>
            </w:r>
            <w:r w:rsidRPr="00EA2613">
              <w:rPr>
                <w:rFonts w:ascii="Arial" w:hAnsi="Arial" w:cs="Arial"/>
                <w:noProof/>
                <w:webHidden/>
              </w:rPr>
              <w:t>82</w:t>
            </w:r>
            <w:r w:rsidRPr="00EA2613">
              <w:rPr>
                <w:rFonts w:ascii="Arial" w:hAnsi="Arial" w:cs="Arial"/>
                <w:noProof/>
                <w:webHidden/>
              </w:rPr>
              <w:fldChar w:fldCharType="end"/>
            </w:r>
          </w:hyperlink>
        </w:p>
        <w:p w14:paraId="65E9F702" w14:textId="1E0FAD3F" w:rsidR="00882722" w:rsidRDefault="00882722" w:rsidP="00EA2613">
          <w:pPr>
            <w:spacing w:line="360" w:lineRule="auto"/>
          </w:pPr>
          <w:r w:rsidRPr="00EA2613">
            <w:rPr>
              <w:rFonts w:ascii="Arial" w:hAnsi="Arial" w:cs="Arial"/>
              <w:b/>
              <w:bCs/>
              <w:color w:val="auto"/>
            </w:rPr>
            <w:fldChar w:fldCharType="end"/>
          </w:r>
        </w:p>
      </w:sdtContent>
    </w:sdt>
    <w:p w14:paraId="66B31451" w14:textId="7325B5AC" w:rsidR="00E6104C" w:rsidRDefault="00E6104C" w:rsidP="006116D3">
      <w:pPr>
        <w:jc w:val="center"/>
        <w:rPr>
          <w:rFonts w:ascii="Arial" w:hAnsi="Arial" w:cs="Arial"/>
          <w:b/>
        </w:rPr>
      </w:pPr>
    </w:p>
    <w:p w14:paraId="08B78EBC" w14:textId="04EB7088" w:rsidR="00A57B92" w:rsidRDefault="00A57B92" w:rsidP="006116D3">
      <w:pPr>
        <w:jc w:val="center"/>
        <w:rPr>
          <w:rFonts w:ascii="Arial" w:hAnsi="Arial" w:cs="Arial"/>
          <w:b/>
        </w:rPr>
      </w:pPr>
    </w:p>
    <w:p w14:paraId="5748C7A7" w14:textId="1E203EFE" w:rsidR="00A57B92" w:rsidRDefault="00A57B92" w:rsidP="006116D3">
      <w:pPr>
        <w:jc w:val="center"/>
        <w:rPr>
          <w:rFonts w:ascii="Arial" w:hAnsi="Arial" w:cs="Arial"/>
          <w:b/>
        </w:rPr>
      </w:pPr>
    </w:p>
    <w:p w14:paraId="561D4A46" w14:textId="3CB73B84" w:rsidR="00A57B92" w:rsidRDefault="00A57B92" w:rsidP="006116D3">
      <w:pPr>
        <w:jc w:val="center"/>
        <w:rPr>
          <w:rFonts w:ascii="Arial" w:hAnsi="Arial" w:cs="Arial"/>
          <w:b/>
        </w:rPr>
      </w:pPr>
    </w:p>
    <w:p w14:paraId="5C7319DB" w14:textId="46B3DDC5" w:rsidR="00A57B92" w:rsidRDefault="00A57B92" w:rsidP="006116D3">
      <w:pPr>
        <w:jc w:val="center"/>
        <w:rPr>
          <w:rFonts w:ascii="Arial" w:hAnsi="Arial" w:cs="Arial"/>
          <w:b/>
        </w:rPr>
      </w:pPr>
    </w:p>
    <w:p w14:paraId="7D4FA807" w14:textId="73EE1019" w:rsidR="00A57B92" w:rsidRDefault="00A57B92" w:rsidP="006116D3">
      <w:pPr>
        <w:jc w:val="center"/>
        <w:rPr>
          <w:rFonts w:ascii="Arial" w:hAnsi="Arial" w:cs="Arial"/>
          <w:b/>
        </w:rPr>
      </w:pPr>
    </w:p>
    <w:p w14:paraId="0EEC7D28" w14:textId="218A1491" w:rsidR="00A57B92" w:rsidRDefault="00A57B92" w:rsidP="006116D3">
      <w:pPr>
        <w:jc w:val="center"/>
        <w:rPr>
          <w:rFonts w:ascii="Arial" w:hAnsi="Arial" w:cs="Arial"/>
          <w:b/>
        </w:rPr>
      </w:pPr>
    </w:p>
    <w:p w14:paraId="4943B885" w14:textId="460AA8D9" w:rsidR="00A57B92" w:rsidRDefault="00A57B92" w:rsidP="006116D3">
      <w:pPr>
        <w:jc w:val="center"/>
        <w:rPr>
          <w:rFonts w:ascii="Arial" w:hAnsi="Arial" w:cs="Arial"/>
          <w:b/>
        </w:rPr>
      </w:pPr>
    </w:p>
    <w:p w14:paraId="21FC6134" w14:textId="6A29CF98" w:rsidR="00A57B92" w:rsidRDefault="00A57B92" w:rsidP="006116D3">
      <w:pPr>
        <w:jc w:val="center"/>
        <w:rPr>
          <w:rFonts w:ascii="Arial" w:hAnsi="Arial" w:cs="Arial"/>
          <w:b/>
        </w:rPr>
      </w:pPr>
    </w:p>
    <w:p w14:paraId="610DF3E7" w14:textId="6F52BE28" w:rsidR="00A57B92" w:rsidRDefault="00A57B92" w:rsidP="006116D3">
      <w:pPr>
        <w:jc w:val="center"/>
        <w:rPr>
          <w:rFonts w:ascii="Arial" w:hAnsi="Arial" w:cs="Arial"/>
          <w:b/>
        </w:rPr>
      </w:pPr>
    </w:p>
    <w:p w14:paraId="5455EB2F" w14:textId="7F2C3E37" w:rsidR="00A57B92" w:rsidRDefault="00A57B92" w:rsidP="006116D3">
      <w:pPr>
        <w:jc w:val="center"/>
        <w:rPr>
          <w:rFonts w:ascii="Arial" w:hAnsi="Arial" w:cs="Arial"/>
          <w:b/>
        </w:rPr>
      </w:pPr>
    </w:p>
    <w:p w14:paraId="5F5BC382" w14:textId="5E68320F" w:rsidR="00A57B92" w:rsidRDefault="00A57B92" w:rsidP="006116D3">
      <w:pPr>
        <w:jc w:val="center"/>
        <w:rPr>
          <w:rFonts w:ascii="Arial" w:hAnsi="Arial" w:cs="Arial"/>
          <w:b/>
        </w:rPr>
      </w:pPr>
    </w:p>
    <w:p w14:paraId="5E554F80" w14:textId="09D7CA7A" w:rsidR="00A57B92" w:rsidRDefault="00A57B92" w:rsidP="006116D3">
      <w:pPr>
        <w:jc w:val="center"/>
        <w:rPr>
          <w:rFonts w:ascii="Arial" w:hAnsi="Arial" w:cs="Arial"/>
          <w:b/>
        </w:rPr>
      </w:pPr>
    </w:p>
    <w:p w14:paraId="367F7028" w14:textId="2B158FF1" w:rsidR="00A10F3B" w:rsidRDefault="00A10F3B" w:rsidP="006116D3">
      <w:pPr>
        <w:jc w:val="center"/>
        <w:rPr>
          <w:rFonts w:ascii="Arial" w:hAnsi="Arial" w:cs="Arial"/>
          <w:b/>
        </w:rPr>
      </w:pPr>
    </w:p>
    <w:p w14:paraId="753FDBED" w14:textId="77777777" w:rsidR="00A10F3B" w:rsidRDefault="00A10F3B">
      <w:pPr>
        <w:spacing w:after="160" w:line="259" w:lineRule="auto"/>
        <w:jc w:val="left"/>
        <w:rPr>
          <w:rFonts w:ascii="Arial" w:hAnsi="Arial" w:cs="Arial"/>
          <w:b/>
        </w:rPr>
      </w:pPr>
      <w:r>
        <w:rPr>
          <w:rFonts w:ascii="Arial" w:hAnsi="Arial" w:cs="Arial"/>
          <w:b/>
        </w:rPr>
        <w:br w:type="page"/>
      </w:r>
    </w:p>
    <w:p w14:paraId="6CB68EE2" w14:textId="329473DB" w:rsidR="00A10F3B" w:rsidRPr="00327A9E" w:rsidRDefault="00A10F3B" w:rsidP="00327A9E">
      <w:pPr>
        <w:spacing w:line="360" w:lineRule="auto"/>
        <w:jc w:val="center"/>
        <w:rPr>
          <w:rFonts w:ascii="Arial" w:hAnsi="Arial" w:cs="Arial"/>
          <w:b/>
        </w:rPr>
      </w:pPr>
      <w:r>
        <w:rPr>
          <w:rFonts w:ascii="Arial" w:hAnsi="Arial" w:cs="Arial"/>
          <w:b/>
        </w:rPr>
        <w:lastRenderedPageBreak/>
        <w:t>LISTA DE SIGLAS E ABREVIATURAS</w:t>
      </w:r>
    </w:p>
    <w:p w14:paraId="5CCFD8A4" w14:textId="2DDB0ED7" w:rsidR="00A10F3B" w:rsidRDefault="00A10F3B" w:rsidP="00327A9E">
      <w:pPr>
        <w:spacing w:line="360" w:lineRule="auto"/>
        <w:rPr>
          <w:rFonts w:ascii="Arial" w:hAnsi="Arial" w:cs="Arial"/>
        </w:rPr>
      </w:pPr>
      <w:r>
        <w:rPr>
          <w:rFonts w:ascii="Arial" w:hAnsi="Arial" w:cs="Arial"/>
        </w:rPr>
        <w:t>C</w:t>
      </w:r>
      <w:r w:rsidR="00733541">
        <w:rPr>
          <w:rFonts w:ascii="Arial" w:hAnsi="Arial" w:cs="Arial"/>
        </w:rPr>
        <w:t>R</w:t>
      </w:r>
      <w:r>
        <w:rPr>
          <w:rFonts w:ascii="Arial" w:hAnsi="Arial" w:cs="Arial"/>
        </w:rPr>
        <w:t>V</w:t>
      </w:r>
      <w:r w:rsidR="00733541">
        <w:rPr>
          <w:rFonts w:ascii="Arial" w:hAnsi="Arial" w:cs="Arial"/>
        </w:rPr>
        <w:t xml:space="preserve"> – </w:t>
      </w:r>
      <w:proofErr w:type="gramStart"/>
      <w:r w:rsidR="00733541">
        <w:rPr>
          <w:rFonts w:ascii="Arial" w:hAnsi="Arial" w:cs="Arial"/>
        </w:rPr>
        <w:t>Certificado  de</w:t>
      </w:r>
      <w:proofErr w:type="gramEnd"/>
      <w:r w:rsidR="00733541">
        <w:rPr>
          <w:rFonts w:ascii="Arial" w:hAnsi="Arial" w:cs="Arial"/>
        </w:rPr>
        <w:t xml:space="preserve"> Registro do Veículo.</w:t>
      </w:r>
    </w:p>
    <w:p w14:paraId="537F0DB8" w14:textId="77777777" w:rsidR="00733541" w:rsidRDefault="00733541" w:rsidP="00327A9E">
      <w:pPr>
        <w:spacing w:line="360" w:lineRule="auto"/>
        <w:jc w:val="left"/>
        <w:rPr>
          <w:rFonts w:ascii="Arial" w:hAnsi="Arial" w:cs="Arial"/>
        </w:rPr>
      </w:pPr>
      <w:r>
        <w:rPr>
          <w:rFonts w:ascii="Arial" w:hAnsi="Arial" w:cs="Arial"/>
        </w:rPr>
        <w:t>DPEM – Seguro de Danos Pessoais Causados por Embarcações e suas Cargas.</w:t>
      </w:r>
    </w:p>
    <w:p w14:paraId="35C2A959" w14:textId="34175436" w:rsidR="00733541" w:rsidRDefault="00733541" w:rsidP="00327A9E">
      <w:pPr>
        <w:spacing w:line="360" w:lineRule="auto"/>
        <w:jc w:val="left"/>
        <w:rPr>
          <w:rFonts w:ascii="Arial" w:hAnsi="Arial" w:cs="Arial"/>
        </w:rPr>
      </w:pPr>
      <w:r>
        <w:rPr>
          <w:rFonts w:ascii="Arial" w:hAnsi="Arial" w:cs="Arial"/>
        </w:rPr>
        <w:t>DPVAT – Seguro de Danos Pessoais Causados por Veículos Automotores Terrestres.</w:t>
      </w:r>
    </w:p>
    <w:p w14:paraId="7E067B26" w14:textId="00F7DF8D" w:rsidR="00733541" w:rsidRDefault="00733541" w:rsidP="00327A9E">
      <w:pPr>
        <w:spacing w:line="360" w:lineRule="auto"/>
        <w:jc w:val="left"/>
        <w:rPr>
          <w:rFonts w:ascii="Arial" w:hAnsi="Arial" w:cs="Arial"/>
        </w:rPr>
      </w:pPr>
      <w:r>
        <w:rPr>
          <w:rFonts w:ascii="Arial" w:hAnsi="Arial" w:cs="Arial"/>
        </w:rPr>
        <w:t>SBT – Sistema Brasileiro de Televisão.</w:t>
      </w:r>
    </w:p>
    <w:p w14:paraId="4047C916" w14:textId="7CDA1203" w:rsidR="00733541" w:rsidRPr="00327A9E" w:rsidRDefault="00733541" w:rsidP="00327A9E">
      <w:pPr>
        <w:spacing w:line="360" w:lineRule="auto"/>
        <w:jc w:val="left"/>
        <w:rPr>
          <w:rFonts w:ascii="Arial" w:hAnsi="Arial" w:cs="Arial"/>
        </w:rPr>
      </w:pPr>
      <w:proofErr w:type="spellStart"/>
      <w:r>
        <w:rPr>
          <w:rFonts w:ascii="Arial" w:hAnsi="Arial" w:cs="Arial"/>
        </w:rPr>
        <w:t>UniCEUB</w:t>
      </w:r>
      <w:proofErr w:type="spellEnd"/>
      <w:r>
        <w:rPr>
          <w:rFonts w:ascii="Arial" w:hAnsi="Arial" w:cs="Arial"/>
        </w:rPr>
        <w:t xml:space="preserve"> – Centro Universitário de Brasília.</w:t>
      </w:r>
    </w:p>
    <w:p w14:paraId="45261678" w14:textId="77777777" w:rsidR="00860744" w:rsidRDefault="00860744" w:rsidP="00327A9E">
      <w:pPr>
        <w:jc w:val="left"/>
        <w:rPr>
          <w:rFonts w:ascii="Arial" w:hAnsi="Arial" w:cs="Arial"/>
          <w:b/>
        </w:rPr>
        <w:sectPr w:rsidR="00860744" w:rsidSect="005C397C">
          <w:headerReference w:type="default" r:id="rId10"/>
          <w:footerReference w:type="default" r:id="rId11"/>
          <w:pgSz w:w="11906" w:h="16838"/>
          <w:pgMar w:top="1701" w:right="1134" w:bottom="1134" w:left="1701" w:header="709" w:footer="709" w:gutter="0"/>
          <w:pgNumType w:start="9"/>
          <w:cols w:space="708"/>
          <w:docGrid w:linePitch="360"/>
        </w:sectPr>
      </w:pPr>
    </w:p>
    <w:p w14:paraId="05767418" w14:textId="24A67536" w:rsidR="00632C4F" w:rsidRPr="00DB318C" w:rsidRDefault="00A10F3B" w:rsidP="00222DB5">
      <w:pPr>
        <w:pStyle w:val="N1"/>
        <w:rPr>
          <w:rStyle w:val="Ttulo1Char"/>
          <w:rFonts w:ascii="Arial" w:hAnsi="Arial" w:cs="Arial"/>
          <w:b/>
          <w:color w:val="auto"/>
          <w:sz w:val="24"/>
          <w:szCs w:val="24"/>
        </w:rPr>
      </w:pPr>
      <w:bookmarkStart w:id="28" w:name="_Toc514987093"/>
      <w:bookmarkStart w:id="29" w:name="_Toc515021251"/>
      <w:bookmarkStart w:id="30" w:name="_Toc515337302"/>
      <w:bookmarkStart w:id="31" w:name="_Toc514987094"/>
      <w:bookmarkStart w:id="32" w:name="_Toc515021252"/>
      <w:bookmarkStart w:id="33" w:name="_Toc515337303"/>
      <w:bookmarkStart w:id="34" w:name="_Toc514987095"/>
      <w:bookmarkStart w:id="35" w:name="_Toc515021253"/>
      <w:bookmarkStart w:id="36" w:name="_Toc515337304"/>
      <w:bookmarkStart w:id="37" w:name="_Toc514987096"/>
      <w:bookmarkStart w:id="38" w:name="_Toc515021254"/>
      <w:bookmarkStart w:id="39" w:name="_Toc515337305"/>
      <w:bookmarkStart w:id="40" w:name="_Toc514987097"/>
      <w:bookmarkStart w:id="41" w:name="_Toc515021255"/>
      <w:bookmarkStart w:id="42" w:name="_Toc515337306"/>
      <w:bookmarkStart w:id="43" w:name="_Toc514987098"/>
      <w:bookmarkStart w:id="44" w:name="_Toc515021256"/>
      <w:bookmarkStart w:id="45" w:name="_Toc515337307"/>
      <w:bookmarkStart w:id="46" w:name="_Toc514987099"/>
      <w:bookmarkStart w:id="47" w:name="_Toc515021257"/>
      <w:bookmarkStart w:id="48" w:name="_Toc515337308"/>
      <w:bookmarkStart w:id="49" w:name="_Toc514987100"/>
      <w:bookmarkStart w:id="50" w:name="_Toc515021258"/>
      <w:bookmarkStart w:id="51" w:name="_Toc515337309"/>
      <w:bookmarkStart w:id="52" w:name="_Toc514987101"/>
      <w:bookmarkStart w:id="53" w:name="_Toc515021259"/>
      <w:bookmarkStart w:id="54" w:name="_Toc515337310"/>
      <w:bookmarkStart w:id="55" w:name="_Toc514987102"/>
      <w:bookmarkStart w:id="56" w:name="_Toc515021260"/>
      <w:bookmarkStart w:id="57" w:name="_Toc515337311"/>
      <w:bookmarkStart w:id="58" w:name="_Toc514987103"/>
      <w:bookmarkStart w:id="59" w:name="_Toc515021261"/>
      <w:bookmarkStart w:id="60" w:name="_Toc515337312"/>
      <w:bookmarkStart w:id="61" w:name="_Toc514987104"/>
      <w:bookmarkStart w:id="62" w:name="_Toc515021262"/>
      <w:bookmarkStart w:id="63" w:name="_Toc515337313"/>
      <w:bookmarkStart w:id="64" w:name="_Toc514987105"/>
      <w:bookmarkStart w:id="65" w:name="_Toc515021263"/>
      <w:bookmarkStart w:id="66" w:name="_Toc515337314"/>
      <w:bookmarkStart w:id="67" w:name="_Toc514987106"/>
      <w:bookmarkStart w:id="68" w:name="_Toc515021264"/>
      <w:bookmarkStart w:id="69" w:name="_Toc515337315"/>
      <w:bookmarkStart w:id="70" w:name="_Toc514987107"/>
      <w:bookmarkStart w:id="71" w:name="_Toc515021265"/>
      <w:bookmarkStart w:id="72" w:name="_Toc515337316"/>
      <w:bookmarkStart w:id="73" w:name="_Toc514987108"/>
      <w:bookmarkStart w:id="74" w:name="_Toc515021266"/>
      <w:bookmarkStart w:id="75" w:name="_Toc515337317"/>
      <w:bookmarkStart w:id="76" w:name="_Toc514987109"/>
      <w:bookmarkStart w:id="77" w:name="_Toc515021267"/>
      <w:bookmarkStart w:id="78" w:name="_Toc515337318"/>
      <w:bookmarkStart w:id="79" w:name="_Toc514987110"/>
      <w:bookmarkStart w:id="80" w:name="_Toc515021268"/>
      <w:bookmarkStart w:id="81" w:name="_Toc515337319"/>
      <w:bookmarkStart w:id="82" w:name="_Toc514987111"/>
      <w:bookmarkStart w:id="83" w:name="_Toc515021269"/>
      <w:bookmarkStart w:id="84" w:name="_Toc515337320"/>
      <w:bookmarkStart w:id="85" w:name="_Toc514987112"/>
      <w:bookmarkStart w:id="86" w:name="_Toc515021270"/>
      <w:bookmarkStart w:id="87" w:name="_Toc515337321"/>
      <w:bookmarkStart w:id="88" w:name="_Toc514987113"/>
      <w:bookmarkStart w:id="89" w:name="_Toc515021271"/>
      <w:bookmarkStart w:id="90" w:name="_Toc515337322"/>
      <w:bookmarkStart w:id="91" w:name="_Toc514987114"/>
      <w:bookmarkStart w:id="92" w:name="_Toc515021272"/>
      <w:bookmarkStart w:id="93" w:name="_Toc515337323"/>
      <w:bookmarkStart w:id="94" w:name="_Toc514987115"/>
      <w:bookmarkStart w:id="95" w:name="_Toc515021273"/>
      <w:bookmarkStart w:id="96" w:name="_Toc515337324"/>
      <w:bookmarkStart w:id="97" w:name="_Toc514987116"/>
      <w:bookmarkStart w:id="98" w:name="_Toc515021274"/>
      <w:bookmarkStart w:id="99" w:name="_Toc515337325"/>
      <w:bookmarkStart w:id="100" w:name="_Toc514987117"/>
      <w:bookmarkStart w:id="101" w:name="_Toc515021275"/>
      <w:bookmarkStart w:id="102" w:name="_Toc515337326"/>
      <w:bookmarkStart w:id="103" w:name="_Toc514987118"/>
      <w:bookmarkStart w:id="104" w:name="_Toc515021276"/>
      <w:bookmarkStart w:id="105" w:name="_Toc515337327"/>
      <w:bookmarkStart w:id="106" w:name="_Toc514987119"/>
      <w:bookmarkStart w:id="107" w:name="_Toc515021277"/>
      <w:bookmarkStart w:id="108" w:name="_Toc515337328"/>
      <w:bookmarkStart w:id="109" w:name="_Toc514987120"/>
      <w:bookmarkStart w:id="110" w:name="_Toc515021278"/>
      <w:bookmarkStart w:id="111" w:name="_Toc515337329"/>
      <w:bookmarkStart w:id="112" w:name="_Toc514987121"/>
      <w:bookmarkStart w:id="113" w:name="_Toc515021279"/>
      <w:bookmarkStart w:id="114" w:name="_Toc515337330"/>
      <w:bookmarkStart w:id="115" w:name="_Toc514987122"/>
      <w:bookmarkStart w:id="116" w:name="_Toc515021280"/>
      <w:bookmarkStart w:id="117" w:name="_Toc515337331"/>
      <w:bookmarkStart w:id="118" w:name="_Toc514987123"/>
      <w:bookmarkStart w:id="119" w:name="_Toc515021281"/>
      <w:bookmarkStart w:id="120" w:name="_Toc515337332"/>
      <w:bookmarkStart w:id="121" w:name="_Toc514987124"/>
      <w:bookmarkStart w:id="122" w:name="_Toc515021282"/>
      <w:bookmarkStart w:id="123" w:name="_Toc515337333"/>
      <w:bookmarkStart w:id="124" w:name="_Toc514987125"/>
      <w:bookmarkStart w:id="125" w:name="_Toc515021283"/>
      <w:bookmarkStart w:id="126" w:name="_Toc515337334"/>
      <w:bookmarkStart w:id="127" w:name="_Toc514987126"/>
      <w:bookmarkStart w:id="128" w:name="_Toc515021284"/>
      <w:bookmarkStart w:id="129" w:name="_Toc515337335"/>
      <w:bookmarkStart w:id="130" w:name="_Toc514987127"/>
      <w:bookmarkStart w:id="131" w:name="_Toc515021285"/>
      <w:bookmarkStart w:id="132" w:name="_Toc515337336"/>
      <w:bookmarkStart w:id="133" w:name="_Toc514987128"/>
      <w:bookmarkStart w:id="134" w:name="_Toc515021286"/>
      <w:bookmarkStart w:id="135" w:name="_Toc515337337"/>
      <w:bookmarkStart w:id="136" w:name="_Toc514987129"/>
      <w:bookmarkStart w:id="137" w:name="_Toc515021287"/>
      <w:bookmarkStart w:id="138" w:name="_Toc515337338"/>
      <w:bookmarkStart w:id="139" w:name="_Toc514987130"/>
      <w:bookmarkStart w:id="140" w:name="_Toc515021288"/>
      <w:bookmarkStart w:id="141" w:name="_Toc515337339"/>
      <w:bookmarkStart w:id="142" w:name="_Toc514987131"/>
      <w:bookmarkStart w:id="143" w:name="_Toc515021289"/>
      <w:bookmarkStart w:id="144" w:name="_Toc515337340"/>
      <w:bookmarkStart w:id="145" w:name="_Toc514987132"/>
      <w:bookmarkStart w:id="146" w:name="_Toc515021290"/>
      <w:bookmarkStart w:id="147" w:name="_Toc515337341"/>
      <w:bookmarkStart w:id="148" w:name="_Toc514987133"/>
      <w:bookmarkStart w:id="149" w:name="_Toc515021291"/>
      <w:bookmarkStart w:id="150" w:name="_Toc515337342"/>
      <w:bookmarkStart w:id="151" w:name="_Toc514987134"/>
      <w:bookmarkStart w:id="152" w:name="_Toc515021292"/>
      <w:bookmarkStart w:id="153" w:name="_Toc515337343"/>
      <w:bookmarkStart w:id="154" w:name="_Toc514987135"/>
      <w:bookmarkStart w:id="155" w:name="_Toc515021293"/>
      <w:bookmarkStart w:id="156" w:name="_Toc515337344"/>
      <w:bookmarkStart w:id="157" w:name="_Toc514987136"/>
      <w:bookmarkStart w:id="158" w:name="_Toc515021294"/>
      <w:bookmarkStart w:id="159" w:name="_Toc515337345"/>
      <w:bookmarkStart w:id="160" w:name="_Toc514987137"/>
      <w:bookmarkStart w:id="161" w:name="_Toc515021295"/>
      <w:bookmarkStart w:id="162" w:name="_Toc515337346"/>
      <w:bookmarkStart w:id="163" w:name="_Toc514987138"/>
      <w:bookmarkStart w:id="164" w:name="_Toc515021296"/>
      <w:bookmarkStart w:id="165" w:name="_Toc515337347"/>
      <w:bookmarkStart w:id="166" w:name="_Toc514987139"/>
      <w:bookmarkStart w:id="167" w:name="_Toc515021297"/>
      <w:bookmarkStart w:id="168" w:name="_Toc515337348"/>
      <w:bookmarkStart w:id="169" w:name="_Toc514987140"/>
      <w:bookmarkStart w:id="170" w:name="_Toc515021298"/>
      <w:bookmarkStart w:id="171" w:name="_Toc515337349"/>
      <w:bookmarkStart w:id="172" w:name="_Toc514987141"/>
      <w:bookmarkStart w:id="173" w:name="_Toc515021299"/>
      <w:bookmarkStart w:id="174" w:name="_Toc515337350"/>
      <w:bookmarkStart w:id="175" w:name="_Toc514987142"/>
      <w:bookmarkStart w:id="176" w:name="_Toc515021300"/>
      <w:bookmarkStart w:id="177" w:name="_Toc515337351"/>
      <w:bookmarkStart w:id="178" w:name="_Toc514987143"/>
      <w:bookmarkStart w:id="179" w:name="_Toc515021301"/>
      <w:bookmarkStart w:id="180" w:name="_Toc515337352"/>
      <w:bookmarkStart w:id="181" w:name="_Toc514987144"/>
      <w:bookmarkStart w:id="182" w:name="_Toc515021302"/>
      <w:bookmarkStart w:id="183" w:name="_Toc515337353"/>
      <w:bookmarkStart w:id="184" w:name="_Toc514987145"/>
      <w:bookmarkStart w:id="185" w:name="_Toc515021303"/>
      <w:bookmarkStart w:id="186" w:name="_Toc515337354"/>
      <w:bookmarkStart w:id="187" w:name="_Toc514987146"/>
      <w:bookmarkStart w:id="188" w:name="_Toc515021304"/>
      <w:bookmarkStart w:id="189" w:name="_Toc515337355"/>
      <w:bookmarkStart w:id="190" w:name="_Toc514987147"/>
      <w:bookmarkStart w:id="191" w:name="_Toc515021305"/>
      <w:bookmarkStart w:id="192" w:name="_Toc515337356"/>
      <w:bookmarkStart w:id="193" w:name="_Toc514987148"/>
      <w:bookmarkStart w:id="194" w:name="_Toc515021306"/>
      <w:bookmarkStart w:id="195" w:name="_Toc515337357"/>
      <w:bookmarkStart w:id="196" w:name="_Toc514987149"/>
      <w:bookmarkStart w:id="197" w:name="_Toc515021307"/>
      <w:bookmarkStart w:id="198" w:name="_Toc515337358"/>
      <w:bookmarkStart w:id="199" w:name="_Toc514987150"/>
      <w:bookmarkStart w:id="200" w:name="_Toc515021308"/>
      <w:bookmarkStart w:id="201" w:name="_Toc515337359"/>
      <w:bookmarkStart w:id="202" w:name="_Toc514987151"/>
      <w:bookmarkStart w:id="203" w:name="_Toc515021309"/>
      <w:bookmarkStart w:id="204" w:name="_Toc515337360"/>
      <w:bookmarkStart w:id="205" w:name="_Toc514431959"/>
      <w:bookmarkStart w:id="206" w:name="_Toc514432810"/>
      <w:bookmarkStart w:id="207" w:name="_Toc514433013"/>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Pr>
          <w:rStyle w:val="Ttulo1Char"/>
          <w:rFonts w:ascii="Arial" w:hAnsi="Arial" w:cs="Arial"/>
          <w:b/>
          <w:color w:val="auto"/>
          <w:sz w:val="24"/>
          <w:szCs w:val="24"/>
        </w:rPr>
        <w:lastRenderedPageBreak/>
        <w:t>I</w:t>
      </w:r>
      <w:r w:rsidR="00692A53" w:rsidRPr="00DB318C">
        <w:rPr>
          <w:rStyle w:val="Ttulo1Char"/>
          <w:rFonts w:ascii="Arial" w:hAnsi="Arial" w:cs="Arial"/>
          <w:b/>
          <w:color w:val="auto"/>
          <w:sz w:val="24"/>
          <w:szCs w:val="24"/>
        </w:rPr>
        <w:t>NTRODUÇÃO</w:t>
      </w:r>
      <w:bookmarkEnd w:id="205"/>
      <w:bookmarkEnd w:id="206"/>
      <w:bookmarkEnd w:id="207"/>
    </w:p>
    <w:p w14:paraId="508D59B3" w14:textId="1DBFB446" w:rsidR="00141104" w:rsidRDefault="00692A53" w:rsidP="00DB318C">
      <w:pPr>
        <w:pStyle w:val="N1"/>
        <w:numPr>
          <w:ilvl w:val="0"/>
          <w:numId w:val="0"/>
        </w:numPr>
        <w:spacing w:line="360" w:lineRule="auto"/>
        <w:ind w:firstLine="700"/>
        <w:rPr>
          <w:rFonts w:ascii="Arial" w:hAnsi="Arial" w:cs="Arial"/>
          <w:b w:val="0"/>
          <w:bCs/>
        </w:rPr>
      </w:pPr>
      <w:r>
        <w:rPr>
          <w:rFonts w:ascii="Arial" w:hAnsi="Arial" w:cs="Arial"/>
          <w:b w:val="0"/>
          <w:bCs/>
        </w:rPr>
        <w:t xml:space="preserve">Apesar de ser uma das empresas líderes no ramo de escolas náuticas na região do Distrito Federal e Goiás, a empresa </w:t>
      </w:r>
      <w:proofErr w:type="spellStart"/>
      <w:r>
        <w:rPr>
          <w:rFonts w:ascii="Arial" w:hAnsi="Arial" w:cs="Arial"/>
          <w:b w:val="0"/>
          <w:bCs/>
        </w:rPr>
        <w:t>ArraisDF</w:t>
      </w:r>
      <w:proofErr w:type="spellEnd"/>
      <w:r>
        <w:rPr>
          <w:rFonts w:ascii="Arial" w:hAnsi="Arial" w:cs="Arial"/>
          <w:b w:val="0"/>
          <w:bCs/>
        </w:rPr>
        <w:t xml:space="preserve"> ainda mantém alguns </w:t>
      </w:r>
      <w:r w:rsidR="000B73D0">
        <w:rPr>
          <w:rFonts w:ascii="Arial" w:hAnsi="Arial" w:cs="Arial"/>
          <w:b w:val="0"/>
          <w:bCs/>
        </w:rPr>
        <w:t xml:space="preserve">de seus </w:t>
      </w:r>
      <w:r>
        <w:rPr>
          <w:rFonts w:ascii="Arial" w:hAnsi="Arial" w:cs="Arial"/>
          <w:b w:val="0"/>
          <w:bCs/>
        </w:rPr>
        <w:t xml:space="preserve">processos </w:t>
      </w:r>
      <w:r w:rsidR="000B73D0">
        <w:rPr>
          <w:rFonts w:ascii="Arial" w:hAnsi="Arial" w:cs="Arial"/>
          <w:b w:val="0"/>
          <w:bCs/>
        </w:rPr>
        <w:t xml:space="preserve">de forma precária o </w:t>
      </w:r>
      <w:r>
        <w:rPr>
          <w:rFonts w:ascii="Arial" w:hAnsi="Arial" w:cs="Arial"/>
          <w:b w:val="0"/>
          <w:bCs/>
        </w:rPr>
        <w:t>que atrapalha o bom andamento dos negócios</w:t>
      </w:r>
      <w:r w:rsidR="000B73D0">
        <w:rPr>
          <w:rFonts w:ascii="Arial" w:hAnsi="Arial" w:cs="Arial"/>
          <w:b w:val="0"/>
          <w:bCs/>
        </w:rPr>
        <w:t xml:space="preserve">. Isso provoca a perda </w:t>
      </w:r>
      <w:r>
        <w:rPr>
          <w:rFonts w:ascii="Arial" w:hAnsi="Arial" w:cs="Arial"/>
          <w:b w:val="0"/>
          <w:bCs/>
        </w:rPr>
        <w:t xml:space="preserve">de clientes e a redução </w:t>
      </w:r>
      <w:r w:rsidR="00141104">
        <w:rPr>
          <w:rFonts w:ascii="Arial" w:hAnsi="Arial" w:cs="Arial"/>
          <w:b w:val="0"/>
          <w:bCs/>
        </w:rPr>
        <w:t xml:space="preserve">de </w:t>
      </w:r>
      <w:r>
        <w:rPr>
          <w:rFonts w:ascii="Arial" w:hAnsi="Arial" w:cs="Arial"/>
          <w:b w:val="0"/>
          <w:bCs/>
        </w:rPr>
        <w:t xml:space="preserve">lucro </w:t>
      </w:r>
      <w:r w:rsidR="00141104">
        <w:rPr>
          <w:rFonts w:ascii="Arial" w:hAnsi="Arial" w:cs="Arial"/>
          <w:b w:val="0"/>
          <w:bCs/>
        </w:rPr>
        <w:t>potencial</w:t>
      </w:r>
      <w:r>
        <w:rPr>
          <w:rFonts w:ascii="Arial" w:hAnsi="Arial" w:cs="Arial"/>
          <w:b w:val="0"/>
          <w:bCs/>
        </w:rPr>
        <w:t>.</w:t>
      </w:r>
    </w:p>
    <w:p w14:paraId="2C508327" w14:textId="31AC2FBB" w:rsidR="00632C4F" w:rsidRDefault="00141104">
      <w:pPr>
        <w:pStyle w:val="N1"/>
        <w:numPr>
          <w:ilvl w:val="0"/>
          <w:numId w:val="0"/>
        </w:numPr>
        <w:spacing w:line="360" w:lineRule="auto"/>
        <w:ind w:firstLine="700"/>
        <w:rPr>
          <w:rFonts w:ascii="Arial" w:hAnsi="Arial" w:cs="Arial"/>
          <w:b w:val="0"/>
          <w:bCs/>
        </w:rPr>
      </w:pPr>
      <w:r>
        <w:rPr>
          <w:rFonts w:ascii="Arial" w:hAnsi="Arial" w:cs="Arial"/>
          <w:b w:val="0"/>
          <w:bCs/>
        </w:rPr>
        <w:t>E</w:t>
      </w:r>
      <w:r w:rsidR="00692A53">
        <w:rPr>
          <w:rFonts w:ascii="Arial" w:hAnsi="Arial" w:cs="Arial"/>
          <w:b w:val="0"/>
          <w:bCs/>
        </w:rPr>
        <w:t xml:space="preserve">ste trabalho </w:t>
      </w:r>
      <w:r>
        <w:rPr>
          <w:rFonts w:ascii="Arial" w:hAnsi="Arial" w:cs="Arial"/>
          <w:b w:val="0"/>
          <w:bCs/>
        </w:rPr>
        <w:t xml:space="preserve">procura, </w:t>
      </w:r>
      <w:r w:rsidR="00692A53">
        <w:rPr>
          <w:rFonts w:ascii="Arial" w:hAnsi="Arial" w:cs="Arial"/>
          <w:b w:val="0"/>
          <w:bCs/>
        </w:rPr>
        <w:t>de forma simples e objetiva</w:t>
      </w:r>
      <w:r>
        <w:rPr>
          <w:rFonts w:ascii="Arial" w:hAnsi="Arial" w:cs="Arial"/>
          <w:b w:val="0"/>
          <w:bCs/>
        </w:rPr>
        <w:t>,</w:t>
      </w:r>
      <w:r w:rsidR="00692A53">
        <w:rPr>
          <w:rFonts w:ascii="Arial" w:hAnsi="Arial" w:cs="Arial"/>
          <w:b w:val="0"/>
          <w:bCs/>
        </w:rPr>
        <w:t xml:space="preserve"> apresentar propostas de soluções que visam a melhoria do negócio do nosso cliente, primeiramente fazendo uma análise construtiva das principais características da empresa, o mercado em que atua e a forma em que conduz o negócio, de modo a identificar de forma holística os principais empecilhos que obstruem o crescimento da empresa e o aumento de lucro. Por fim, estabelecemos propostas de soluções</w:t>
      </w:r>
      <w:r>
        <w:rPr>
          <w:rFonts w:ascii="Arial" w:hAnsi="Arial" w:cs="Arial"/>
          <w:b w:val="0"/>
          <w:bCs/>
        </w:rPr>
        <w:t xml:space="preserve"> automatizadas.</w:t>
      </w:r>
      <w:r w:rsidR="00692A53">
        <w:rPr>
          <w:rFonts w:ascii="Arial" w:hAnsi="Arial" w:cs="Arial"/>
          <w:b w:val="0"/>
          <w:bCs/>
        </w:rPr>
        <w:t xml:space="preserve"> </w:t>
      </w:r>
    </w:p>
    <w:p w14:paraId="27C43F1E" w14:textId="77777777" w:rsidR="00632C4F" w:rsidRDefault="00632C4F">
      <w:pPr>
        <w:pStyle w:val="N1"/>
        <w:numPr>
          <w:ilvl w:val="0"/>
          <w:numId w:val="0"/>
        </w:numPr>
        <w:ind w:firstLine="700"/>
        <w:rPr>
          <w:b w:val="0"/>
          <w:bCs/>
        </w:rPr>
      </w:pPr>
    </w:p>
    <w:p w14:paraId="2EB63479" w14:textId="77777777" w:rsidR="00632C4F" w:rsidRDefault="00632C4F">
      <w:pPr>
        <w:pStyle w:val="N1"/>
        <w:numPr>
          <w:ilvl w:val="0"/>
          <w:numId w:val="0"/>
        </w:numPr>
        <w:ind w:firstLine="700"/>
        <w:rPr>
          <w:b w:val="0"/>
          <w:bCs/>
        </w:rPr>
      </w:pPr>
    </w:p>
    <w:p w14:paraId="1F07BFE1" w14:textId="77777777" w:rsidR="00632C4F" w:rsidRDefault="00632C4F">
      <w:pPr>
        <w:pStyle w:val="N1"/>
        <w:numPr>
          <w:ilvl w:val="0"/>
          <w:numId w:val="0"/>
        </w:numPr>
        <w:ind w:firstLine="700"/>
        <w:rPr>
          <w:b w:val="0"/>
          <w:bCs/>
        </w:rPr>
      </w:pPr>
    </w:p>
    <w:p w14:paraId="0758DDE1" w14:textId="77777777" w:rsidR="00632C4F" w:rsidRDefault="00632C4F">
      <w:pPr>
        <w:pStyle w:val="N1"/>
        <w:numPr>
          <w:ilvl w:val="0"/>
          <w:numId w:val="0"/>
        </w:numPr>
        <w:ind w:firstLine="700"/>
        <w:rPr>
          <w:b w:val="0"/>
          <w:bCs/>
        </w:rPr>
      </w:pPr>
    </w:p>
    <w:p w14:paraId="7744AA9F" w14:textId="77777777" w:rsidR="00632C4F" w:rsidRDefault="00632C4F">
      <w:pPr>
        <w:pStyle w:val="N1"/>
        <w:numPr>
          <w:ilvl w:val="0"/>
          <w:numId w:val="0"/>
        </w:numPr>
        <w:ind w:firstLine="700"/>
        <w:rPr>
          <w:b w:val="0"/>
          <w:bCs/>
        </w:rPr>
      </w:pPr>
    </w:p>
    <w:p w14:paraId="20528435" w14:textId="77777777" w:rsidR="00632C4F" w:rsidRDefault="00632C4F">
      <w:pPr>
        <w:pStyle w:val="N1"/>
        <w:numPr>
          <w:ilvl w:val="0"/>
          <w:numId w:val="0"/>
        </w:numPr>
        <w:ind w:firstLine="700"/>
        <w:rPr>
          <w:b w:val="0"/>
          <w:bCs/>
        </w:rPr>
      </w:pPr>
    </w:p>
    <w:p w14:paraId="18A6B535" w14:textId="77777777" w:rsidR="00632C4F" w:rsidRDefault="00632C4F">
      <w:pPr>
        <w:pStyle w:val="N1"/>
        <w:numPr>
          <w:ilvl w:val="0"/>
          <w:numId w:val="0"/>
        </w:numPr>
        <w:ind w:firstLine="700"/>
        <w:rPr>
          <w:b w:val="0"/>
          <w:bCs/>
        </w:rPr>
      </w:pPr>
    </w:p>
    <w:p w14:paraId="4E825E76" w14:textId="77777777" w:rsidR="00632C4F" w:rsidRDefault="00632C4F">
      <w:pPr>
        <w:pStyle w:val="N1"/>
        <w:numPr>
          <w:ilvl w:val="0"/>
          <w:numId w:val="0"/>
        </w:numPr>
        <w:ind w:firstLine="700"/>
        <w:rPr>
          <w:b w:val="0"/>
          <w:bCs/>
        </w:rPr>
      </w:pPr>
    </w:p>
    <w:p w14:paraId="7A6EB526" w14:textId="77777777" w:rsidR="00632C4F" w:rsidRDefault="00632C4F">
      <w:pPr>
        <w:pStyle w:val="N1"/>
        <w:numPr>
          <w:ilvl w:val="0"/>
          <w:numId w:val="0"/>
        </w:numPr>
        <w:ind w:firstLine="700"/>
        <w:rPr>
          <w:b w:val="0"/>
          <w:bCs/>
        </w:rPr>
      </w:pPr>
    </w:p>
    <w:p w14:paraId="04285C4F" w14:textId="77777777" w:rsidR="00632C4F" w:rsidRDefault="00632C4F">
      <w:pPr>
        <w:pStyle w:val="N1"/>
        <w:numPr>
          <w:ilvl w:val="0"/>
          <w:numId w:val="0"/>
        </w:numPr>
        <w:ind w:firstLine="700"/>
        <w:rPr>
          <w:b w:val="0"/>
          <w:bCs/>
        </w:rPr>
      </w:pPr>
    </w:p>
    <w:p w14:paraId="1B69EC96" w14:textId="77777777" w:rsidR="00974480" w:rsidRDefault="00974480">
      <w:pPr>
        <w:pStyle w:val="N1"/>
        <w:numPr>
          <w:ilvl w:val="0"/>
          <w:numId w:val="0"/>
        </w:numPr>
        <w:ind w:firstLine="700"/>
        <w:rPr>
          <w:b w:val="0"/>
          <w:bCs/>
        </w:rPr>
      </w:pPr>
    </w:p>
    <w:p w14:paraId="49A5FE93" w14:textId="77777777" w:rsidR="00974480" w:rsidRDefault="00974480">
      <w:pPr>
        <w:pStyle w:val="N1"/>
        <w:numPr>
          <w:ilvl w:val="0"/>
          <w:numId w:val="0"/>
        </w:numPr>
        <w:ind w:firstLine="700"/>
        <w:rPr>
          <w:b w:val="0"/>
          <w:bCs/>
        </w:rPr>
      </w:pPr>
    </w:p>
    <w:p w14:paraId="00241D35" w14:textId="77777777" w:rsidR="00632C4F" w:rsidRPr="00974480" w:rsidRDefault="00632C4F">
      <w:pPr>
        <w:pStyle w:val="N1"/>
        <w:numPr>
          <w:ilvl w:val="0"/>
          <w:numId w:val="0"/>
        </w:numPr>
        <w:rPr>
          <w:bCs/>
          <w:sz w:val="22"/>
        </w:rPr>
      </w:pPr>
    </w:p>
    <w:p w14:paraId="04811887" w14:textId="37298552" w:rsidR="00632C4F" w:rsidRDefault="00632C4F" w:rsidP="00E93935">
      <w:pPr>
        <w:pStyle w:val="N1"/>
        <w:numPr>
          <w:ilvl w:val="0"/>
          <w:numId w:val="0"/>
        </w:numPr>
        <w:tabs>
          <w:tab w:val="left" w:pos="426"/>
        </w:tabs>
        <w:rPr>
          <w:b w:val="0"/>
        </w:rPr>
      </w:pPr>
    </w:p>
    <w:p w14:paraId="4EEC66EA" w14:textId="5E350DD3" w:rsidR="00A57B92" w:rsidRDefault="00A57B92" w:rsidP="00E93935">
      <w:pPr>
        <w:pStyle w:val="N1"/>
        <w:numPr>
          <w:ilvl w:val="0"/>
          <w:numId w:val="0"/>
        </w:numPr>
        <w:tabs>
          <w:tab w:val="left" w:pos="426"/>
        </w:tabs>
        <w:rPr>
          <w:b w:val="0"/>
        </w:rPr>
      </w:pPr>
    </w:p>
    <w:p w14:paraId="34604A4B" w14:textId="793E562C" w:rsidR="00A57B92" w:rsidRDefault="00A57B92" w:rsidP="00E93935">
      <w:pPr>
        <w:pStyle w:val="N1"/>
        <w:numPr>
          <w:ilvl w:val="0"/>
          <w:numId w:val="0"/>
        </w:numPr>
        <w:tabs>
          <w:tab w:val="left" w:pos="426"/>
        </w:tabs>
        <w:rPr>
          <w:b w:val="0"/>
        </w:rPr>
      </w:pPr>
    </w:p>
    <w:p w14:paraId="677CDFC7" w14:textId="77777777" w:rsidR="00A57B92" w:rsidRDefault="00A57B92" w:rsidP="00E93935">
      <w:pPr>
        <w:pStyle w:val="N1"/>
        <w:numPr>
          <w:ilvl w:val="0"/>
          <w:numId w:val="0"/>
        </w:numPr>
        <w:tabs>
          <w:tab w:val="left" w:pos="426"/>
        </w:tabs>
        <w:rPr>
          <w:b w:val="0"/>
        </w:rPr>
      </w:pPr>
    </w:p>
    <w:p w14:paraId="6796B534" w14:textId="25844EEB" w:rsidR="00632C4F" w:rsidRPr="00974480" w:rsidRDefault="00692A53" w:rsidP="00222DB5">
      <w:pPr>
        <w:pStyle w:val="N1"/>
        <w:outlineLvl w:val="0"/>
        <w:rPr>
          <w:rStyle w:val="Ttulo1Char"/>
          <w:rFonts w:ascii="Arial" w:hAnsi="Arial" w:cs="Arial"/>
          <w:b/>
          <w:color w:val="auto"/>
          <w:sz w:val="24"/>
        </w:rPr>
      </w:pPr>
      <w:bookmarkStart w:id="208" w:name="_Toc525570742"/>
      <w:r w:rsidRPr="00974480">
        <w:rPr>
          <w:rStyle w:val="Ttulo1Char"/>
          <w:rFonts w:ascii="Arial" w:hAnsi="Arial" w:cs="Arial"/>
          <w:b/>
          <w:color w:val="auto"/>
          <w:sz w:val="24"/>
        </w:rPr>
        <w:lastRenderedPageBreak/>
        <w:t>ANÁLISE DE NEGÓCIO</w:t>
      </w:r>
      <w:bookmarkEnd w:id="208"/>
    </w:p>
    <w:p w14:paraId="1BB28304" w14:textId="77777777" w:rsidR="00632C4F" w:rsidRPr="00974480" w:rsidRDefault="00692A53" w:rsidP="00222DB5">
      <w:pPr>
        <w:pStyle w:val="N2"/>
        <w:outlineLvl w:val="1"/>
        <w:rPr>
          <w:rStyle w:val="Ttulo1Char"/>
          <w:rFonts w:ascii="Arial" w:hAnsi="Arial" w:cs="Arial"/>
          <w:b/>
          <w:color w:val="auto"/>
          <w:sz w:val="24"/>
        </w:rPr>
      </w:pPr>
      <w:bookmarkStart w:id="209" w:name="_Toc525570743"/>
      <w:r w:rsidRPr="00974480">
        <w:rPr>
          <w:rStyle w:val="Ttulo1Char"/>
          <w:rFonts w:ascii="Arial" w:hAnsi="Arial" w:cs="Arial"/>
          <w:b/>
          <w:color w:val="auto"/>
          <w:sz w:val="24"/>
        </w:rPr>
        <w:t xml:space="preserve">ANÁLISE INSTITUCIONAL </w:t>
      </w:r>
      <w:r w:rsidRPr="00974480">
        <w:rPr>
          <w:rStyle w:val="Ttulo1Char"/>
          <w:rFonts w:ascii="Arial" w:hAnsi="Arial" w:cs="Arial"/>
          <w:b/>
          <w:color w:val="auto"/>
          <w:sz w:val="24"/>
        </w:rPr>
        <w:noBreakHyphen/>
        <w:t xml:space="preserve"> VISÃO GERAL</w:t>
      </w:r>
      <w:bookmarkEnd w:id="209"/>
    </w:p>
    <w:p w14:paraId="2A58EC19" w14:textId="77777777" w:rsidR="00632C4F" w:rsidRPr="00974480" w:rsidRDefault="00692A53" w:rsidP="00222DB5">
      <w:pPr>
        <w:pStyle w:val="N3"/>
        <w:outlineLvl w:val="2"/>
        <w:rPr>
          <w:rStyle w:val="Ttulo1Char"/>
          <w:rFonts w:ascii="Arial" w:hAnsi="Arial" w:cs="Arial"/>
          <w:b/>
          <w:color w:val="auto"/>
          <w:sz w:val="24"/>
        </w:rPr>
      </w:pPr>
      <w:bookmarkStart w:id="210" w:name="_Toc525570744"/>
      <w:r w:rsidRPr="00974480">
        <w:rPr>
          <w:rStyle w:val="Ttulo1Char"/>
          <w:rFonts w:ascii="Arial" w:hAnsi="Arial" w:cs="Arial"/>
          <w:b/>
          <w:color w:val="auto"/>
          <w:sz w:val="24"/>
        </w:rPr>
        <w:t>A empresa</w:t>
      </w:r>
      <w:bookmarkEnd w:id="210"/>
    </w:p>
    <w:p w14:paraId="3066450A" w14:textId="3CF08024" w:rsidR="00632C4F" w:rsidRDefault="00692A53" w:rsidP="00086EDA">
      <w:pPr>
        <w:spacing w:before="80" w:line="360" w:lineRule="auto"/>
        <w:ind w:firstLine="700"/>
        <w:rPr>
          <w:rFonts w:ascii="Arial" w:hAnsi="Arial" w:cs="Arial"/>
        </w:rPr>
      </w:pPr>
      <w:r>
        <w:rPr>
          <w:rFonts w:ascii="Arial" w:hAnsi="Arial" w:cs="Arial"/>
        </w:rPr>
        <w:t xml:space="preserve"> A empresa </w:t>
      </w:r>
      <w:proofErr w:type="spellStart"/>
      <w:r>
        <w:rPr>
          <w:rFonts w:ascii="Arial" w:hAnsi="Arial" w:cs="Arial"/>
        </w:rPr>
        <w:t>ArraisDF</w:t>
      </w:r>
      <w:proofErr w:type="spellEnd"/>
      <w:sdt>
        <w:sdtPr>
          <w:rPr>
            <w:rFonts w:ascii="Arial" w:hAnsi="Arial" w:cs="Arial"/>
          </w:rPr>
          <w:id w:val="-80067566"/>
          <w:citation/>
        </w:sdtPr>
        <w:sdtContent>
          <w:r w:rsidR="00D926F9">
            <w:rPr>
              <w:rFonts w:ascii="Arial" w:hAnsi="Arial" w:cs="Arial"/>
            </w:rPr>
            <w:fldChar w:fldCharType="begin"/>
          </w:r>
          <w:r w:rsidR="00D926F9">
            <w:rPr>
              <w:rFonts w:ascii="Arial" w:hAnsi="Arial" w:cs="Arial"/>
            </w:rPr>
            <w:instrText xml:space="preserve"> CITATION Mar181 \l 1046 </w:instrText>
          </w:r>
          <w:r w:rsidR="00D926F9">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DO BRASIL)</w:t>
          </w:r>
          <w:r w:rsidR="00D926F9">
            <w:rPr>
              <w:rFonts w:ascii="Arial" w:hAnsi="Arial" w:cs="Arial"/>
            </w:rPr>
            <w:fldChar w:fldCharType="end"/>
          </w:r>
        </w:sdtContent>
      </w:sdt>
      <w:r w:rsidR="00D926F9">
        <w:rPr>
          <w:rFonts w:ascii="Arial" w:hAnsi="Arial" w:cs="Arial"/>
        </w:rPr>
        <w:t xml:space="preserve">, com sede em Taguatinga-DF, </w:t>
      </w:r>
      <w:r>
        <w:rPr>
          <w:rFonts w:ascii="Arial" w:hAnsi="Arial" w:cs="Arial"/>
        </w:rPr>
        <w:t xml:space="preserve"> trabalha há mais de 10 anos no ramo de despachantes náuticos, oferecendo serviços de aulas teóricas e práticas para o exame de habilitação náutica, marcação de provas, regularização de documentação de embarcações na Marinha do Brasil, venda de apostilas, venda de coletes esportivos da marca </w:t>
      </w:r>
      <w:proofErr w:type="spellStart"/>
      <w:r>
        <w:rPr>
          <w:rFonts w:ascii="Arial" w:hAnsi="Arial" w:cs="Arial"/>
        </w:rPr>
        <w:t>Prolife</w:t>
      </w:r>
      <w:proofErr w:type="spellEnd"/>
      <w:r>
        <w:rPr>
          <w:rFonts w:ascii="Arial" w:hAnsi="Arial" w:cs="Arial"/>
        </w:rPr>
        <w:t xml:space="preserve"> e renovação da habilitação náutica. Nesse tempo de funcionamento, a empresa já ajudou mais de 2000 alunos a obterem habilitação náutica.</w:t>
      </w:r>
    </w:p>
    <w:p w14:paraId="5E734ED2" w14:textId="4F653933" w:rsidR="00632C4F" w:rsidRDefault="00692A53" w:rsidP="00086EDA">
      <w:pPr>
        <w:spacing w:before="80" w:line="360" w:lineRule="auto"/>
        <w:ind w:firstLine="700"/>
        <w:rPr>
          <w:rFonts w:ascii="Arial" w:hAnsi="Arial" w:cs="Arial"/>
        </w:rPr>
      </w:pPr>
      <w:r>
        <w:rPr>
          <w:rFonts w:ascii="Arial" w:hAnsi="Arial" w:cs="Arial"/>
        </w:rPr>
        <w:t>A empresa atende semanalmente por volta de 6 a 12 alunos, nas Unidades Federativas de Goiás e Distrito Federal (estados que ficam na jurisdição da Capitania Fluvial de Brasília), contando com uma equipe de 6 instrutores práticos</w:t>
      </w:r>
      <w:r w:rsidR="000832EA">
        <w:rPr>
          <w:rFonts w:ascii="Arial" w:hAnsi="Arial" w:cs="Arial"/>
        </w:rPr>
        <w:t>:</w:t>
      </w:r>
      <w:r>
        <w:rPr>
          <w:rFonts w:ascii="Arial" w:hAnsi="Arial" w:cs="Arial"/>
        </w:rPr>
        <w:t xml:space="preserve"> 4 destinados às aulas práticas em lanchas e barcos e 2 destinados às aulas práticas com jet-ski. </w:t>
      </w:r>
    </w:p>
    <w:p w14:paraId="08A3C55B" w14:textId="450F1362" w:rsidR="00632C4F" w:rsidRDefault="00692A53" w:rsidP="00086EDA">
      <w:pPr>
        <w:spacing w:before="80" w:line="360" w:lineRule="auto"/>
        <w:ind w:firstLine="700"/>
        <w:rPr>
          <w:rFonts w:ascii="Arial" w:hAnsi="Arial" w:cs="Arial"/>
        </w:rPr>
      </w:pPr>
      <w:r>
        <w:rPr>
          <w:rFonts w:ascii="Arial" w:hAnsi="Arial" w:cs="Arial"/>
        </w:rPr>
        <w:t xml:space="preserve">Além disso, a empresa oferece como elemento diferencial um curso teórico abordando os principais </w:t>
      </w:r>
      <w:proofErr w:type="spellStart"/>
      <w:r w:rsidR="00222DB5">
        <w:rPr>
          <w:rFonts w:ascii="Arial" w:hAnsi="Arial" w:cs="Arial"/>
        </w:rPr>
        <w:t>conteúdos</w:t>
      </w:r>
      <w:proofErr w:type="spellEnd"/>
      <w:r>
        <w:rPr>
          <w:rFonts w:ascii="Arial" w:hAnsi="Arial" w:cs="Arial"/>
        </w:rPr>
        <w:t xml:space="preserve"> </w:t>
      </w:r>
      <w:r w:rsidR="00792634">
        <w:rPr>
          <w:rFonts w:ascii="Arial" w:hAnsi="Arial" w:cs="Arial"/>
        </w:rPr>
        <w:t>d</w:t>
      </w:r>
      <w:r>
        <w:rPr>
          <w:rFonts w:ascii="Arial" w:hAnsi="Arial" w:cs="Arial"/>
        </w:rPr>
        <w:t>o exame para obtenção de habilitação náutica. A</w:t>
      </w:r>
      <w:r w:rsidR="004B5149">
        <w:rPr>
          <w:rFonts w:ascii="Arial" w:hAnsi="Arial" w:cs="Arial"/>
        </w:rPr>
        <w:t>tualmente, a</w:t>
      </w:r>
      <w:r>
        <w:rPr>
          <w:rFonts w:ascii="Arial" w:hAnsi="Arial" w:cs="Arial"/>
        </w:rPr>
        <w:t xml:space="preserve"> empresa </w:t>
      </w:r>
      <w:r w:rsidR="004B5149">
        <w:rPr>
          <w:rFonts w:ascii="Arial" w:hAnsi="Arial" w:cs="Arial"/>
        </w:rPr>
        <w:t xml:space="preserve">possui </w:t>
      </w:r>
      <w:r>
        <w:rPr>
          <w:rFonts w:ascii="Arial" w:hAnsi="Arial" w:cs="Arial"/>
        </w:rPr>
        <w:t xml:space="preserve">apenas um instrutor </w:t>
      </w:r>
      <w:r w:rsidR="004B5149">
        <w:rPr>
          <w:rFonts w:ascii="Arial" w:hAnsi="Arial" w:cs="Arial"/>
        </w:rPr>
        <w:t>para</w:t>
      </w:r>
      <w:r>
        <w:rPr>
          <w:rFonts w:ascii="Arial" w:hAnsi="Arial" w:cs="Arial"/>
        </w:rPr>
        <w:t xml:space="preserve"> ministrar as aulas teóricas.</w:t>
      </w:r>
    </w:p>
    <w:p w14:paraId="0DD6D93A" w14:textId="77777777" w:rsidR="00086EDA" w:rsidRDefault="00086EDA">
      <w:pPr>
        <w:spacing w:before="80" w:line="360" w:lineRule="auto"/>
        <w:ind w:firstLine="700"/>
        <w:rPr>
          <w:rFonts w:ascii="Arial" w:hAnsi="Arial" w:cs="Arial"/>
        </w:rPr>
      </w:pPr>
    </w:p>
    <w:p w14:paraId="06583D25" w14:textId="77777777" w:rsidR="00632C4F" w:rsidRDefault="00692A53" w:rsidP="00222DB5">
      <w:pPr>
        <w:pStyle w:val="N3"/>
        <w:spacing w:line="360" w:lineRule="auto"/>
        <w:outlineLvl w:val="2"/>
        <w:rPr>
          <w:rFonts w:ascii="Arial" w:hAnsi="Arial" w:cs="Arial"/>
        </w:rPr>
      </w:pPr>
      <w:bookmarkStart w:id="211" w:name="_Toc525570745"/>
      <w:r>
        <w:rPr>
          <w:rFonts w:ascii="Arial" w:hAnsi="Arial" w:cs="Arial"/>
        </w:rPr>
        <w:t>O negócio</w:t>
      </w:r>
      <w:bookmarkEnd w:id="211"/>
    </w:p>
    <w:p w14:paraId="022E7B54" w14:textId="21E38419" w:rsidR="00632C4F" w:rsidRDefault="00692A53" w:rsidP="00086EDA">
      <w:pPr>
        <w:spacing w:before="80" w:line="360" w:lineRule="auto"/>
        <w:ind w:firstLine="700"/>
        <w:rPr>
          <w:rFonts w:ascii="Arial" w:hAnsi="Arial" w:cs="Arial"/>
        </w:rPr>
      </w:pPr>
      <w:r>
        <w:rPr>
          <w:rFonts w:ascii="Arial" w:hAnsi="Arial" w:cs="Arial"/>
        </w:rPr>
        <w:t>Segundo os veículos de notícias</w:t>
      </w:r>
      <w:sdt>
        <w:sdtPr>
          <w:rPr>
            <w:rFonts w:ascii="Arial" w:hAnsi="Arial" w:cs="Arial"/>
          </w:rPr>
          <w:id w:val="575860968"/>
          <w:citation/>
        </w:sdtPr>
        <w:sdtEndPr>
          <w:rPr>
            <w:vertAlign w:val="superscript"/>
          </w:rPr>
        </w:sdtEndPr>
        <w:sdtContent>
          <w:r w:rsidR="001F0ACF" w:rsidRPr="001F0ACF">
            <w:rPr>
              <w:rFonts w:ascii="Arial" w:hAnsi="Arial" w:cs="Arial"/>
              <w:vertAlign w:val="superscript"/>
            </w:rPr>
            <w:fldChar w:fldCharType="begin"/>
          </w:r>
          <w:r w:rsidR="00367C1B">
            <w:rPr>
              <w:rFonts w:ascii="Arial" w:hAnsi="Arial" w:cs="Arial"/>
              <w:vertAlign w:val="superscript"/>
            </w:rPr>
            <w:instrText xml:space="preserve">CITATION SBT18 \l 1046 </w:instrText>
          </w:r>
          <w:r w:rsidR="001F0ACF" w:rsidRPr="001F0ACF">
            <w:rPr>
              <w:rFonts w:ascii="Arial" w:hAnsi="Arial" w:cs="Arial"/>
              <w:vertAlign w:val="superscript"/>
            </w:rPr>
            <w:fldChar w:fldCharType="separate"/>
          </w:r>
          <w:r w:rsidR="00EA2613">
            <w:rPr>
              <w:rFonts w:ascii="Arial" w:hAnsi="Arial" w:cs="Arial"/>
              <w:noProof/>
              <w:vertAlign w:val="superscript"/>
            </w:rPr>
            <w:t xml:space="preserve"> </w:t>
          </w:r>
          <w:r w:rsidR="00EA2613" w:rsidRPr="00EA2613">
            <w:rPr>
              <w:rFonts w:ascii="Arial" w:hAnsi="Arial" w:cs="Arial"/>
              <w:noProof/>
            </w:rPr>
            <w:t>(SBT, 2018)</w:t>
          </w:r>
          <w:r w:rsidR="001F0ACF" w:rsidRPr="001F0ACF">
            <w:rPr>
              <w:rFonts w:ascii="Arial" w:hAnsi="Arial" w:cs="Arial"/>
              <w:vertAlign w:val="superscript"/>
            </w:rPr>
            <w:fldChar w:fldCharType="end"/>
          </w:r>
        </w:sdtContent>
      </w:sdt>
      <w:r>
        <w:rPr>
          <w:rFonts w:ascii="Arial" w:hAnsi="Arial" w:cs="Arial"/>
        </w:rPr>
        <w:t xml:space="preserve">, a jurisdição da Capitania Fluvial de Brasília é a terceira maior do Brasil em número de embarcações de esporte e recreio devidamente regularizadas e uma das líderes nacionais em quantidade de habilitações náuticas geradas. Isso se deve </w:t>
      </w:r>
      <w:r w:rsidR="001107CF">
        <w:rPr>
          <w:rFonts w:ascii="Arial" w:hAnsi="Arial" w:cs="Arial"/>
        </w:rPr>
        <w:t>à</w:t>
      </w:r>
      <w:r>
        <w:rPr>
          <w:rFonts w:ascii="Arial" w:hAnsi="Arial" w:cs="Arial"/>
        </w:rPr>
        <w:t xml:space="preserve"> abundância de mananciais localizados </w:t>
      </w:r>
      <w:r w:rsidR="000C4892">
        <w:rPr>
          <w:rFonts w:ascii="Arial" w:hAnsi="Arial" w:cs="Arial"/>
        </w:rPr>
        <w:t>n</w:t>
      </w:r>
      <w:r>
        <w:rPr>
          <w:rFonts w:ascii="Arial" w:hAnsi="Arial" w:cs="Arial"/>
        </w:rPr>
        <w:t xml:space="preserve">o Distrito Federal e Goiás, como o Lago Paranoá, </w:t>
      </w:r>
      <w:r w:rsidR="000C4892">
        <w:rPr>
          <w:rFonts w:ascii="Arial" w:hAnsi="Arial" w:cs="Arial"/>
        </w:rPr>
        <w:t xml:space="preserve">Lago de </w:t>
      </w:r>
      <w:r>
        <w:rPr>
          <w:rFonts w:ascii="Arial" w:hAnsi="Arial" w:cs="Arial"/>
        </w:rPr>
        <w:t xml:space="preserve">Serra da Mesa e a Lagoa do Samuel, </w:t>
      </w:r>
      <w:r w:rsidR="000C4892">
        <w:rPr>
          <w:rFonts w:ascii="Arial" w:hAnsi="Arial" w:cs="Arial"/>
        </w:rPr>
        <w:t xml:space="preserve">que </w:t>
      </w:r>
      <w:r>
        <w:rPr>
          <w:rFonts w:ascii="Arial" w:hAnsi="Arial" w:cs="Arial"/>
        </w:rPr>
        <w:t xml:space="preserve">são atrativos turísticos para a população que deseja ter uma embarcação </w:t>
      </w:r>
      <w:r w:rsidR="003D39CE">
        <w:rPr>
          <w:rFonts w:ascii="Arial" w:hAnsi="Arial" w:cs="Arial"/>
        </w:rPr>
        <w:t>para utili</w:t>
      </w:r>
      <w:r w:rsidR="001C53FE">
        <w:rPr>
          <w:rFonts w:ascii="Arial" w:hAnsi="Arial" w:cs="Arial"/>
        </w:rPr>
        <w:t>zá-la</w:t>
      </w:r>
      <w:r>
        <w:rPr>
          <w:rFonts w:ascii="Arial" w:hAnsi="Arial" w:cs="Arial"/>
        </w:rPr>
        <w:t xml:space="preserve"> </w:t>
      </w:r>
      <w:r w:rsidR="001C53FE">
        <w:rPr>
          <w:rFonts w:ascii="Arial" w:hAnsi="Arial" w:cs="Arial"/>
        </w:rPr>
        <w:t>n</w:t>
      </w:r>
      <w:r>
        <w:rPr>
          <w:rFonts w:ascii="Arial" w:hAnsi="Arial" w:cs="Arial"/>
        </w:rPr>
        <w:t>os momentos de lazer.</w:t>
      </w:r>
    </w:p>
    <w:p w14:paraId="4C3DF28C" w14:textId="191DC12C" w:rsidR="00632C4F" w:rsidRDefault="00692A53" w:rsidP="00086EDA">
      <w:pPr>
        <w:spacing w:before="80" w:line="360" w:lineRule="auto"/>
        <w:ind w:firstLine="700"/>
        <w:rPr>
          <w:rFonts w:ascii="Arial" w:hAnsi="Arial" w:cs="Arial"/>
        </w:rPr>
      </w:pPr>
      <w:r>
        <w:rPr>
          <w:rFonts w:ascii="Arial" w:hAnsi="Arial" w:cs="Arial"/>
        </w:rPr>
        <w:t xml:space="preserve">Todavia, de modo análogo ao meio rodoviário, não se pode apenas colocar uma embarcação na água e imediatamente sair navegando, deve-se antes seguir uma série de etapas </w:t>
      </w:r>
      <w:r w:rsidR="00E87438">
        <w:rPr>
          <w:rFonts w:ascii="Arial" w:hAnsi="Arial" w:cs="Arial"/>
        </w:rPr>
        <w:t xml:space="preserve">exigidas </w:t>
      </w:r>
      <w:r>
        <w:rPr>
          <w:rFonts w:ascii="Arial" w:hAnsi="Arial" w:cs="Arial"/>
        </w:rPr>
        <w:t>pela autoridade náutica, a fim de que se possa utiliz</w:t>
      </w:r>
      <w:r w:rsidR="007C581B">
        <w:rPr>
          <w:rFonts w:ascii="Arial" w:hAnsi="Arial" w:cs="Arial"/>
        </w:rPr>
        <w:t xml:space="preserve">á-la </w:t>
      </w:r>
      <w:r>
        <w:rPr>
          <w:rFonts w:ascii="Arial" w:hAnsi="Arial" w:cs="Arial"/>
        </w:rPr>
        <w:t xml:space="preserve">da maneira correta e dentro das leis. Nesse ponto, a empresa </w:t>
      </w:r>
      <w:proofErr w:type="spellStart"/>
      <w:r>
        <w:rPr>
          <w:rFonts w:ascii="Arial" w:hAnsi="Arial" w:cs="Arial"/>
        </w:rPr>
        <w:t>ArraisDF</w:t>
      </w:r>
      <w:proofErr w:type="spellEnd"/>
      <w:r>
        <w:rPr>
          <w:rFonts w:ascii="Arial" w:hAnsi="Arial" w:cs="Arial"/>
        </w:rPr>
        <w:t xml:space="preserve"> atua junto aos seus clientes, oferecendo serviços de despachante perante a Marinha e oferecendo </w:t>
      </w:r>
      <w:r w:rsidR="007C581B">
        <w:rPr>
          <w:rFonts w:ascii="Arial" w:hAnsi="Arial" w:cs="Arial"/>
        </w:rPr>
        <w:lastRenderedPageBreak/>
        <w:t xml:space="preserve">os meios </w:t>
      </w:r>
      <w:r>
        <w:rPr>
          <w:rFonts w:ascii="Arial" w:hAnsi="Arial" w:cs="Arial"/>
        </w:rPr>
        <w:t xml:space="preserve">para que o </w:t>
      </w:r>
      <w:r w:rsidR="007C581B">
        <w:rPr>
          <w:rFonts w:ascii="Arial" w:hAnsi="Arial" w:cs="Arial"/>
        </w:rPr>
        <w:t xml:space="preserve">seu cliente </w:t>
      </w:r>
      <w:r>
        <w:rPr>
          <w:rFonts w:ascii="Arial" w:hAnsi="Arial" w:cs="Arial"/>
        </w:rPr>
        <w:t>consiga alcançar o seu objetivo de obter os requisitos necessário para pilotar sua embarcação para esporte e recreio.</w:t>
      </w:r>
    </w:p>
    <w:p w14:paraId="7F8EC511" w14:textId="1302FA74" w:rsidR="00632C4F" w:rsidRDefault="00692A53" w:rsidP="00086EDA">
      <w:pPr>
        <w:spacing w:before="80" w:line="360" w:lineRule="auto"/>
        <w:ind w:firstLine="700"/>
        <w:rPr>
          <w:rFonts w:ascii="Arial" w:hAnsi="Arial" w:cs="Arial"/>
        </w:rPr>
      </w:pPr>
      <w:r>
        <w:rPr>
          <w:rFonts w:ascii="Arial" w:hAnsi="Arial" w:cs="Arial"/>
        </w:rPr>
        <w:t>O primeiro passo necessário é a regularização da embarcação, com o registro (médio e grande porte) ou inscrição (pequeno porte) dela na autoridade marítima local</w:t>
      </w:r>
      <w:sdt>
        <w:sdtPr>
          <w:rPr>
            <w:rFonts w:ascii="Arial" w:hAnsi="Arial" w:cs="Arial"/>
          </w:rPr>
          <w:id w:val="261416916"/>
          <w:citation/>
        </w:sdtPr>
        <w:sdtContent>
          <w:r w:rsidR="001F0ACF">
            <w:rPr>
              <w:rFonts w:ascii="Arial" w:hAnsi="Arial" w:cs="Arial"/>
            </w:rPr>
            <w:fldChar w:fldCharType="begin"/>
          </w:r>
          <w:r w:rsidR="00367C1B">
            <w:rPr>
              <w:rFonts w:ascii="Arial" w:hAnsi="Arial" w:cs="Arial"/>
            </w:rPr>
            <w:instrText xml:space="preserve">CITATION Mar05 \l 1046 </w:instrText>
          </w:r>
          <w:r w:rsidR="001F0ACF">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2005)</w:t>
          </w:r>
          <w:r w:rsidR="001F0ACF">
            <w:rPr>
              <w:rFonts w:ascii="Arial" w:hAnsi="Arial" w:cs="Arial"/>
            </w:rPr>
            <w:fldChar w:fldCharType="end"/>
          </w:r>
        </w:sdtContent>
      </w:sdt>
      <w:r>
        <w:rPr>
          <w:rFonts w:ascii="Arial" w:hAnsi="Arial" w:cs="Arial"/>
        </w:rPr>
        <w:t xml:space="preserve">. Esse registro comprova as condições de navegabilidade da embarcação e </w:t>
      </w:r>
      <w:r w:rsidR="009F1BF5">
        <w:rPr>
          <w:rFonts w:ascii="Arial" w:hAnsi="Arial" w:cs="Arial"/>
        </w:rPr>
        <w:t xml:space="preserve">contém </w:t>
      </w:r>
      <w:r>
        <w:rPr>
          <w:rFonts w:ascii="Arial" w:hAnsi="Arial" w:cs="Arial"/>
        </w:rPr>
        <w:t xml:space="preserve">uma descrição completa na forma de um documento, </w:t>
      </w:r>
      <w:r w:rsidR="009F1BF5">
        <w:rPr>
          <w:rFonts w:ascii="Arial" w:hAnsi="Arial" w:cs="Arial"/>
        </w:rPr>
        <w:t xml:space="preserve">que </w:t>
      </w:r>
      <w:r>
        <w:rPr>
          <w:rFonts w:ascii="Arial" w:hAnsi="Arial" w:cs="Arial"/>
        </w:rPr>
        <w:t xml:space="preserve">é semelhante ao CNV para os veículos terrestres. Para fazer </w:t>
      </w:r>
      <w:r w:rsidR="009F1BF5">
        <w:rPr>
          <w:rFonts w:ascii="Arial" w:hAnsi="Arial" w:cs="Arial"/>
        </w:rPr>
        <w:t xml:space="preserve">o </w:t>
      </w:r>
      <w:r>
        <w:rPr>
          <w:rFonts w:ascii="Arial" w:hAnsi="Arial" w:cs="Arial"/>
        </w:rPr>
        <w:t xml:space="preserve">registro ou inscrição, a pessoa gastaria várias horas durante alguns dias indo à autoridade marítima local, sem contar a possibilidade de erro no processo, o que </w:t>
      </w:r>
      <w:r w:rsidR="009F1BF5">
        <w:rPr>
          <w:rFonts w:ascii="Arial" w:hAnsi="Arial" w:cs="Arial"/>
        </w:rPr>
        <w:t>provocaria mais perda de tempo</w:t>
      </w:r>
      <w:r>
        <w:rPr>
          <w:rFonts w:ascii="Arial" w:hAnsi="Arial" w:cs="Arial"/>
        </w:rPr>
        <w:t xml:space="preserve">. Assim, a partir dos dados fornecidos pelo cliente, a empresa se encarrega </w:t>
      </w:r>
      <w:r w:rsidR="009F1BF5">
        <w:rPr>
          <w:rFonts w:ascii="Arial" w:hAnsi="Arial" w:cs="Arial"/>
        </w:rPr>
        <w:t xml:space="preserve">do </w:t>
      </w:r>
      <w:r>
        <w:rPr>
          <w:rFonts w:ascii="Arial" w:hAnsi="Arial" w:cs="Arial"/>
        </w:rPr>
        <w:t xml:space="preserve">processo de regularização da embarcação, </w:t>
      </w:r>
      <w:r w:rsidR="009F1BF5">
        <w:rPr>
          <w:rFonts w:ascii="Arial" w:hAnsi="Arial" w:cs="Arial"/>
        </w:rPr>
        <w:t xml:space="preserve">atuando junto ao setor adequado da </w:t>
      </w:r>
      <w:r>
        <w:rPr>
          <w:rFonts w:ascii="Arial" w:hAnsi="Arial" w:cs="Arial"/>
        </w:rPr>
        <w:t>Marinha e enviando ao cliente o documento de inscrição ou registro da embarcação.</w:t>
      </w:r>
    </w:p>
    <w:p w14:paraId="232B16B6" w14:textId="63B867E5" w:rsidR="00632C4F" w:rsidRDefault="00692A53" w:rsidP="00086EDA">
      <w:pPr>
        <w:spacing w:before="80" w:line="360" w:lineRule="auto"/>
        <w:ind w:firstLine="700"/>
        <w:rPr>
          <w:rFonts w:ascii="Arial" w:hAnsi="Arial" w:cs="Arial"/>
        </w:rPr>
      </w:pPr>
      <w:r>
        <w:rPr>
          <w:rFonts w:ascii="Arial" w:hAnsi="Arial" w:cs="Arial"/>
        </w:rPr>
        <w:t xml:space="preserve">A etapa </w:t>
      </w:r>
      <w:r w:rsidR="009F1BF5">
        <w:rPr>
          <w:rFonts w:ascii="Arial" w:hAnsi="Arial" w:cs="Arial"/>
        </w:rPr>
        <w:t xml:space="preserve">seguinte </w:t>
      </w:r>
      <w:r>
        <w:rPr>
          <w:rFonts w:ascii="Arial" w:hAnsi="Arial" w:cs="Arial"/>
        </w:rPr>
        <w:t>consiste em gerar e pagar o seguro anual DPEM</w:t>
      </w:r>
      <w:sdt>
        <w:sdtPr>
          <w:rPr>
            <w:rFonts w:ascii="Arial" w:hAnsi="Arial" w:cs="Arial"/>
          </w:rPr>
          <w:id w:val="-957563229"/>
          <w:citation/>
        </w:sdtPr>
        <w:sdtContent>
          <w:r w:rsidR="001F0ACF">
            <w:rPr>
              <w:rFonts w:ascii="Arial" w:hAnsi="Arial" w:cs="Arial"/>
            </w:rPr>
            <w:fldChar w:fldCharType="begin"/>
          </w:r>
          <w:r w:rsidR="00367C1B">
            <w:rPr>
              <w:rFonts w:ascii="Arial" w:hAnsi="Arial" w:cs="Arial"/>
            </w:rPr>
            <w:instrText xml:space="preserve">CITATION Mar05 \l 1046 </w:instrText>
          </w:r>
          <w:r w:rsidR="001F0ACF">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2005)</w:t>
          </w:r>
          <w:r w:rsidR="001F0ACF">
            <w:rPr>
              <w:rFonts w:ascii="Arial" w:hAnsi="Arial" w:cs="Arial"/>
            </w:rPr>
            <w:fldChar w:fldCharType="end"/>
          </w:r>
        </w:sdtContent>
      </w:sdt>
      <w:r>
        <w:rPr>
          <w:rFonts w:ascii="Arial" w:hAnsi="Arial" w:cs="Arial"/>
        </w:rPr>
        <w:t>, o qual serve para ressarcir o indivíduo em caso de acidentes com invalidez, morte ou perda total da embarcação, de modo semelhante ao seguro DPVAT. Esse seguro pode ser gerado pela internet e pago em boa parte das instituições banc</w:t>
      </w:r>
      <w:r w:rsidR="00DD0901">
        <w:rPr>
          <w:rFonts w:ascii="Arial" w:hAnsi="Arial" w:cs="Arial"/>
        </w:rPr>
        <w:t>á</w:t>
      </w:r>
      <w:r>
        <w:rPr>
          <w:rFonts w:ascii="Arial" w:hAnsi="Arial" w:cs="Arial"/>
        </w:rPr>
        <w:t xml:space="preserve">rias, porém deve ser gerado a partir dos dados contidos no documento de inscrição ou registro da embarcação. Portanto, a empresa oferece </w:t>
      </w:r>
      <w:r w:rsidR="00206044">
        <w:rPr>
          <w:rFonts w:ascii="Arial" w:hAnsi="Arial" w:cs="Arial"/>
        </w:rPr>
        <w:t xml:space="preserve">o </w:t>
      </w:r>
      <w:r>
        <w:rPr>
          <w:rFonts w:ascii="Arial" w:hAnsi="Arial" w:cs="Arial"/>
        </w:rPr>
        <w:t>serviço de gerar o seguro DPEM para o cliente concomitantemente com o serviço de inscrição da embarcação, de modo a entregar os dois documentos ao cliente de forma rápida para que ele possa navegar imediatamente.</w:t>
      </w:r>
    </w:p>
    <w:p w14:paraId="47130F92" w14:textId="400FAE96" w:rsidR="00632C4F" w:rsidRDefault="00692A53" w:rsidP="0003761C">
      <w:pPr>
        <w:spacing w:before="80" w:line="360" w:lineRule="auto"/>
        <w:ind w:firstLine="700"/>
        <w:rPr>
          <w:rFonts w:ascii="Arial" w:hAnsi="Arial" w:cs="Arial"/>
        </w:rPr>
      </w:pPr>
      <w:r>
        <w:rPr>
          <w:rFonts w:ascii="Arial" w:hAnsi="Arial" w:cs="Arial"/>
        </w:rPr>
        <w:t>Além de regularizar a embarcação, o cliente necessita de habilitação</w:t>
      </w:r>
      <w:r w:rsidR="005C1075" w:rsidRPr="005C1075">
        <w:rPr>
          <w:rFonts w:ascii="Arial" w:hAnsi="Arial" w:cs="Arial"/>
        </w:rPr>
        <w:t xml:space="preserve"> </w:t>
      </w:r>
      <w:r w:rsidR="005C1075">
        <w:rPr>
          <w:rFonts w:ascii="Arial" w:hAnsi="Arial" w:cs="Arial"/>
        </w:rPr>
        <w:t xml:space="preserve">adequada. Existem quatro categorias de habilitações náuticas: Capitão Amador, Mestre Amador, Arrais Amador e </w:t>
      </w:r>
      <w:proofErr w:type="spellStart"/>
      <w:r w:rsidR="005C1075">
        <w:rPr>
          <w:rFonts w:ascii="Arial" w:hAnsi="Arial" w:cs="Arial"/>
        </w:rPr>
        <w:t>Motonauta</w:t>
      </w:r>
      <w:proofErr w:type="spellEnd"/>
      <w:r w:rsidR="005C1075">
        <w:rPr>
          <w:rFonts w:ascii="Arial" w:hAnsi="Arial" w:cs="Arial"/>
        </w:rPr>
        <w:t xml:space="preserve">, sendo as duas primeiras necessárias para navegação costeira e marítima e as duas últimas para se navegar em águas interiores. A empresa trabalha apenas com </w:t>
      </w:r>
      <w:r w:rsidR="0003761C">
        <w:rPr>
          <w:rFonts w:ascii="Arial" w:hAnsi="Arial" w:cs="Arial"/>
        </w:rPr>
        <w:t xml:space="preserve">a habilitação para </w:t>
      </w:r>
      <w:r w:rsidR="005C1075">
        <w:rPr>
          <w:rFonts w:ascii="Arial" w:hAnsi="Arial" w:cs="Arial"/>
        </w:rPr>
        <w:t xml:space="preserve">as categorias de Arrais Amador e </w:t>
      </w:r>
      <w:proofErr w:type="spellStart"/>
      <w:r w:rsidR="005C1075">
        <w:rPr>
          <w:rFonts w:ascii="Arial" w:hAnsi="Arial" w:cs="Arial"/>
        </w:rPr>
        <w:t>Motonauta</w:t>
      </w:r>
      <w:proofErr w:type="spellEnd"/>
      <w:r w:rsidR="005C1075">
        <w:rPr>
          <w:rFonts w:ascii="Arial" w:hAnsi="Arial" w:cs="Arial"/>
        </w:rPr>
        <w:t>, visto que são as categorias mais requisitadas e necessárias para aqueles que moram na região do Distrito Federal e Goiás.</w:t>
      </w:r>
      <w:r w:rsidR="0003761C">
        <w:rPr>
          <w:rFonts w:ascii="Arial" w:hAnsi="Arial" w:cs="Arial"/>
        </w:rPr>
        <w:t xml:space="preserve"> N</w:t>
      </w:r>
      <w:r>
        <w:rPr>
          <w:rFonts w:ascii="Arial" w:hAnsi="Arial" w:cs="Arial"/>
        </w:rPr>
        <w:t xml:space="preserve">a categoria de Arrais Amador </w:t>
      </w:r>
      <w:r w:rsidR="0003761C">
        <w:rPr>
          <w:rFonts w:ascii="Arial" w:hAnsi="Arial" w:cs="Arial"/>
        </w:rPr>
        <w:t xml:space="preserve">o cliente estará </w:t>
      </w:r>
      <w:r>
        <w:rPr>
          <w:rFonts w:ascii="Arial" w:hAnsi="Arial" w:cs="Arial"/>
        </w:rPr>
        <w:t xml:space="preserve">apto a conduzir lanchas e outros barcos, destinados a esporte e recreio, em rios, lagos, lagoas e baías. Caso o cliente deseje obter habilitação para pilotar motos-aquáticas, ele deve incluir a opção pela categoria </w:t>
      </w:r>
      <w:proofErr w:type="spellStart"/>
      <w:r>
        <w:rPr>
          <w:rFonts w:ascii="Arial" w:hAnsi="Arial" w:cs="Arial"/>
        </w:rPr>
        <w:t>Motonauta</w:t>
      </w:r>
      <w:proofErr w:type="spellEnd"/>
      <w:r>
        <w:rPr>
          <w:rFonts w:ascii="Arial" w:hAnsi="Arial" w:cs="Arial"/>
        </w:rPr>
        <w:t>. Com isso, ele deve realizar uma quantidade de horas-aula práticas de acordo com a categoria escolhida e depois marcar o exame teórico na Marinha</w:t>
      </w:r>
      <w:r w:rsidR="00DA67AA">
        <w:rPr>
          <w:rFonts w:ascii="Arial" w:hAnsi="Arial" w:cs="Arial"/>
        </w:rPr>
        <w:t xml:space="preserve">. Esse exame </w:t>
      </w:r>
      <w:r>
        <w:rPr>
          <w:rFonts w:ascii="Arial" w:hAnsi="Arial" w:cs="Arial"/>
        </w:rPr>
        <w:t xml:space="preserve">consiste em 40 questões, </w:t>
      </w:r>
      <w:r>
        <w:rPr>
          <w:rFonts w:ascii="Arial" w:hAnsi="Arial" w:cs="Arial"/>
        </w:rPr>
        <w:lastRenderedPageBreak/>
        <w:t>onde o candidato deve obter no mínimo 50 % de acerto para a aprovação</w:t>
      </w:r>
      <w:sdt>
        <w:sdtPr>
          <w:rPr>
            <w:rFonts w:ascii="Arial" w:hAnsi="Arial" w:cs="Arial"/>
          </w:rPr>
          <w:id w:val="-58556677"/>
          <w:citation/>
        </w:sdtPr>
        <w:sdtContent>
          <w:r w:rsidR="001F0ACF">
            <w:rPr>
              <w:rFonts w:ascii="Arial" w:hAnsi="Arial" w:cs="Arial"/>
            </w:rPr>
            <w:fldChar w:fldCharType="begin"/>
          </w:r>
          <w:r w:rsidR="00196B47">
            <w:rPr>
              <w:rFonts w:ascii="Arial" w:hAnsi="Arial" w:cs="Arial"/>
            </w:rPr>
            <w:instrText xml:space="preserve">CITATION Mar03 \l 1046 </w:instrText>
          </w:r>
          <w:r w:rsidR="001F0ACF">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2003)</w:t>
          </w:r>
          <w:r w:rsidR="001F0ACF">
            <w:rPr>
              <w:rFonts w:ascii="Arial" w:hAnsi="Arial" w:cs="Arial"/>
            </w:rPr>
            <w:fldChar w:fldCharType="end"/>
          </w:r>
        </w:sdtContent>
      </w:sdt>
      <w:r>
        <w:rPr>
          <w:rFonts w:ascii="Arial" w:hAnsi="Arial" w:cs="Arial"/>
        </w:rPr>
        <w:t>. Na empresa, o aluno realizará as aulas práticas com instrutores credenciados pela Marinha em uma marina localizada no Lago Paranoá ou em um lago que seja mais próximo ao cliente, caso ele seja morador de Goiás. Nessas aulas, o cliente aprenderá noções de como pilotar embarcações, lançamento de âncoras e atracagem em cais, além de alguns conhecimentos básicos e necessários de mecânica de embarcações. As embarcações utilizadas na</w:t>
      </w:r>
      <w:r w:rsidR="00693A46">
        <w:rPr>
          <w:rFonts w:ascii="Arial" w:hAnsi="Arial" w:cs="Arial"/>
        </w:rPr>
        <w:t>s</w:t>
      </w:r>
      <w:r>
        <w:rPr>
          <w:rFonts w:ascii="Arial" w:hAnsi="Arial" w:cs="Arial"/>
        </w:rPr>
        <w:t xml:space="preserve"> aula</w:t>
      </w:r>
      <w:r w:rsidR="00693A46">
        <w:rPr>
          <w:rFonts w:ascii="Arial" w:hAnsi="Arial" w:cs="Arial"/>
        </w:rPr>
        <w:t>s</w:t>
      </w:r>
      <w:r>
        <w:rPr>
          <w:rFonts w:ascii="Arial" w:hAnsi="Arial" w:cs="Arial"/>
        </w:rPr>
        <w:t xml:space="preserve"> são de propriedade da empresa </w:t>
      </w:r>
      <w:proofErr w:type="spellStart"/>
      <w:r>
        <w:rPr>
          <w:rFonts w:ascii="Arial" w:hAnsi="Arial" w:cs="Arial"/>
        </w:rPr>
        <w:t>ArraisDF</w:t>
      </w:r>
      <w:proofErr w:type="spellEnd"/>
      <w:r>
        <w:rPr>
          <w:rFonts w:ascii="Arial" w:hAnsi="Arial" w:cs="Arial"/>
        </w:rPr>
        <w:t xml:space="preserve">. Após a realização das aulas práticas, os alunos realizarão um curso preparatório, ministrado pelo instrutor teórico da escola, com o conteúdo </w:t>
      </w:r>
      <w:r w:rsidR="00693A46">
        <w:rPr>
          <w:rFonts w:ascii="Arial" w:hAnsi="Arial" w:cs="Arial"/>
        </w:rPr>
        <w:t xml:space="preserve">exigido </w:t>
      </w:r>
      <w:r>
        <w:rPr>
          <w:rFonts w:ascii="Arial" w:hAnsi="Arial" w:cs="Arial"/>
        </w:rPr>
        <w:t>no exame realizado pela Marinha</w:t>
      </w:r>
      <w:r w:rsidR="00693A46">
        <w:rPr>
          <w:rFonts w:ascii="Arial" w:hAnsi="Arial" w:cs="Arial"/>
        </w:rPr>
        <w:t xml:space="preserve"> do</w:t>
      </w:r>
      <w:r>
        <w:rPr>
          <w:rFonts w:ascii="Arial" w:hAnsi="Arial" w:cs="Arial"/>
        </w:rPr>
        <w:t xml:space="preserve"> Brasil. Nesse curso, </w:t>
      </w:r>
      <w:r w:rsidR="00693A46">
        <w:rPr>
          <w:rFonts w:ascii="Arial" w:hAnsi="Arial" w:cs="Arial"/>
        </w:rPr>
        <w:t xml:space="preserve">os alunos </w:t>
      </w:r>
      <w:r>
        <w:rPr>
          <w:rFonts w:ascii="Arial" w:hAnsi="Arial" w:cs="Arial"/>
        </w:rPr>
        <w:t xml:space="preserve">recebem uma apostila produzida pela própria empresa, para que </w:t>
      </w:r>
      <w:r w:rsidR="00693A46">
        <w:rPr>
          <w:rFonts w:ascii="Arial" w:hAnsi="Arial" w:cs="Arial"/>
        </w:rPr>
        <w:t>possuam</w:t>
      </w:r>
      <w:r>
        <w:rPr>
          <w:rFonts w:ascii="Arial" w:hAnsi="Arial" w:cs="Arial"/>
        </w:rPr>
        <w:t xml:space="preserve"> um material de consulta para </w:t>
      </w:r>
      <w:r w:rsidR="00693A46">
        <w:rPr>
          <w:rFonts w:ascii="Arial" w:hAnsi="Arial" w:cs="Arial"/>
        </w:rPr>
        <w:t xml:space="preserve">os </w:t>
      </w:r>
      <w:r>
        <w:rPr>
          <w:rFonts w:ascii="Arial" w:hAnsi="Arial" w:cs="Arial"/>
        </w:rPr>
        <w:t>estudos individuais. A empresa se encarregará de coletar os documentos necessários do cliente para a marcação de sua prova em uma banca disponibilizada pela Marinha, de modo a poupá-lo de ter que ir até o estabelecimento para marcar.</w:t>
      </w:r>
    </w:p>
    <w:p w14:paraId="41492A82" w14:textId="5135E1A9" w:rsidR="00632C4F" w:rsidRDefault="00692A53" w:rsidP="00086EDA">
      <w:pPr>
        <w:spacing w:before="80" w:line="360" w:lineRule="auto"/>
        <w:ind w:firstLine="700"/>
        <w:rPr>
          <w:rFonts w:ascii="Arial" w:hAnsi="Arial" w:cs="Arial"/>
        </w:rPr>
      </w:pPr>
      <w:r>
        <w:rPr>
          <w:rFonts w:ascii="Arial" w:hAnsi="Arial" w:cs="Arial"/>
        </w:rPr>
        <w:t>Caso a pessoa atinja os 50% de questões necessários para a aprovação na prova, a empresa se encarrega de recolher a habilitação na Marinha e notificar o cliente do seu resultado. Se o cliente não atingir o percentual necessário para a aprovação, a empresa se encarrega de notificá-lo do resultado, além de se encarregar da remarcação da prova, permitindo que ele assista alguma aula teórica novamente, caso queira.</w:t>
      </w:r>
    </w:p>
    <w:p w14:paraId="2EF0883B" w14:textId="7AF4F971" w:rsidR="00632C4F" w:rsidRDefault="00692A53" w:rsidP="00086EDA">
      <w:pPr>
        <w:spacing w:before="80" w:line="360" w:lineRule="auto"/>
        <w:ind w:firstLine="700"/>
        <w:rPr>
          <w:rFonts w:ascii="Arial" w:hAnsi="Arial" w:cs="Arial"/>
        </w:rPr>
      </w:pPr>
      <w:r>
        <w:rPr>
          <w:rFonts w:ascii="Arial" w:hAnsi="Arial" w:cs="Arial"/>
        </w:rPr>
        <w:t>A habilitação obtida pelo cliente da empresa tem validade de 10 anos</w:t>
      </w:r>
      <w:sdt>
        <w:sdtPr>
          <w:rPr>
            <w:rFonts w:ascii="Arial" w:hAnsi="Arial" w:cs="Arial"/>
          </w:rPr>
          <w:id w:val="1606456226"/>
          <w:citation/>
        </w:sdtPr>
        <w:sdtContent>
          <w:r w:rsidR="001F0ACF">
            <w:rPr>
              <w:rFonts w:ascii="Arial" w:hAnsi="Arial" w:cs="Arial"/>
            </w:rPr>
            <w:fldChar w:fldCharType="begin"/>
          </w:r>
          <w:r w:rsidR="00196B47">
            <w:rPr>
              <w:rFonts w:ascii="Arial" w:hAnsi="Arial" w:cs="Arial"/>
            </w:rPr>
            <w:instrText xml:space="preserve">CITATION Mar03 \l 1046 </w:instrText>
          </w:r>
          <w:r w:rsidR="001F0ACF">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2003)</w:t>
          </w:r>
          <w:r w:rsidR="001F0ACF">
            <w:rPr>
              <w:rFonts w:ascii="Arial" w:hAnsi="Arial" w:cs="Arial"/>
            </w:rPr>
            <w:fldChar w:fldCharType="end"/>
          </w:r>
        </w:sdtContent>
      </w:sdt>
      <w:r>
        <w:rPr>
          <w:rFonts w:ascii="Arial" w:hAnsi="Arial" w:cs="Arial"/>
        </w:rPr>
        <w:t xml:space="preserve">, sendo que para a renovação basta apenas que o cliente entregue </w:t>
      </w:r>
      <w:r w:rsidR="00105907">
        <w:rPr>
          <w:rFonts w:ascii="Arial" w:hAnsi="Arial" w:cs="Arial"/>
        </w:rPr>
        <w:t xml:space="preserve">a </w:t>
      </w:r>
      <w:r>
        <w:rPr>
          <w:rFonts w:ascii="Arial" w:hAnsi="Arial" w:cs="Arial"/>
        </w:rPr>
        <w:t xml:space="preserve">documentação </w:t>
      </w:r>
      <w:r w:rsidR="00105907">
        <w:rPr>
          <w:rFonts w:ascii="Arial" w:hAnsi="Arial" w:cs="Arial"/>
        </w:rPr>
        <w:t xml:space="preserve">adequada </w:t>
      </w:r>
      <w:r>
        <w:rPr>
          <w:rFonts w:ascii="Arial" w:hAnsi="Arial" w:cs="Arial"/>
        </w:rPr>
        <w:t>na empresa com um comprovante médico. Assim a empresa se encarregará de levar a documentação até a Marinha e efetuar os procedimentos necessários para que o cliente obtenha a renovação de sua carteira, notificando-o quando a nova carteira ficar pronta.</w:t>
      </w:r>
    </w:p>
    <w:p w14:paraId="5CA71274" w14:textId="3E2FF68F" w:rsidR="00632C4F" w:rsidRDefault="00692A53" w:rsidP="00086EDA">
      <w:pPr>
        <w:spacing w:before="80" w:line="360" w:lineRule="auto"/>
        <w:ind w:firstLine="700"/>
        <w:rPr>
          <w:rFonts w:ascii="Arial" w:hAnsi="Arial" w:cs="Arial"/>
        </w:rPr>
      </w:pPr>
      <w:r>
        <w:rPr>
          <w:rFonts w:ascii="Arial" w:hAnsi="Arial" w:cs="Arial"/>
        </w:rPr>
        <w:t xml:space="preserve">Após passar pelos processos citados acima, o cliente tem condições de navegar </w:t>
      </w:r>
      <w:r w:rsidR="00105907">
        <w:rPr>
          <w:rFonts w:ascii="Arial" w:hAnsi="Arial" w:cs="Arial"/>
        </w:rPr>
        <w:t>em conformidade com a legislação vigente</w:t>
      </w:r>
      <w:r>
        <w:rPr>
          <w:rFonts w:ascii="Arial" w:hAnsi="Arial" w:cs="Arial"/>
        </w:rPr>
        <w:t xml:space="preserve">. </w:t>
      </w:r>
    </w:p>
    <w:p w14:paraId="107BCFE0" w14:textId="0BAB7ABA" w:rsidR="00632C4F" w:rsidRDefault="00692A53" w:rsidP="00086EDA">
      <w:pPr>
        <w:spacing w:before="80" w:line="360" w:lineRule="auto"/>
        <w:ind w:firstLine="700"/>
        <w:rPr>
          <w:rFonts w:ascii="Arial" w:hAnsi="Arial" w:cs="Arial"/>
        </w:rPr>
      </w:pPr>
      <w:r>
        <w:rPr>
          <w:rFonts w:ascii="Arial" w:hAnsi="Arial" w:cs="Arial"/>
        </w:rPr>
        <w:t>Para os clientes que desejam estudar sozinhos para a prova</w:t>
      </w:r>
      <w:r w:rsidR="005C1075">
        <w:rPr>
          <w:rFonts w:ascii="Arial" w:hAnsi="Arial" w:cs="Arial"/>
        </w:rPr>
        <w:t>, por morarem</w:t>
      </w:r>
      <w:r>
        <w:rPr>
          <w:rFonts w:ascii="Arial" w:hAnsi="Arial" w:cs="Arial"/>
        </w:rPr>
        <w:t xml:space="preserve"> em uma localidade muito distante</w:t>
      </w:r>
      <w:r w:rsidR="005C1075">
        <w:rPr>
          <w:rFonts w:ascii="Arial" w:hAnsi="Arial" w:cs="Arial"/>
        </w:rPr>
        <w:t xml:space="preserve"> do local das aulas</w:t>
      </w:r>
      <w:r>
        <w:rPr>
          <w:rFonts w:ascii="Arial" w:hAnsi="Arial" w:cs="Arial"/>
        </w:rPr>
        <w:t xml:space="preserve"> </w:t>
      </w:r>
      <w:r w:rsidR="005C1075">
        <w:rPr>
          <w:rFonts w:ascii="Arial" w:hAnsi="Arial" w:cs="Arial"/>
        </w:rPr>
        <w:t xml:space="preserve">ou por </w:t>
      </w:r>
      <w:r>
        <w:rPr>
          <w:rFonts w:ascii="Arial" w:hAnsi="Arial" w:cs="Arial"/>
        </w:rPr>
        <w:t>não quere</w:t>
      </w:r>
      <w:r w:rsidR="005C1075">
        <w:rPr>
          <w:rFonts w:ascii="Arial" w:hAnsi="Arial" w:cs="Arial"/>
        </w:rPr>
        <w:t>re</w:t>
      </w:r>
      <w:r>
        <w:rPr>
          <w:rFonts w:ascii="Arial" w:hAnsi="Arial" w:cs="Arial"/>
        </w:rPr>
        <w:t>m realizar o curso teórico, pode</w:t>
      </w:r>
      <w:r w:rsidR="005C1075">
        <w:rPr>
          <w:rFonts w:ascii="Arial" w:hAnsi="Arial" w:cs="Arial"/>
        </w:rPr>
        <w:t>m</w:t>
      </w:r>
      <w:r>
        <w:rPr>
          <w:rFonts w:ascii="Arial" w:hAnsi="Arial" w:cs="Arial"/>
        </w:rPr>
        <w:t xml:space="preserve"> adquirir a apostila da empresa por um valor especificado, a fim de estudar sozinho para o exame teórico.</w:t>
      </w:r>
    </w:p>
    <w:p w14:paraId="312CB8A1" w14:textId="201DF6D4" w:rsidR="00105907" w:rsidRDefault="00105907" w:rsidP="00105907">
      <w:pPr>
        <w:spacing w:before="80" w:line="360" w:lineRule="auto"/>
        <w:ind w:firstLine="700"/>
        <w:rPr>
          <w:rFonts w:ascii="Arial" w:hAnsi="Arial" w:cs="Arial"/>
        </w:rPr>
      </w:pPr>
      <w:r>
        <w:rPr>
          <w:rFonts w:ascii="Arial" w:hAnsi="Arial" w:cs="Arial"/>
        </w:rPr>
        <w:lastRenderedPageBreak/>
        <w:t xml:space="preserve">A empresa também revende coletes da marca </w:t>
      </w:r>
      <w:proofErr w:type="spellStart"/>
      <w:r>
        <w:rPr>
          <w:rFonts w:ascii="Arial" w:hAnsi="Arial" w:cs="Arial"/>
        </w:rPr>
        <w:t>Prolife</w:t>
      </w:r>
      <w:proofErr w:type="spellEnd"/>
      <w:r>
        <w:rPr>
          <w:rFonts w:ascii="Arial" w:hAnsi="Arial" w:cs="Arial"/>
        </w:rPr>
        <w:t xml:space="preserve"> para os clientes interessados, com várias opções de tamanho e cores.</w:t>
      </w:r>
    </w:p>
    <w:p w14:paraId="21C0E785" w14:textId="77777777" w:rsidR="00632C4F" w:rsidRDefault="00632C4F">
      <w:pPr>
        <w:pStyle w:val="N3"/>
        <w:numPr>
          <w:ilvl w:val="2"/>
          <w:numId w:val="0"/>
        </w:numPr>
      </w:pPr>
    </w:p>
    <w:p w14:paraId="007E8C59" w14:textId="77777777" w:rsidR="00632C4F" w:rsidRPr="00974480" w:rsidRDefault="00692A53" w:rsidP="00222DB5">
      <w:pPr>
        <w:pStyle w:val="N3"/>
        <w:spacing w:line="360" w:lineRule="auto"/>
        <w:outlineLvl w:val="2"/>
        <w:rPr>
          <w:rStyle w:val="Ttulo1Char"/>
          <w:rFonts w:ascii="Arial" w:hAnsi="Arial" w:cs="Arial"/>
          <w:b/>
          <w:color w:val="auto"/>
          <w:sz w:val="24"/>
        </w:rPr>
      </w:pPr>
      <w:bookmarkStart w:id="212" w:name="_Toc525570746"/>
      <w:r w:rsidRPr="00974480">
        <w:rPr>
          <w:rStyle w:val="Ttulo1Char"/>
          <w:rFonts w:ascii="Arial" w:hAnsi="Arial" w:cs="Arial"/>
          <w:b/>
          <w:color w:val="auto"/>
          <w:sz w:val="24"/>
        </w:rPr>
        <w:t xml:space="preserve">A organização </w:t>
      </w:r>
      <w:r w:rsidRPr="00974480">
        <w:rPr>
          <w:rStyle w:val="Ttulo1Char"/>
          <w:rFonts w:ascii="Arial" w:hAnsi="Arial" w:cs="Arial"/>
          <w:b/>
          <w:color w:val="auto"/>
          <w:sz w:val="24"/>
        </w:rPr>
        <w:noBreakHyphen/>
        <w:t xml:space="preserve"> visão geral</w:t>
      </w:r>
      <w:bookmarkEnd w:id="212"/>
      <w:r w:rsidRPr="00974480">
        <w:rPr>
          <w:rStyle w:val="Ttulo1Char"/>
          <w:rFonts w:ascii="Arial" w:hAnsi="Arial" w:cs="Arial"/>
          <w:b/>
          <w:color w:val="auto"/>
          <w:sz w:val="24"/>
        </w:rPr>
        <w:t xml:space="preserve"> </w:t>
      </w:r>
    </w:p>
    <w:p w14:paraId="11DADA32" w14:textId="77777777" w:rsidR="00AD2DBA" w:rsidRDefault="00692A53" w:rsidP="00327A9E">
      <w:pPr>
        <w:pStyle w:val="N3"/>
        <w:keepNext/>
        <w:numPr>
          <w:ilvl w:val="2"/>
          <w:numId w:val="0"/>
        </w:numPr>
        <w:spacing w:line="360" w:lineRule="auto"/>
        <w:jc w:val="center"/>
      </w:pPr>
      <w:r>
        <w:rPr>
          <w:noProof/>
          <w:lang w:eastAsia="pt-BR"/>
        </w:rPr>
        <w:drawing>
          <wp:inline distT="0" distB="0" distL="0" distR="0" wp14:anchorId="08816C0B" wp14:editId="681A8895">
            <wp:extent cx="3627750" cy="2546982"/>
            <wp:effectExtent l="0" t="0" r="10791" b="5715"/>
            <wp:docPr id="2" name="Picture 1" descr="Diagrama em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iagrama em branco"/>
                    <pic:cNvPicPr>
                      <a:picLocks noChangeAspect="1"/>
                    </pic:cNvPicPr>
                  </pic:nvPicPr>
                  <pic:blipFill>
                    <a:blip r:embed="rId12"/>
                    <a:stretch/>
                  </pic:blipFill>
                  <pic:spPr bwMode="auto">
                    <a:xfrm>
                      <a:off x="0" y="0"/>
                      <a:ext cx="3627755" cy="2546985"/>
                    </a:xfrm>
                    <a:prstGeom prst="rect">
                      <a:avLst/>
                    </a:prstGeom>
                  </pic:spPr>
                </pic:pic>
              </a:graphicData>
            </a:graphic>
          </wp:inline>
        </w:drawing>
      </w:r>
    </w:p>
    <w:p w14:paraId="13F17BEC" w14:textId="4604C1AA" w:rsidR="00632C4F" w:rsidRPr="00AD2DBA" w:rsidRDefault="00AD2DBA" w:rsidP="00086EDA">
      <w:pPr>
        <w:pStyle w:val="Legenda"/>
        <w:spacing w:line="360" w:lineRule="auto"/>
        <w:rPr>
          <w:rFonts w:ascii="Arial" w:hAnsi="Arial" w:cs="Arial"/>
          <w:color w:val="auto"/>
          <w:sz w:val="20"/>
          <w:szCs w:val="20"/>
        </w:rPr>
      </w:pPr>
      <w:bookmarkStart w:id="213" w:name="_Toc525570669"/>
      <w:r w:rsidRPr="00AD2DBA">
        <w:rPr>
          <w:rFonts w:ascii="Arial" w:hAnsi="Arial" w:cs="Arial"/>
          <w:color w:val="auto"/>
          <w:sz w:val="20"/>
          <w:szCs w:val="20"/>
        </w:rPr>
        <w:t xml:space="preserve">Figura </w:t>
      </w:r>
      <w:r w:rsidRPr="00AD2DBA">
        <w:rPr>
          <w:rFonts w:ascii="Arial" w:hAnsi="Arial" w:cs="Arial"/>
          <w:color w:val="auto"/>
          <w:sz w:val="20"/>
          <w:szCs w:val="20"/>
        </w:rPr>
        <w:fldChar w:fldCharType="begin"/>
      </w:r>
      <w:r w:rsidRPr="00AD2DBA">
        <w:rPr>
          <w:rFonts w:ascii="Arial" w:hAnsi="Arial" w:cs="Arial"/>
          <w:color w:val="auto"/>
          <w:sz w:val="20"/>
          <w:szCs w:val="20"/>
        </w:rPr>
        <w:instrText xml:space="preserve"> SEQ Figura \* ARABIC </w:instrText>
      </w:r>
      <w:r w:rsidRPr="00AD2DBA">
        <w:rPr>
          <w:rFonts w:ascii="Arial" w:hAnsi="Arial" w:cs="Arial"/>
          <w:color w:val="auto"/>
          <w:sz w:val="20"/>
          <w:szCs w:val="20"/>
        </w:rPr>
        <w:fldChar w:fldCharType="separate"/>
      </w:r>
      <w:r w:rsidR="00932E8F">
        <w:rPr>
          <w:rFonts w:ascii="Arial" w:hAnsi="Arial" w:cs="Arial"/>
          <w:noProof/>
          <w:color w:val="auto"/>
          <w:sz w:val="20"/>
          <w:szCs w:val="20"/>
        </w:rPr>
        <w:t>1</w:t>
      </w:r>
      <w:r w:rsidRPr="00AD2DBA">
        <w:rPr>
          <w:rFonts w:ascii="Arial" w:hAnsi="Arial" w:cs="Arial"/>
          <w:color w:val="auto"/>
          <w:sz w:val="20"/>
          <w:szCs w:val="20"/>
        </w:rPr>
        <w:fldChar w:fldCharType="end"/>
      </w:r>
      <w:r w:rsidRPr="00AD2DBA">
        <w:rPr>
          <w:rFonts w:ascii="Arial" w:hAnsi="Arial" w:cs="Arial"/>
          <w:color w:val="auto"/>
          <w:sz w:val="20"/>
          <w:szCs w:val="20"/>
        </w:rPr>
        <w:t>-Organograma da Empresa</w:t>
      </w:r>
      <w:bookmarkEnd w:id="213"/>
    </w:p>
    <w:p w14:paraId="322BBDDA" w14:textId="7387C431" w:rsidR="00632C4F" w:rsidRDefault="00692A53" w:rsidP="00086EDA">
      <w:pPr>
        <w:pStyle w:val="N3"/>
        <w:numPr>
          <w:ilvl w:val="2"/>
          <w:numId w:val="0"/>
        </w:numPr>
        <w:spacing w:line="360" w:lineRule="auto"/>
        <w:ind w:firstLine="709"/>
        <w:rPr>
          <w:rFonts w:ascii="Arial" w:hAnsi="Arial" w:cs="Arial"/>
          <w:b w:val="0"/>
        </w:rPr>
      </w:pPr>
      <w:r>
        <w:rPr>
          <w:rFonts w:ascii="Arial" w:hAnsi="Arial" w:cs="Arial"/>
          <w:b w:val="0"/>
        </w:rPr>
        <w:t xml:space="preserve">O coordenador administrativo atua junto ao cliente, marcando as aulas, combinando os preços dos serviços, marcando as aulas e repassando as informações ao coordenador de ensino, marcando os exames teóricos na Marinha do Brasil, cuidando de levar a documentação até a </w:t>
      </w:r>
      <w:r w:rsidR="001F0ACF">
        <w:rPr>
          <w:rFonts w:ascii="Arial" w:hAnsi="Arial" w:cs="Arial"/>
          <w:b w:val="0"/>
        </w:rPr>
        <w:t>Capitania Fluvial</w:t>
      </w:r>
      <w:r>
        <w:rPr>
          <w:rFonts w:ascii="Arial" w:hAnsi="Arial" w:cs="Arial"/>
          <w:b w:val="0"/>
        </w:rPr>
        <w:t xml:space="preserve"> e notificando o cliente acerca dos</w:t>
      </w:r>
      <w:r w:rsidR="001F0ACF">
        <w:rPr>
          <w:rFonts w:ascii="Arial" w:hAnsi="Arial" w:cs="Arial"/>
          <w:b w:val="0"/>
        </w:rPr>
        <w:t xml:space="preserve"> </w:t>
      </w:r>
      <w:r>
        <w:rPr>
          <w:rFonts w:ascii="Arial" w:hAnsi="Arial" w:cs="Arial"/>
          <w:b w:val="0"/>
        </w:rPr>
        <w:t>resultados, tanto sobre documentação de embarcações quanto resultados de exames teóricos.</w:t>
      </w:r>
    </w:p>
    <w:p w14:paraId="531F1D5D" w14:textId="24EFD11E" w:rsidR="00632C4F" w:rsidRDefault="00692A53" w:rsidP="00086EDA">
      <w:pPr>
        <w:pStyle w:val="N3"/>
        <w:numPr>
          <w:ilvl w:val="2"/>
          <w:numId w:val="0"/>
        </w:numPr>
        <w:spacing w:line="360" w:lineRule="auto"/>
        <w:ind w:firstLine="709"/>
        <w:rPr>
          <w:rFonts w:ascii="Arial" w:hAnsi="Arial" w:cs="Arial"/>
          <w:b w:val="0"/>
        </w:rPr>
      </w:pPr>
      <w:r>
        <w:rPr>
          <w:rFonts w:ascii="Arial" w:hAnsi="Arial" w:cs="Arial"/>
          <w:b w:val="0"/>
        </w:rPr>
        <w:t xml:space="preserve">O coordenador de ensino cuida dos assuntos relacionados </w:t>
      </w:r>
      <w:r w:rsidR="00F351D7">
        <w:rPr>
          <w:rFonts w:ascii="Arial" w:hAnsi="Arial" w:cs="Arial"/>
          <w:b w:val="0"/>
        </w:rPr>
        <w:t>à</w:t>
      </w:r>
      <w:r>
        <w:rPr>
          <w:rFonts w:ascii="Arial" w:hAnsi="Arial" w:cs="Arial"/>
          <w:b w:val="0"/>
        </w:rPr>
        <w:t>s aulas teóricas e práticas, as apostilas e os simulados de treino, preparando o conteúdo e garantindo o bom funcionamento das aulas. Para isso, ele fiscaliza as aulas dos instrutores teóricos e práticos, a fim de garantir que o padrão do serviço oferecido seja de qualidade, satisfazendo o cliente.</w:t>
      </w:r>
    </w:p>
    <w:p w14:paraId="6BB64DB7" w14:textId="0617ECC6" w:rsidR="00632C4F" w:rsidRDefault="00692A53" w:rsidP="00086EDA">
      <w:pPr>
        <w:pStyle w:val="N3"/>
        <w:numPr>
          <w:ilvl w:val="2"/>
          <w:numId w:val="0"/>
        </w:numPr>
        <w:spacing w:line="360" w:lineRule="auto"/>
        <w:ind w:firstLine="709"/>
        <w:rPr>
          <w:rFonts w:ascii="Arial" w:hAnsi="Arial" w:cs="Arial"/>
          <w:b w:val="0"/>
        </w:rPr>
      </w:pPr>
      <w:r>
        <w:rPr>
          <w:rFonts w:ascii="Arial" w:hAnsi="Arial" w:cs="Arial"/>
          <w:b w:val="0"/>
        </w:rPr>
        <w:t>Os instrutores práticos têm a missão de ministrar os cursos</w:t>
      </w:r>
      <w:r w:rsidR="001F0ACF">
        <w:rPr>
          <w:rFonts w:ascii="Arial" w:hAnsi="Arial" w:cs="Arial"/>
          <w:b w:val="0"/>
        </w:rPr>
        <w:t xml:space="preserve"> </w:t>
      </w:r>
      <w:r>
        <w:rPr>
          <w:rFonts w:ascii="Arial" w:hAnsi="Arial" w:cs="Arial"/>
          <w:b w:val="0"/>
        </w:rPr>
        <w:t>práticos de pilotagem de lancha ou jet-ski, além de alguns conceitos fundamentais de mecânica de embarcações. O instrutor teórico tem a função de ministrar um curso preparatório para o exame realizado pela Marinha do Brasil.</w:t>
      </w:r>
    </w:p>
    <w:p w14:paraId="4BD04E3B" w14:textId="6BB6F217" w:rsidR="00632C4F" w:rsidRDefault="00692A53" w:rsidP="00086EDA">
      <w:pPr>
        <w:pStyle w:val="N3"/>
        <w:numPr>
          <w:ilvl w:val="2"/>
          <w:numId w:val="0"/>
        </w:numPr>
        <w:spacing w:line="360" w:lineRule="auto"/>
        <w:ind w:firstLine="709"/>
        <w:rPr>
          <w:rFonts w:ascii="Arial" w:hAnsi="Arial" w:cs="Arial"/>
          <w:b w:val="0"/>
        </w:rPr>
      </w:pPr>
      <w:r>
        <w:rPr>
          <w:rFonts w:ascii="Arial" w:hAnsi="Arial" w:cs="Arial"/>
          <w:b w:val="0"/>
        </w:rPr>
        <w:t xml:space="preserve">Vale frisar </w:t>
      </w:r>
      <w:proofErr w:type="gramStart"/>
      <w:r>
        <w:rPr>
          <w:rFonts w:ascii="Arial" w:hAnsi="Arial" w:cs="Arial"/>
          <w:b w:val="0"/>
        </w:rPr>
        <w:t xml:space="preserve">que </w:t>
      </w:r>
      <w:r w:rsidR="00AE12F1">
        <w:rPr>
          <w:rFonts w:ascii="Arial" w:hAnsi="Arial" w:cs="Arial"/>
          <w:b w:val="0"/>
        </w:rPr>
        <w:t>,</w:t>
      </w:r>
      <w:r>
        <w:rPr>
          <w:rFonts w:ascii="Arial" w:hAnsi="Arial" w:cs="Arial"/>
          <w:b w:val="0"/>
        </w:rPr>
        <w:t>na</w:t>
      </w:r>
      <w:proofErr w:type="gramEnd"/>
      <w:r>
        <w:rPr>
          <w:rFonts w:ascii="Arial" w:hAnsi="Arial" w:cs="Arial"/>
          <w:b w:val="0"/>
        </w:rPr>
        <w:t xml:space="preserve"> empresa, a proprietária </w:t>
      </w:r>
      <w:proofErr w:type="spellStart"/>
      <w:r>
        <w:rPr>
          <w:rFonts w:ascii="Arial" w:hAnsi="Arial" w:cs="Arial"/>
          <w:b w:val="0"/>
        </w:rPr>
        <w:t>Junia</w:t>
      </w:r>
      <w:proofErr w:type="spellEnd"/>
      <w:r>
        <w:rPr>
          <w:rFonts w:ascii="Arial" w:hAnsi="Arial" w:cs="Arial"/>
          <w:b w:val="0"/>
        </w:rPr>
        <w:t xml:space="preserve"> </w:t>
      </w:r>
      <w:proofErr w:type="spellStart"/>
      <w:r>
        <w:rPr>
          <w:rFonts w:ascii="Arial" w:hAnsi="Arial" w:cs="Arial"/>
          <w:b w:val="0"/>
        </w:rPr>
        <w:t>Meiriane</w:t>
      </w:r>
      <w:proofErr w:type="spellEnd"/>
      <w:r>
        <w:rPr>
          <w:rFonts w:ascii="Arial" w:hAnsi="Arial" w:cs="Arial"/>
          <w:b w:val="0"/>
        </w:rPr>
        <w:t xml:space="preserve"> desempenha em conjunto com seu </w:t>
      </w:r>
      <w:r w:rsidR="00F351D7">
        <w:rPr>
          <w:rFonts w:ascii="Arial" w:hAnsi="Arial" w:cs="Arial"/>
          <w:b w:val="0"/>
        </w:rPr>
        <w:t xml:space="preserve">cônjuge </w:t>
      </w:r>
      <w:proofErr w:type="spellStart"/>
      <w:r>
        <w:rPr>
          <w:rFonts w:ascii="Arial" w:hAnsi="Arial" w:cs="Arial"/>
          <w:b w:val="0"/>
        </w:rPr>
        <w:t>Jassé</w:t>
      </w:r>
      <w:proofErr w:type="spellEnd"/>
      <w:r>
        <w:rPr>
          <w:rFonts w:ascii="Arial" w:hAnsi="Arial" w:cs="Arial"/>
          <w:b w:val="0"/>
        </w:rPr>
        <w:t xml:space="preserve"> Ferreira os papéis de coordenadora administrativa e de ensino. </w:t>
      </w:r>
    </w:p>
    <w:p w14:paraId="2C05DE3E" w14:textId="77777777" w:rsidR="00632C4F" w:rsidRDefault="00692A53" w:rsidP="007F6FFA">
      <w:pPr>
        <w:pStyle w:val="N2"/>
        <w:spacing w:line="360" w:lineRule="auto"/>
        <w:outlineLvl w:val="1"/>
        <w:rPr>
          <w:rFonts w:ascii="Arial" w:hAnsi="Arial" w:cs="Arial"/>
        </w:rPr>
      </w:pPr>
      <w:bookmarkStart w:id="214" w:name="_Toc525570747"/>
      <w:r>
        <w:rPr>
          <w:rFonts w:ascii="Arial" w:hAnsi="Arial" w:cs="Arial"/>
        </w:rPr>
        <w:lastRenderedPageBreak/>
        <w:t>ANÁLISE FUNCIONAL - VISÃO ESPECÍFICA</w:t>
      </w:r>
      <w:bookmarkEnd w:id="214"/>
    </w:p>
    <w:p w14:paraId="782BB455" w14:textId="77777777" w:rsidR="00632C4F" w:rsidRDefault="00692A53" w:rsidP="007F6FFA">
      <w:pPr>
        <w:pStyle w:val="N3"/>
        <w:spacing w:line="360" w:lineRule="auto"/>
        <w:outlineLvl w:val="2"/>
        <w:rPr>
          <w:rFonts w:ascii="Arial" w:hAnsi="Arial" w:cs="Arial"/>
        </w:rPr>
      </w:pPr>
      <w:bookmarkStart w:id="215" w:name="_Toc525570748"/>
      <w:r>
        <w:rPr>
          <w:rFonts w:ascii="Arial" w:hAnsi="Arial" w:cs="Arial"/>
        </w:rPr>
        <w:t>Áreas envolvidas</w:t>
      </w:r>
      <w:bookmarkEnd w:id="215"/>
    </w:p>
    <w:p w14:paraId="3FB2097B" w14:textId="4CE44B9C" w:rsidR="00632C4F" w:rsidRDefault="00692A53" w:rsidP="00086EDA">
      <w:pPr>
        <w:pStyle w:val="N3"/>
        <w:numPr>
          <w:ilvl w:val="2"/>
          <w:numId w:val="0"/>
        </w:numPr>
        <w:spacing w:line="360" w:lineRule="auto"/>
        <w:ind w:firstLine="700"/>
        <w:rPr>
          <w:rFonts w:ascii="Arial" w:hAnsi="Arial" w:cs="Arial"/>
          <w:b w:val="0"/>
          <w:bCs/>
        </w:rPr>
      </w:pPr>
      <w:r>
        <w:rPr>
          <w:rFonts w:ascii="Arial" w:hAnsi="Arial" w:cs="Arial"/>
          <w:b w:val="0"/>
          <w:bCs/>
        </w:rPr>
        <w:t xml:space="preserve">As áreas envolvidas são </w:t>
      </w:r>
      <w:r w:rsidR="001C1519">
        <w:rPr>
          <w:rFonts w:ascii="Arial" w:hAnsi="Arial" w:cs="Arial"/>
          <w:b w:val="0"/>
          <w:bCs/>
        </w:rPr>
        <w:t>as de coordenação administrativa e educacional da empresa.</w:t>
      </w:r>
    </w:p>
    <w:p w14:paraId="2C227D0A" w14:textId="77777777" w:rsidR="00632C4F" w:rsidRDefault="00692A53" w:rsidP="007F6FFA">
      <w:pPr>
        <w:pStyle w:val="N3"/>
        <w:spacing w:line="360" w:lineRule="auto"/>
        <w:outlineLvl w:val="2"/>
        <w:rPr>
          <w:rFonts w:ascii="Arial" w:hAnsi="Arial" w:cs="Arial"/>
        </w:rPr>
      </w:pPr>
      <w:bookmarkStart w:id="216" w:name="_Toc525570749"/>
      <w:r>
        <w:rPr>
          <w:rFonts w:ascii="Arial" w:hAnsi="Arial" w:cs="Arial"/>
        </w:rPr>
        <w:t>Descrição dos processos atuais</w:t>
      </w:r>
      <w:bookmarkEnd w:id="216"/>
    </w:p>
    <w:p w14:paraId="4223BBCE" w14:textId="77777777"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Para requerer um serviço na escola náutica, primeiramente, o cliente deve entrar em contato com a empresa através do telefone. Com isso, o coordenador administrativo conversa com o cliente e verifica qual tipo de serviço que ele deseja que a empresa realize.</w:t>
      </w:r>
    </w:p>
    <w:p w14:paraId="6FE89923" w14:textId="5AED1424"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Caso deseje tirar habilitação náutica, o cliente deve se deslocar até a </w:t>
      </w:r>
      <w:proofErr w:type="gramStart"/>
      <w:r>
        <w:rPr>
          <w:rFonts w:ascii="Arial" w:hAnsi="Arial" w:cs="Arial"/>
          <w:b w:val="0"/>
        </w:rPr>
        <w:t xml:space="preserve">empresa </w:t>
      </w:r>
      <w:r w:rsidR="00B11B20">
        <w:rPr>
          <w:rFonts w:ascii="Arial" w:hAnsi="Arial" w:cs="Arial"/>
          <w:b w:val="0"/>
        </w:rPr>
        <w:t>,</w:t>
      </w:r>
      <w:r>
        <w:rPr>
          <w:rFonts w:ascii="Arial" w:hAnsi="Arial" w:cs="Arial"/>
          <w:b w:val="0"/>
        </w:rPr>
        <w:t>primeiramente</w:t>
      </w:r>
      <w:proofErr w:type="gramEnd"/>
      <w:r>
        <w:rPr>
          <w:rFonts w:ascii="Arial" w:hAnsi="Arial" w:cs="Arial"/>
          <w:b w:val="0"/>
        </w:rPr>
        <w:t>, para entregar cópias de sua documentação, preencher os formulários para a entrada do processo na Marinha do Brasil e efetuar o pagamento ao coordenador administrativo. Com isso, o coordenador administrativo</w:t>
      </w:r>
      <w:r w:rsidR="00A51420">
        <w:rPr>
          <w:rFonts w:ascii="Arial" w:hAnsi="Arial" w:cs="Arial"/>
          <w:b w:val="0"/>
        </w:rPr>
        <w:t>,</w:t>
      </w:r>
      <w:r>
        <w:rPr>
          <w:rFonts w:ascii="Arial" w:hAnsi="Arial" w:cs="Arial"/>
          <w:b w:val="0"/>
        </w:rPr>
        <w:t xml:space="preserve"> </w:t>
      </w:r>
      <w:r w:rsidR="00A51420">
        <w:rPr>
          <w:rFonts w:ascii="Arial" w:hAnsi="Arial" w:cs="Arial"/>
          <w:b w:val="0"/>
        </w:rPr>
        <w:t xml:space="preserve">de </w:t>
      </w:r>
      <w:r>
        <w:rPr>
          <w:rFonts w:ascii="Arial" w:hAnsi="Arial" w:cs="Arial"/>
          <w:b w:val="0"/>
        </w:rPr>
        <w:t>posse da documentação do cliente, dá entrada do processo na Marinha e já marca as aulas para uma data próxima.</w:t>
      </w:r>
    </w:p>
    <w:p w14:paraId="4947C29C" w14:textId="6D3580A0"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Depois de marcar as aulas, o coordenador administrativo entra em contato com o cliente, por meio telefônico, a fim de </w:t>
      </w:r>
      <w:r w:rsidR="00A51420">
        <w:rPr>
          <w:rFonts w:ascii="Arial" w:hAnsi="Arial" w:cs="Arial"/>
          <w:b w:val="0"/>
        </w:rPr>
        <w:t>notificá</w:t>
      </w:r>
      <w:r>
        <w:rPr>
          <w:rFonts w:ascii="Arial" w:hAnsi="Arial" w:cs="Arial"/>
          <w:b w:val="0"/>
        </w:rPr>
        <w:t>-lo do dia</w:t>
      </w:r>
      <w:r w:rsidR="00C807DC">
        <w:rPr>
          <w:rFonts w:ascii="Arial" w:hAnsi="Arial" w:cs="Arial"/>
          <w:b w:val="0"/>
        </w:rPr>
        <w:t xml:space="preserve"> e</w:t>
      </w:r>
      <w:r>
        <w:rPr>
          <w:rFonts w:ascii="Arial" w:hAnsi="Arial" w:cs="Arial"/>
          <w:b w:val="0"/>
        </w:rPr>
        <w:t xml:space="preserve"> horário de sua aula prática e teórica, caso ele tenha optado por fazer o curso teórico. A partir disso, são designados aos clientes um instrutor prático e um teórico, sendo que</w:t>
      </w:r>
      <w:r w:rsidR="00A51420">
        <w:rPr>
          <w:rFonts w:ascii="Arial" w:hAnsi="Arial" w:cs="Arial"/>
          <w:b w:val="0"/>
        </w:rPr>
        <w:t>,</w:t>
      </w:r>
      <w:r>
        <w:rPr>
          <w:rFonts w:ascii="Arial" w:hAnsi="Arial" w:cs="Arial"/>
          <w:b w:val="0"/>
        </w:rPr>
        <w:t xml:space="preserve"> caso o cliente não tenha realizado a opção de fazer o curso teórico, </w:t>
      </w:r>
      <w:r w:rsidR="001F0ACF">
        <w:rPr>
          <w:rFonts w:ascii="Arial" w:hAnsi="Arial" w:cs="Arial"/>
          <w:b w:val="0"/>
        </w:rPr>
        <w:t xml:space="preserve">já </w:t>
      </w:r>
      <w:r>
        <w:rPr>
          <w:rFonts w:ascii="Arial" w:hAnsi="Arial" w:cs="Arial"/>
          <w:b w:val="0"/>
        </w:rPr>
        <w:t>pode realizar as aulas prática</w:t>
      </w:r>
      <w:r w:rsidR="001F0ACF">
        <w:rPr>
          <w:rFonts w:ascii="Arial" w:hAnsi="Arial" w:cs="Arial"/>
          <w:b w:val="0"/>
        </w:rPr>
        <w:t>s</w:t>
      </w:r>
      <w:r>
        <w:rPr>
          <w:rFonts w:ascii="Arial" w:hAnsi="Arial" w:cs="Arial"/>
          <w:b w:val="0"/>
        </w:rPr>
        <w:t>, senão deverá realizar primeiramente as aulas teóricas.</w:t>
      </w:r>
    </w:p>
    <w:p w14:paraId="6101ADEA" w14:textId="38947BFA"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Após a realização das aulas, o Coordenador Administrativo agenda uma data específica para que o cliente realize o exame teórico na Marinha do Brasil e notifica o aluno através do telefone acerca da data, horário e local da realização do exame. Após receber a notificação de prova, o aluno realiza o exame na data marcada, sendo sua prova corrigida posteriormente pela Capitania Fluvial de Brasília, que divulga os resultados para a empresa que trata de notificar o aluno </w:t>
      </w:r>
      <w:r w:rsidR="00A51420">
        <w:rPr>
          <w:rFonts w:ascii="Arial" w:hAnsi="Arial" w:cs="Arial"/>
          <w:b w:val="0"/>
        </w:rPr>
        <w:t>por</w:t>
      </w:r>
      <w:r>
        <w:rPr>
          <w:rFonts w:ascii="Arial" w:hAnsi="Arial" w:cs="Arial"/>
          <w:b w:val="0"/>
        </w:rPr>
        <w:t xml:space="preserve"> meio telefônico sobre o resultado do seu exame. Caso ele seja reprovado, deverá marcar outra data de prova e realizá-la novamente, contudo, se ele for aprovado, deve ir até a empresa </w:t>
      </w:r>
      <w:r w:rsidR="00A51420">
        <w:rPr>
          <w:rFonts w:ascii="Arial" w:hAnsi="Arial" w:cs="Arial"/>
          <w:b w:val="0"/>
        </w:rPr>
        <w:t>para</w:t>
      </w:r>
      <w:r>
        <w:rPr>
          <w:rFonts w:ascii="Arial" w:hAnsi="Arial" w:cs="Arial"/>
          <w:b w:val="0"/>
        </w:rPr>
        <w:t xml:space="preserve"> pegar a sua habilitação de Arrais Amador</w:t>
      </w:r>
      <w:r w:rsidR="00A51420">
        <w:rPr>
          <w:rFonts w:ascii="Arial" w:hAnsi="Arial" w:cs="Arial"/>
          <w:b w:val="0"/>
        </w:rPr>
        <w:t xml:space="preserve"> ou </w:t>
      </w:r>
      <w:proofErr w:type="spellStart"/>
      <w:r w:rsidR="00A51420">
        <w:rPr>
          <w:rFonts w:ascii="Arial" w:hAnsi="Arial" w:cs="Arial"/>
          <w:b w:val="0"/>
        </w:rPr>
        <w:t>Motonauta</w:t>
      </w:r>
      <w:proofErr w:type="spellEnd"/>
      <w:r>
        <w:rPr>
          <w:rFonts w:ascii="Arial" w:hAnsi="Arial" w:cs="Arial"/>
          <w:b w:val="0"/>
        </w:rPr>
        <w:t>.</w:t>
      </w:r>
    </w:p>
    <w:p w14:paraId="1879E2A5" w14:textId="5C4E9EA1"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Se o serviço escolhido pelo cliente for o de </w:t>
      </w:r>
      <w:r w:rsidR="00B63346">
        <w:rPr>
          <w:rFonts w:ascii="Arial" w:hAnsi="Arial" w:cs="Arial"/>
          <w:b w:val="0"/>
        </w:rPr>
        <w:t xml:space="preserve">venda </w:t>
      </w:r>
      <w:r>
        <w:rPr>
          <w:rFonts w:ascii="Arial" w:hAnsi="Arial" w:cs="Arial"/>
          <w:b w:val="0"/>
        </w:rPr>
        <w:t xml:space="preserve">de apostilas, primeiramente, o cliente tenta estabelecer contato com a empresa através do telefone, informando que deseja comprar a apostila. No próximo passo, o cliente escolhe como deseja </w:t>
      </w:r>
      <w:r w:rsidR="00B63346">
        <w:rPr>
          <w:rFonts w:ascii="Arial" w:hAnsi="Arial" w:cs="Arial"/>
          <w:b w:val="0"/>
        </w:rPr>
        <w:t xml:space="preserve">receber </w:t>
      </w:r>
      <w:r>
        <w:rPr>
          <w:rFonts w:ascii="Arial" w:hAnsi="Arial" w:cs="Arial"/>
          <w:b w:val="0"/>
        </w:rPr>
        <w:t xml:space="preserve">a apostila, que pode ser entregue no estabelecimento da empresa ou </w:t>
      </w:r>
      <w:r w:rsidR="00A51420">
        <w:rPr>
          <w:rFonts w:ascii="Arial" w:hAnsi="Arial" w:cs="Arial"/>
          <w:b w:val="0"/>
        </w:rPr>
        <w:t>pel</w:t>
      </w:r>
      <w:r>
        <w:rPr>
          <w:rFonts w:ascii="Arial" w:hAnsi="Arial" w:cs="Arial"/>
          <w:b w:val="0"/>
        </w:rPr>
        <w:t xml:space="preserve">os </w:t>
      </w:r>
      <w:r>
        <w:rPr>
          <w:rFonts w:ascii="Arial" w:hAnsi="Arial" w:cs="Arial"/>
          <w:b w:val="0"/>
        </w:rPr>
        <w:lastRenderedPageBreak/>
        <w:t xml:space="preserve">Correios. Caso o método de entrega seja </w:t>
      </w:r>
      <w:r w:rsidR="00A51420">
        <w:rPr>
          <w:rFonts w:ascii="Arial" w:hAnsi="Arial" w:cs="Arial"/>
          <w:b w:val="0"/>
        </w:rPr>
        <w:t>este último</w:t>
      </w:r>
      <w:r>
        <w:rPr>
          <w:rFonts w:ascii="Arial" w:hAnsi="Arial" w:cs="Arial"/>
          <w:b w:val="0"/>
        </w:rPr>
        <w:t>, o cliente deve fazer uma transferência para a conta da empresa, enviando o comprovante para o coordenador administrativo</w:t>
      </w:r>
      <w:r w:rsidR="00273989">
        <w:rPr>
          <w:rFonts w:ascii="Arial" w:hAnsi="Arial" w:cs="Arial"/>
          <w:b w:val="0"/>
        </w:rPr>
        <w:t xml:space="preserve">, </w:t>
      </w:r>
      <w:r>
        <w:rPr>
          <w:rFonts w:ascii="Arial" w:hAnsi="Arial" w:cs="Arial"/>
          <w:b w:val="0"/>
        </w:rPr>
        <w:t xml:space="preserve">que trata de confirmar o pagamento e enviar a apostila. Caso o cliente opte por pegar a apostila em mãos, </w:t>
      </w:r>
      <w:r w:rsidR="00C5666E">
        <w:rPr>
          <w:rFonts w:ascii="Arial" w:hAnsi="Arial" w:cs="Arial"/>
          <w:b w:val="0"/>
        </w:rPr>
        <w:t>ele</w:t>
      </w:r>
      <w:r>
        <w:rPr>
          <w:rFonts w:ascii="Arial" w:hAnsi="Arial" w:cs="Arial"/>
          <w:b w:val="0"/>
        </w:rPr>
        <w:t xml:space="preserve"> entrega o dinheiro para o coordenador administrativo, que confere se quantia está certa, </w:t>
      </w:r>
      <w:r w:rsidR="00CE7B77">
        <w:rPr>
          <w:rFonts w:ascii="Arial" w:hAnsi="Arial" w:cs="Arial"/>
          <w:b w:val="0"/>
        </w:rPr>
        <w:t xml:space="preserve">devolve </w:t>
      </w:r>
      <w:r>
        <w:rPr>
          <w:rFonts w:ascii="Arial" w:hAnsi="Arial" w:cs="Arial"/>
          <w:b w:val="0"/>
        </w:rPr>
        <w:t>o troco necessário e entrega a apostila.</w:t>
      </w:r>
    </w:p>
    <w:p w14:paraId="3D8FE44C" w14:textId="20FFB437" w:rsidR="00DF3236" w:rsidRDefault="00DF3236" w:rsidP="00086EDA">
      <w:pPr>
        <w:pStyle w:val="N3"/>
        <w:numPr>
          <w:ilvl w:val="0"/>
          <w:numId w:val="0"/>
        </w:numPr>
        <w:spacing w:line="360" w:lineRule="auto"/>
        <w:ind w:firstLine="709"/>
        <w:rPr>
          <w:rFonts w:ascii="Arial" w:hAnsi="Arial" w:cs="Arial"/>
          <w:b w:val="0"/>
        </w:rPr>
      </w:pPr>
      <w:r>
        <w:rPr>
          <w:rFonts w:ascii="Arial" w:hAnsi="Arial" w:cs="Arial"/>
          <w:b w:val="0"/>
        </w:rPr>
        <w:t xml:space="preserve">Para renovar a sua habilitação, o cliente deve se dirigir até a empresa para entregar a habilitação vencida. Depois, efetuará o pagamento através de transferência bancária ou por dinheiro ao Coordenador Administrativo, que com a confirmação do pagamento enviará a documentação à Capitania Fluvial de Brasília. Esta, validará a documentação recebida pelo cliente e gerará uma nova habilitação, que será recolhida pelo </w:t>
      </w:r>
      <w:r w:rsidR="00281C5D">
        <w:rPr>
          <w:rFonts w:ascii="Arial" w:hAnsi="Arial" w:cs="Arial"/>
          <w:b w:val="0"/>
        </w:rPr>
        <w:t xml:space="preserve">despachante </w:t>
      </w:r>
      <w:r w:rsidR="00F11162">
        <w:rPr>
          <w:rFonts w:ascii="Arial" w:hAnsi="Arial" w:cs="Arial"/>
          <w:b w:val="0"/>
        </w:rPr>
        <w:t>náutico (</w:t>
      </w:r>
      <w:r w:rsidR="00281C5D">
        <w:rPr>
          <w:rFonts w:ascii="Arial" w:hAnsi="Arial" w:cs="Arial"/>
          <w:b w:val="0"/>
        </w:rPr>
        <w:t>Coordenador Administrativo), o qual notificará o cliente por telefone para que ele possa buscar a nova habilitação.</w:t>
      </w:r>
    </w:p>
    <w:p w14:paraId="16F8985B" w14:textId="2AAD876B"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Para </w:t>
      </w:r>
      <w:r w:rsidR="00350F0C">
        <w:rPr>
          <w:rFonts w:ascii="Arial" w:hAnsi="Arial" w:cs="Arial"/>
          <w:b w:val="0"/>
        </w:rPr>
        <w:t>requisitar o</w:t>
      </w:r>
      <w:r>
        <w:rPr>
          <w:rFonts w:ascii="Arial" w:hAnsi="Arial" w:cs="Arial"/>
          <w:b w:val="0"/>
        </w:rPr>
        <w:t xml:space="preserve"> serviço de regularização de embarcação, o cliente primeiramente deve entrar em contato com a empresa, a fim de informar o coordenador administrativo sobre o desejo acerca de</w:t>
      </w:r>
      <w:r w:rsidR="005247AE">
        <w:rPr>
          <w:rFonts w:ascii="Arial" w:hAnsi="Arial" w:cs="Arial"/>
          <w:b w:val="0"/>
        </w:rPr>
        <w:t xml:space="preserve">ste </w:t>
      </w:r>
      <w:r>
        <w:rPr>
          <w:rFonts w:ascii="Arial" w:hAnsi="Arial" w:cs="Arial"/>
          <w:b w:val="0"/>
        </w:rPr>
        <w:t xml:space="preserve">serviço. </w:t>
      </w:r>
      <w:r w:rsidR="005247AE">
        <w:rPr>
          <w:rFonts w:ascii="Arial" w:hAnsi="Arial" w:cs="Arial"/>
          <w:b w:val="0"/>
        </w:rPr>
        <w:t>Depois d</w:t>
      </w:r>
      <w:r>
        <w:rPr>
          <w:rFonts w:ascii="Arial" w:hAnsi="Arial" w:cs="Arial"/>
          <w:b w:val="0"/>
        </w:rPr>
        <w:t>isso, o cliente efetua o pagamento para a empresa, que pode ser por transferência bancária ou em dinheiro, entregando a documentação na sede da empresa. Com isso, o Coordenador Administrativo leva a documentação na Marinha, que valida os dados e gera o documento de inscrição da embarcação. Com isso, o Coordenador Administrativo recolhe a documentação gerada na Marinha e notifica o cliente por telefone acerca da criação dos documentos, para que o cliente possa ir até a empresa e buscar os documentos em mãos.</w:t>
      </w:r>
    </w:p>
    <w:p w14:paraId="10834FB6" w14:textId="1895B30A" w:rsidR="00A57B92" w:rsidRDefault="00A57B92" w:rsidP="00086EDA">
      <w:pPr>
        <w:pStyle w:val="N3"/>
        <w:numPr>
          <w:ilvl w:val="0"/>
          <w:numId w:val="0"/>
        </w:numPr>
        <w:spacing w:line="360" w:lineRule="auto"/>
        <w:ind w:firstLine="709"/>
        <w:rPr>
          <w:rFonts w:ascii="Arial" w:hAnsi="Arial" w:cs="Arial"/>
          <w:b w:val="0"/>
        </w:rPr>
      </w:pPr>
    </w:p>
    <w:p w14:paraId="044A034A" w14:textId="266CEFE6" w:rsidR="001F0ACF" w:rsidRDefault="001F0ACF" w:rsidP="00086EDA">
      <w:pPr>
        <w:pStyle w:val="N3"/>
        <w:numPr>
          <w:ilvl w:val="0"/>
          <w:numId w:val="0"/>
        </w:numPr>
        <w:spacing w:line="360" w:lineRule="auto"/>
        <w:ind w:firstLine="709"/>
        <w:rPr>
          <w:rFonts w:ascii="Arial" w:hAnsi="Arial" w:cs="Arial"/>
          <w:b w:val="0"/>
        </w:rPr>
      </w:pPr>
    </w:p>
    <w:p w14:paraId="3C3BFF01" w14:textId="64B2A8E5" w:rsidR="001F0ACF" w:rsidRDefault="001F0ACF" w:rsidP="00086EDA">
      <w:pPr>
        <w:pStyle w:val="N3"/>
        <w:numPr>
          <w:ilvl w:val="0"/>
          <w:numId w:val="0"/>
        </w:numPr>
        <w:spacing w:line="360" w:lineRule="auto"/>
        <w:ind w:firstLine="709"/>
        <w:rPr>
          <w:rFonts w:ascii="Arial" w:hAnsi="Arial" w:cs="Arial"/>
          <w:b w:val="0"/>
        </w:rPr>
      </w:pPr>
    </w:p>
    <w:p w14:paraId="350649BC" w14:textId="77777777" w:rsidR="001F0ACF" w:rsidRDefault="001F0ACF" w:rsidP="00086EDA">
      <w:pPr>
        <w:pStyle w:val="N3"/>
        <w:numPr>
          <w:ilvl w:val="0"/>
          <w:numId w:val="0"/>
        </w:numPr>
        <w:spacing w:line="360" w:lineRule="auto"/>
        <w:ind w:firstLine="709"/>
        <w:rPr>
          <w:rFonts w:ascii="Arial" w:hAnsi="Arial" w:cs="Arial"/>
          <w:b w:val="0"/>
        </w:rPr>
      </w:pPr>
    </w:p>
    <w:p w14:paraId="0F99C61C" w14:textId="77777777" w:rsidR="005C397C" w:rsidRDefault="005C397C" w:rsidP="00086EDA">
      <w:pPr>
        <w:pStyle w:val="N3"/>
        <w:numPr>
          <w:ilvl w:val="0"/>
          <w:numId w:val="0"/>
        </w:numPr>
        <w:spacing w:line="360" w:lineRule="auto"/>
        <w:ind w:firstLine="709"/>
        <w:rPr>
          <w:rFonts w:ascii="Arial" w:hAnsi="Arial" w:cs="Arial"/>
          <w:b w:val="0"/>
        </w:rPr>
        <w:sectPr w:rsidR="005C397C" w:rsidSect="005C397C">
          <w:headerReference w:type="default" r:id="rId13"/>
          <w:pgSz w:w="11906" w:h="16838"/>
          <w:pgMar w:top="1701" w:right="1134" w:bottom="1134" w:left="1701" w:header="709" w:footer="709" w:gutter="0"/>
          <w:pgNumType w:start="9"/>
          <w:cols w:space="708"/>
          <w:docGrid w:linePitch="360"/>
        </w:sectPr>
      </w:pPr>
    </w:p>
    <w:p w14:paraId="59F98850" w14:textId="38EB9C2D" w:rsidR="00632C4F" w:rsidRDefault="00692A53">
      <w:pPr>
        <w:pStyle w:val="N3"/>
        <w:outlineLvl w:val="2"/>
        <w:rPr>
          <w:rFonts w:ascii="Arial" w:hAnsi="Arial" w:cs="Arial"/>
        </w:rPr>
      </w:pPr>
      <w:bookmarkStart w:id="217" w:name="_Toc525570750"/>
      <w:r>
        <w:rPr>
          <w:rFonts w:ascii="Arial" w:hAnsi="Arial" w:cs="Arial"/>
        </w:rPr>
        <w:lastRenderedPageBreak/>
        <w:t>Mapeamento dos processos atuais</w:t>
      </w:r>
      <w:bookmarkEnd w:id="217"/>
    </w:p>
    <w:p w14:paraId="09960B7C" w14:textId="697031AE" w:rsidR="00515C21" w:rsidRDefault="00515C21" w:rsidP="00515C21">
      <w:pPr>
        <w:pStyle w:val="N1"/>
        <w:numPr>
          <w:ilvl w:val="0"/>
          <w:numId w:val="0"/>
        </w:numPr>
      </w:pPr>
    </w:p>
    <w:p w14:paraId="102EBFBF" w14:textId="6C7ECC90" w:rsidR="00515C21" w:rsidRDefault="00515C21" w:rsidP="00515C21">
      <w:pPr>
        <w:pStyle w:val="N1"/>
        <w:numPr>
          <w:ilvl w:val="0"/>
          <w:numId w:val="0"/>
        </w:numPr>
      </w:pPr>
    </w:p>
    <w:p w14:paraId="577AA9C5" w14:textId="17CFD558" w:rsidR="00515C21" w:rsidRDefault="00515C21" w:rsidP="00515C21">
      <w:pPr>
        <w:pStyle w:val="N1"/>
        <w:numPr>
          <w:ilvl w:val="0"/>
          <w:numId w:val="0"/>
        </w:numPr>
      </w:pPr>
    </w:p>
    <w:p w14:paraId="1B383E3A" w14:textId="57B805D2" w:rsidR="00515C21" w:rsidRDefault="00515C21" w:rsidP="00515C21">
      <w:pPr>
        <w:pStyle w:val="N1"/>
        <w:numPr>
          <w:ilvl w:val="0"/>
          <w:numId w:val="0"/>
        </w:numPr>
      </w:pPr>
    </w:p>
    <w:p w14:paraId="49C41F75" w14:textId="2AB8F300" w:rsidR="00515C21" w:rsidRDefault="003406E5" w:rsidP="00515C21">
      <w:pPr>
        <w:pStyle w:val="N1"/>
        <w:numPr>
          <w:ilvl w:val="0"/>
          <w:numId w:val="0"/>
        </w:numPr>
      </w:pPr>
      <w:r>
        <w:rPr>
          <w:noProof/>
          <w:lang w:eastAsia="pt-BR"/>
        </w:rPr>
        <w:drawing>
          <wp:anchor distT="0" distB="0" distL="114300" distR="114300" simplePos="0" relativeHeight="251659264" behindDoc="0" locked="0" layoutInCell="1" allowOverlap="1" wp14:anchorId="4AEDCC16" wp14:editId="36B32DEA">
            <wp:simplePos x="0" y="0"/>
            <wp:positionH relativeFrom="column">
              <wp:posOffset>-1692275</wp:posOffset>
            </wp:positionH>
            <wp:positionV relativeFrom="paragraph">
              <wp:posOffset>354965</wp:posOffset>
            </wp:positionV>
            <wp:extent cx="7842885" cy="4922520"/>
            <wp:effectExtent l="0" t="6667" r="0" b="0"/>
            <wp:wrapSquare wrapText="bothSides"/>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o-venda.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rot="16200000">
                      <a:off x="0" y="0"/>
                      <a:ext cx="7842885" cy="4922520"/>
                    </a:xfrm>
                    <a:prstGeom prst="rect">
                      <a:avLst/>
                    </a:prstGeom>
                  </pic:spPr>
                </pic:pic>
              </a:graphicData>
            </a:graphic>
            <wp14:sizeRelH relativeFrom="margin">
              <wp14:pctWidth>0</wp14:pctWidth>
            </wp14:sizeRelH>
            <wp14:sizeRelV relativeFrom="margin">
              <wp14:pctHeight>0</wp14:pctHeight>
            </wp14:sizeRelV>
          </wp:anchor>
        </w:drawing>
      </w:r>
    </w:p>
    <w:p w14:paraId="4DE83A24" w14:textId="7DFB3F51" w:rsidR="00515C21" w:rsidRDefault="00515C21" w:rsidP="00515C21">
      <w:pPr>
        <w:pStyle w:val="N1"/>
        <w:numPr>
          <w:ilvl w:val="0"/>
          <w:numId w:val="0"/>
        </w:numPr>
      </w:pPr>
    </w:p>
    <w:p w14:paraId="0B6E0A90" w14:textId="10079F21" w:rsidR="00515C21" w:rsidRDefault="00515C21" w:rsidP="00515C21">
      <w:pPr>
        <w:pStyle w:val="N1"/>
        <w:numPr>
          <w:ilvl w:val="0"/>
          <w:numId w:val="0"/>
        </w:numPr>
      </w:pPr>
    </w:p>
    <w:p w14:paraId="39B17EE7" w14:textId="0B26081C" w:rsidR="00515C21" w:rsidRDefault="00515C21" w:rsidP="00515C21">
      <w:pPr>
        <w:pStyle w:val="N1"/>
        <w:numPr>
          <w:ilvl w:val="0"/>
          <w:numId w:val="0"/>
        </w:numPr>
      </w:pPr>
    </w:p>
    <w:p w14:paraId="5BB9B815" w14:textId="08BA64CC" w:rsidR="00515C21" w:rsidRDefault="00515C21" w:rsidP="00515C21">
      <w:pPr>
        <w:pStyle w:val="N1"/>
        <w:numPr>
          <w:ilvl w:val="0"/>
          <w:numId w:val="0"/>
        </w:numPr>
      </w:pPr>
    </w:p>
    <w:p w14:paraId="3D31FD12" w14:textId="472D9D59" w:rsidR="00515C21" w:rsidRDefault="00515C21" w:rsidP="00515C21">
      <w:pPr>
        <w:pStyle w:val="N1"/>
        <w:numPr>
          <w:ilvl w:val="0"/>
          <w:numId w:val="0"/>
        </w:numPr>
      </w:pPr>
    </w:p>
    <w:p w14:paraId="7632D4AA" w14:textId="3338DCE4" w:rsidR="00515C21" w:rsidRDefault="00515C21" w:rsidP="00515C21">
      <w:pPr>
        <w:pStyle w:val="N1"/>
        <w:numPr>
          <w:ilvl w:val="0"/>
          <w:numId w:val="0"/>
        </w:numPr>
      </w:pPr>
    </w:p>
    <w:p w14:paraId="2E65D9ED" w14:textId="160BB6E6" w:rsidR="00515C21" w:rsidRPr="003406E5" w:rsidRDefault="003406E5" w:rsidP="00515C21">
      <w:pPr>
        <w:pStyle w:val="N1"/>
        <w:numPr>
          <w:ilvl w:val="0"/>
          <w:numId w:val="0"/>
        </w:numPr>
        <w:rPr>
          <w:rFonts w:ascii="Arial" w:hAnsi="Arial" w:cs="Arial"/>
          <w:color w:val="auto"/>
        </w:rPr>
      </w:pPr>
      <w:r w:rsidRPr="003406E5">
        <w:rPr>
          <w:rFonts w:ascii="Arial" w:hAnsi="Arial" w:cs="Arial"/>
          <w:noProof/>
          <w:color w:val="auto"/>
        </w:rPr>
        <mc:AlternateContent>
          <mc:Choice Requires="wps">
            <w:drawing>
              <wp:anchor distT="0" distB="0" distL="114300" distR="114300" simplePos="0" relativeHeight="251656192" behindDoc="0" locked="0" layoutInCell="1" allowOverlap="1" wp14:anchorId="68DFD10D" wp14:editId="462C69EF">
                <wp:simplePos x="0" y="0"/>
                <wp:positionH relativeFrom="column">
                  <wp:posOffset>-4128135</wp:posOffset>
                </wp:positionH>
                <wp:positionV relativeFrom="paragraph">
                  <wp:posOffset>264795</wp:posOffset>
                </wp:positionV>
                <wp:extent cx="8054340" cy="635"/>
                <wp:effectExtent l="4445" t="0" r="8255" b="8255"/>
                <wp:wrapSquare wrapText="bothSides"/>
                <wp:docPr id="12" name="Caixa de Texto 12"/>
                <wp:cNvGraphicFramePr/>
                <a:graphic xmlns:a="http://schemas.openxmlformats.org/drawingml/2006/main">
                  <a:graphicData uri="http://schemas.microsoft.com/office/word/2010/wordprocessingShape">
                    <wps:wsp>
                      <wps:cNvSpPr txBox="1"/>
                      <wps:spPr>
                        <a:xfrm rot="16200000">
                          <a:off x="0" y="0"/>
                          <a:ext cx="8054340" cy="635"/>
                        </a:xfrm>
                        <a:prstGeom prst="rect">
                          <a:avLst/>
                        </a:prstGeom>
                        <a:solidFill>
                          <a:prstClr val="white"/>
                        </a:solidFill>
                        <a:ln>
                          <a:noFill/>
                        </a:ln>
                      </wps:spPr>
                      <wps:txbx>
                        <w:txbxContent>
                          <w:p w14:paraId="558E74B8" w14:textId="06CE0E0F" w:rsidR="00932E8F" w:rsidRPr="003406E5" w:rsidRDefault="00932E8F" w:rsidP="003B7610">
                            <w:pPr>
                              <w:pStyle w:val="Legenda"/>
                              <w:rPr>
                                <w:rFonts w:ascii="Arial" w:eastAsia="Arial" w:hAnsi="Arial" w:cs="Arial"/>
                                <w:noProof/>
                                <w:color w:val="auto"/>
                                <w:sz w:val="20"/>
                                <w:szCs w:val="20"/>
                              </w:rPr>
                            </w:pPr>
                            <w:bookmarkStart w:id="218" w:name="_Toc525570670"/>
                            <w:r w:rsidRPr="003406E5">
                              <w:rPr>
                                <w:rFonts w:ascii="Arial" w:hAnsi="Arial" w:cs="Arial"/>
                                <w:color w:val="auto"/>
                                <w:sz w:val="20"/>
                                <w:szCs w:val="20"/>
                              </w:rPr>
                              <w:t xml:space="preserve">Figura </w:t>
                            </w:r>
                            <w:r w:rsidRPr="003406E5">
                              <w:rPr>
                                <w:rFonts w:ascii="Arial" w:hAnsi="Arial" w:cs="Arial"/>
                                <w:color w:val="auto"/>
                                <w:sz w:val="20"/>
                                <w:szCs w:val="20"/>
                              </w:rPr>
                              <w:fldChar w:fldCharType="begin"/>
                            </w:r>
                            <w:r w:rsidRPr="003406E5">
                              <w:rPr>
                                <w:rFonts w:ascii="Arial" w:hAnsi="Arial" w:cs="Arial"/>
                                <w:color w:val="auto"/>
                                <w:sz w:val="20"/>
                                <w:szCs w:val="20"/>
                              </w:rPr>
                              <w:instrText xml:space="preserve"> SEQ Figura \* ARABIC </w:instrText>
                            </w:r>
                            <w:r w:rsidRPr="003406E5">
                              <w:rPr>
                                <w:rFonts w:ascii="Arial" w:hAnsi="Arial" w:cs="Arial"/>
                                <w:color w:val="auto"/>
                                <w:sz w:val="20"/>
                                <w:szCs w:val="20"/>
                              </w:rPr>
                              <w:fldChar w:fldCharType="separate"/>
                            </w:r>
                            <w:r>
                              <w:rPr>
                                <w:rFonts w:ascii="Arial" w:hAnsi="Arial" w:cs="Arial"/>
                                <w:noProof/>
                                <w:color w:val="auto"/>
                                <w:sz w:val="20"/>
                                <w:szCs w:val="20"/>
                              </w:rPr>
                              <w:t>2</w:t>
                            </w:r>
                            <w:r w:rsidRPr="003406E5">
                              <w:rPr>
                                <w:rFonts w:ascii="Arial" w:hAnsi="Arial" w:cs="Arial"/>
                                <w:color w:val="auto"/>
                                <w:sz w:val="20"/>
                                <w:szCs w:val="20"/>
                              </w:rPr>
                              <w:fldChar w:fldCharType="end"/>
                            </w:r>
                            <w:r w:rsidRPr="003406E5">
                              <w:rPr>
                                <w:rFonts w:ascii="Arial" w:hAnsi="Arial" w:cs="Arial"/>
                                <w:color w:val="auto"/>
                                <w:sz w:val="20"/>
                                <w:szCs w:val="20"/>
                              </w:rPr>
                              <w:t>-Processo de venda de apostila</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DFD10D" id="_x0000_t202" coordsize="21600,21600" o:spt="202" path="m,l,21600r21600,l21600,xe">
                <v:stroke joinstyle="miter"/>
                <v:path gradientshapeok="t" o:connecttype="rect"/>
              </v:shapetype>
              <v:shape id="Caixa de Texto 12" o:spid="_x0000_s1026" type="#_x0000_t202" style="position:absolute;left:0;text-align:left;margin-left:-325.05pt;margin-top:20.85pt;width:634.2pt;height:.05pt;rotation:-90;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" stroked="f">
                <v:textbox style="mso-fit-shape-to-text:t" inset="0,0,0,0">
                  <w:txbxContent>
                    <w:p w14:paraId="558E74B8" w14:textId="06CE0E0F" w:rsidR="00932E8F" w:rsidRPr="003406E5" w:rsidRDefault="00932E8F" w:rsidP="003B7610">
                      <w:pPr>
                        <w:pStyle w:val="Legenda"/>
                        <w:rPr>
                          <w:rFonts w:ascii="Arial" w:eastAsia="Arial" w:hAnsi="Arial" w:cs="Arial"/>
                          <w:noProof/>
                          <w:color w:val="auto"/>
                          <w:sz w:val="20"/>
                          <w:szCs w:val="20"/>
                        </w:rPr>
                      </w:pPr>
                      <w:bookmarkStart w:id="219" w:name="_Toc525570670"/>
                      <w:r w:rsidRPr="003406E5">
                        <w:rPr>
                          <w:rFonts w:ascii="Arial" w:hAnsi="Arial" w:cs="Arial"/>
                          <w:color w:val="auto"/>
                          <w:sz w:val="20"/>
                          <w:szCs w:val="20"/>
                        </w:rPr>
                        <w:t xml:space="preserve">Figura </w:t>
                      </w:r>
                      <w:r w:rsidRPr="003406E5">
                        <w:rPr>
                          <w:rFonts w:ascii="Arial" w:hAnsi="Arial" w:cs="Arial"/>
                          <w:color w:val="auto"/>
                          <w:sz w:val="20"/>
                          <w:szCs w:val="20"/>
                        </w:rPr>
                        <w:fldChar w:fldCharType="begin"/>
                      </w:r>
                      <w:r w:rsidRPr="003406E5">
                        <w:rPr>
                          <w:rFonts w:ascii="Arial" w:hAnsi="Arial" w:cs="Arial"/>
                          <w:color w:val="auto"/>
                          <w:sz w:val="20"/>
                          <w:szCs w:val="20"/>
                        </w:rPr>
                        <w:instrText xml:space="preserve"> SEQ Figura \* ARABIC </w:instrText>
                      </w:r>
                      <w:r w:rsidRPr="003406E5">
                        <w:rPr>
                          <w:rFonts w:ascii="Arial" w:hAnsi="Arial" w:cs="Arial"/>
                          <w:color w:val="auto"/>
                          <w:sz w:val="20"/>
                          <w:szCs w:val="20"/>
                        </w:rPr>
                        <w:fldChar w:fldCharType="separate"/>
                      </w:r>
                      <w:r>
                        <w:rPr>
                          <w:rFonts w:ascii="Arial" w:hAnsi="Arial" w:cs="Arial"/>
                          <w:noProof/>
                          <w:color w:val="auto"/>
                          <w:sz w:val="20"/>
                          <w:szCs w:val="20"/>
                        </w:rPr>
                        <w:t>2</w:t>
                      </w:r>
                      <w:r w:rsidRPr="003406E5">
                        <w:rPr>
                          <w:rFonts w:ascii="Arial" w:hAnsi="Arial" w:cs="Arial"/>
                          <w:color w:val="auto"/>
                          <w:sz w:val="20"/>
                          <w:szCs w:val="20"/>
                        </w:rPr>
                        <w:fldChar w:fldCharType="end"/>
                      </w:r>
                      <w:r w:rsidRPr="003406E5">
                        <w:rPr>
                          <w:rFonts w:ascii="Arial" w:hAnsi="Arial" w:cs="Arial"/>
                          <w:color w:val="auto"/>
                          <w:sz w:val="20"/>
                          <w:szCs w:val="20"/>
                        </w:rPr>
                        <w:t>-Processo de venda de apostila</w:t>
                      </w:r>
                      <w:bookmarkEnd w:id="219"/>
                    </w:p>
                  </w:txbxContent>
                </v:textbox>
                <w10:wrap type="square"/>
              </v:shape>
            </w:pict>
          </mc:Fallback>
        </mc:AlternateContent>
      </w:r>
    </w:p>
    <w:p w14:paraId="2DDCE875" w14:textId="3C0E9234" w:rsidR="00515C21" w:rsidRPr="003406E5" w:rsidRDefault="00515C21" w:rsidP="00515C21">
      <w:pPr>
        <w:pStyle w:val="N1"/>
        <w:numPr>
          <w:ilvl w:val="0"/>
          <w:numId w:val="0"/>
        </w:numPr>
        <w:rPr>
          <w:rFonts w:ascii="Arial" w:hAnsi="Arial" w:cs="Arial"/>
          <w:color w:val="auto"/>
        </w:rPr>
      </w:pPr>
    </w:p>
    <w:p w14:paraId="28FF686D" w14:textId="43AA0623" w:rsidR="00515C21" w:rsidRPr="003406E5" w:rsidRDefault="00515C21" w:rsidP="00515C21">
      <w:pPr>
        <w:pStyle w:val="N1"/>
        <w:numPr>
          <w:ilvl w:val="0"/>
          <w:numId w:val="0"/>
        </w:numPr>
        <w:rPr>
          <w:rFonts w:ascii="Arial" w:hAnsi="Arial" w:cs="Arial"/>
          <w:color w:val="auto"/>
        </w:rPr>
      </w:pPr>
    </w:p>
    <w:p w14:paraId="21CBB7D2" w14:textId="0BACA3C5" w:rsidR="00515C21" w:rsidRPr="003406E5" w:rsidRDefault="00515C21" w:rsidP="00515C21">
      <w:pPr>
        <w:pStyle w:val="N1"/>
        <w:numPr>
          <w:ilvl w:val="0"/>
          <w:numId w:val="0"/>
        </w:numPr>
        <w:rPr>
          <w:rFonts w:ascii="Arial" w:hAnsi="Arial" w:cs="Arial"/>
          <w:color w:val="auto"/>
        </w:rPr>
      </w:pPr>
    </w:p>
    <w:p w14:paraId="00D09CF0" w14:textId="4AB07790" w:rsidR="00515C21" w:rsidRPr="003406E5" w:rsidRDefault="00515C21" w:rsidP="00515C21">
      <w:pPr>
        <w:pStyle w:val="N1"/>
        <w:numPr>
          <w:ilvl w:val="0"/>
          <w:numId w:val="0"/>
        </w:numPr>
        <w:rPr>
          <w:rFonts w:ascii="Arial" w:hAnsi="Arial" w:cs="Arial"/>
          <w:color w:val="auto"/>
        </w:rPr>
      </w:pPr>
    </w:p>
    <w:p w14:paraId="42315079" w14:textId="78E8FAB6" w:rsidR="00515C21" w:rsidRPr="003406E5" w:rsidRDefault="00515C21" w:rsidP="00515C21">
      <w:pPr>
        <w:pStyle w:val="N1"/>
        <w:numPr>
          <w:ilvl w:val="0"/>
          <w:numId w:val="0"/>
        </w:numPr>
        <w:rPr>
          <w:rFonts w:ascii="Arial" w:hAnsi="Arial" w:cs="Arial"/>
          <w:color w:val="auto"/>
        </w:rPr>
      </w:pPr>
    </w:p>
    <w:p w14:paraId="1CE70045" w14:textId="65021D1F" w:rsidR="00515C21" w:rsidRPr="003406E5" w:rsidRDefault="00515C21" w:rsidP="00515C21">
      <w:pPr>
        <w:pStyle w:val="N1"/>
        <w:numPr>
          <w:ilvl w:val="0"/>
          <w:numId w:val="0"/>
        </w:numPr>
        <w:rPr>
          <w:rFonts w:ascii="Arial" w:hAnsi="Arial" w:cs="Arial"/>
          <w:color w:val="auto"/>
        </w:rPr>
      </w:pPr>
    </w:p>
    <w:p w14:paraId="1D242819" w14:textId="0F2307E6" w:rsidR="00515C21" w:rsidRPr="003406E5" w:rsidRDefault="00515C21" w:rsidP="00515C21">
      <w:pPr>
        <w:pStyle w:val="N1"/>
        <w:numPr>
          <w:ilvl w:val="0"/>
          <w:numId w:val="0"/>
        </w:numPr>
        <w:rPr>
          <w:rFonts w:ascii="Arial" w:hAnsi="Arial" w:cs="Arial"/>
          <w:color w:val="auto"/>
        </w:rPr>
      </w:pPr>
    </w:p>
    <w:p w14:paraId="4DF2BA9A" w14:textId="73ED7AB0" w:rsidR="00515C21" w:rsidRPr="003406E5" w:rsidRDefault="00515C21" w:rsidP="00515C21">
      <w:pPr>
        <w:pStyle w:val="N1"/>
        <w:numPr>
          <w:ilvl w:val="0"/>
          <w:numId w:val="0"/>
        </w:numPr>
        <w:rPr>
          <w:rFonts w:ascii="Arial" w:hAnsi="Arial" w:cs="Arial"/>
          <w:color w:val="auto"/>
        </w:rPr>
      </w:pPr>
    </w:p>
    <w:p w14:paraId="78889C7B" w14:textId="2BE82647" w:rsidR="00515C21" w:rsidRPr="003406E5" w:rsidRDefault="00515C21" w:rsidP="00515C21">
      <w:pPr>
        <w:pStyle w:val="N1"/>
        <w:numPr>
          <w:ilvl w:val="0"/>
          <w:numId w:val="0"/>
        </w:numPr>
        <w:rPr>
          <w:rFonts w:ascii="Arial" w:hAnsi="Arial" w:cs="Arial"/>
          <w:color w:val="auto"/>
        </w:rPr>
      </w:pPr>
    </w:p>
    <w:p w14:paraId="0411348F" w14:textId="2319FF5C" w:rsidR="00515C21" w:rsidRDefault="00515C21" w:rsidP="00515C21">
      <w:pPr>
        <w:pStyle w:val="N1"/>
        <w:numPr>
          <w:ilvl w:val="0"/>
          <w:numId w:val="0"/>
        </w:numPr>
      </w:pPr>
    </w:p>
    <w:p w14:paraId="376622BF" w14:textId="644FC74F" w:rsidR="00515C21" w:rsidRDefault="00515C21" w:rsidP="00515C21">
      <w:pPr>
        <w:pStyle w:val="N1"/>
        <w:numPr>
          <w:ilvl w:val="0"/>
          <w:numId w:val="0"/>
        </w:numPr>
      </w:pPr>
    </w:p>
    <w:p w14:paraId="06E969B2" w14:textId="77777777" w:rsidR="00FB598A" w:rsidRDefault="00FB598A" w:rsidP="00515C21">
      <w:pPr>
        <w:pStyle w:val="N1"/>
        <w:numPr>
          <w:ilvl w:val="0"/>
          <w:numId w:val="0"/>
        </w:numPr>
        <w:sectPr w:rsidR="00FB598A" w:rsidSect="003406E5">
          <w:pgSz w:w="11906" w:h="16838"/>
          <w:pgMar w:top="1701" w:right="1134" w:bottom="1134" w:left="1701" w:header="709" w:footer="709" w:gutter="0"/>
          <w:pgNumType w:start="16"/>
          <w:cols w:space="708"/>
          <w:docGrid w:linePitch="360"/>
        </w:sectPr>
      </w:pPr>
    </w:p>
    <w:p w14:paraId="4CB54CF8" w14:textId="77777777" w:rsidR="00FB598A" w:rsidRDefault="00515C21" w:rsidP="00FB598A">
      <w:pPr>
        <w:pStyle w:val="N1"/>
        <w:keepNext/>
        <w:numPr>
          <w:ilvl w:val="0"/>
          <w:numId w:val="0"/>
        </w:numPr>
      </w:pPr>
      <w:r>
        <w:rPr>
          <w:noProof/>
          <w:lang w:eastAsia="pt-BR"/>
        </w:rPr>
        <w:lastRenderedPageBreak/>
        <w:drawing>
          <wp:inline distT="0" distB="0" distL="0" distR="0" wp14:anchorId="300AB980" wp14:editId="2E5F265B">
            <wp:extent cx="8503920" cy="5044603"/>
            <wp:effectExtent l="0" t="0" r="0" b="381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ularizar-embarcação.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8512482" cy="5049682"/>
                    </a:xfrm>
                    <a:prstGeom prst="rect">
                      <a:avLst/>
                    </a:prstGeom>
                  </pic:spPr>
                </pic:pic>
              </a:graphicData>
            </a:graphic>
          </wp:inline>
        </w:drawing>
      </w:r>
    </w:p>
    <w:p w14:paraId="2E498B94" w14:textId="5FCDE542" w:rsidR="00515C21" w:rsidRPr="003406E5" w:rsidRDefault="00FB598A" w:rsidP="00FB598A">
      <w:pPr>
        <w:pStyle w:val="Legenda"/>
        <w:rPr>
          <w:rFonts w:ascii="Arial" w:hAnsi="Arial" w:cs="Arial"/>
          <w:color w:val="auto"/>
          <w:sz w:val="20"/>
        </w:rPr>
      </w:pPr>
      <w:bookmarkStart w:id="220" w:name="_Toc525570671"/>
      <w:r w:rsidRPr="003406E5">
        <w:rPr>
          <w:rFonts w:ascii="Arial" w:hAnsi="Arial" w:cs="Arial"/>
          <w:color w:val="auto"/>
          <w:sz w:val="20"/>
        </w:rPr>
        <w:t xml:space="preserve">Figura </w:t>
      </w:r>
      <w:r w:rsidRPr="003406E5">
        <w:rPr>
          <w:rFonts w:ascii="Arial" w:hAnsi="Arial" w:cs="Arial"/>
          <w:color w:val="auto"/>
          <w:sz w:val="20"/>
        </w:rPr>
        <w:fldChar w:fldCharType="begin"/>
      </w:r>
      <w:r w:rsidRPr="003406E5">
        <w:rPr>
          <w:rFonts w:ascii="Arial" w:hAnsi="Arial" w:cs="Arial"/>
          <w:color w:val="auto"/>
          <w:sz w:val="20"/>
        </w:rPr>
        <w:instrText xml:space="preserve"> SEQ Figura \* ARABIC </w:instrText>
      </w:r>
      <w:r w:rsidRPr="003406E5">
        <w:rPr>
          <w:rFonts w:ascii="Arial" w:hAnsi="Arial" w:cs="Arial"/>
          <w:color w:val="auto"/>
          <w:sz w:val="20"/>
        </w:rPr>
        <w:fldChar w:fldCharType="separate"/>
      </w:r>
      <w:r w:rsidR="00932E8F">
        <w:rPr>
          <w:rFonts w:ascii="Arial" w:hAnsi="Arial" w:cs="Arial"/>
          <w:noProof/>
          <w:color w:val="auto"/>
          <w:sz w:val="20"/>
        </w:rPr>
        <w:t>3</w:t>
      </w:r>
      <w:r w:rsidRPr="003406E5">
        <w:rPr>
          <w:rFonts w:ascii="Arial" w:hAnsi="Arial" w:cs="Arial"/>
          <w:color w:val="auto"/>
          <w:sz w:val="20"/>
        </w:rPr>
        <w:fldChar w:fldCharType="end"/>
      </w:r>
      <w:r w:rsidRPr="003406E5">
        <w:rPr>
          <w:rFonts w:ascii="Arial" w:hAnsi="Arial" w:cs="Arial"/>
          <w:color w:val="auto"/>
          <w:sz w:val="20"/>
        </w:rPr>
        <w:t>-Processo de regularização de embarcação</w:t>
      </w:r>
      <w:bookmarkEnd w:id="220"/>
    </w:p>
    <w:p w14:paraId="5631776E" w14:textId="6B6679D0" w:rsidR="003B7610" w:rsidRDefault="003B7610" w:rsidP="003B7610">
      <w:pPr>
        <w:pStyle w:val="N3"/>
        <w:keepNext/>
        <w:numPr>
          <w:ilvl w:val="2"/>
          <w:numId w:val="0"/>
        </w:numPr>
      </w:pPr>
    </w:p>
    <w:p w14:paraId="0AA9BE4C" w14:textId="499C9DEF" w:rsidR="003B7610" w:rsidRDefault="00A57B92" w:rsidP="003B7610">
      <w:pPr>
        <w:pStyle w:val="N3"/>
        <w:keepNext/>
        <w:numPr>
          <w:ilvl w:val="2"/>
          <w:numId w:val="0"/>
        </w:numPr>
      </w:pPr>
      <w:r>
        <w:rPr>
          <w:noProof/>
          <w:lang w:eastAsia="pt-BR"/>
        </w:rPr>
        <w:drawing>
          <wp:inline distT="0" distB="0" distL="0" distR="0" wp14:anchorId="6F7A03DA" wp14:editId="6EA6E4BF">
            <wp:extent cx="8961120" cy="48539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cesso-tirar-habilitação.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8961781" cy="4854298"/>
                    </a:xfrm>
                    <a:prstGeom prst="rect">
                      <a:avLst/>
                    </a:prstGeom>
                  </pic:spPr>
                </pic:pic>
              </a:graphicData>
            </a:graphic>
          </wp:inline>
        </w:drawing>
      </w:r>
    </w:p>
    <w:p w14:paraId="4DC6B6F6" w14:textId="1CE61506" w:rsidR="00A57B92" w:rsidRPr="003406E5" w:rsidRDefault="003B7610" w:rsidP="003B7610">
      <w:pPr>
        <w:pStyle w:val="Legenda"/>
        <w:rPr>
          <w:rFonts w:ascii="Arial" w:hAnsi="Arial" w:cs="Arial"/>
          <w:color w:val="auto"/>
          <w:sz w:val="20"/>
        </w:rPr>
      </w:pPr>
      <w:bookmarkStart w:id="221" w:name="_Toc525570672"/>
      <w:r w:rsidRPr="003406E5">
        <w:rPr>
          <w:rFonts w:ascii="Arial" w:hAnsi="Arial" w:cs="Arial"/>
          <w:color w:val="auto"/>
          <w:sz w:val="20"/>
        </w:rPr>
        <w:t xml:space="preserve">Figura </w:t>
      </w:r>
      <w:r w:rsidRPr="003406E5">
        <w:rPr>
          <w:rFonts w:ascii="Arial" w:hAnsi="Arial" w:cs="Arial"/>
          <w:color w:val="auto"/>
          <w:sz w:val="20"/>
        </w:rPr>
        <w:fldChar w:fldCharType="begin"/>
      </w:r>
      <w:r w:rsidRPr="003406E5">
        <w:rPr>
          <w:rFonts w:ascii="Arial" w:hAnsi="Arial" w:cs="Arial"/>
          <w:color w:val="auto"/>
          <w:sz w:val="20"/>
        </w:rPr>
        <w:instrText xml:space="preserve"> SEQ Figura \* ARABIC </w:instrText>
      </w:r>
      <w:r w:rsidRPr="003406E5">
        <w:rPr>
          <w:rFonts w:ascii="Arial" w:hAnsi="Arial" w:cs="Arial"/>
          <w:color w:val="auto"/>
          <w:sz w:val="20"/>
        </w:rPr>
        <w:fldChar w:fldCharType="separate"/>
      </w:r>
      <w:r w:rsidR="00932E8F">
        <w:rPr>
          <w:rFonts w:ascii="Arial" w:hAnsi="Arial" w:cs="Arial"/>
          <w:noProof/>
          <w:color w:val="auto"/>
          <w:sz w:val="20"/>
        </w:rPr>
        <w:t>4</w:t>
      </w:r>
      <w:r w:rsidRPr="003406E5">
        <w:rPr>
          <w:rFonts w:ascii="Arial" w:hAnsi="Arial" w:cs="Arial"/>
          <w:color w:val="auto"/>
          <w:sz w:val="20"/>
        </w:rPr>
        <w:fldChar w:fldCharType="end"/>
      </w:r>
      <w:r w:rsidRPr="003406E5">
        <w:rPr>
          <w:rFonts w:ascii="Arial" w:hAnsi="Arial" w:cs="Arial"/>
          <w:color w:val="auto"/>
          <w:sz w:val="20"/>
        </w:rPr>
        <w:t>-Processo de tirar habilitação</w:t>
      </w:r>
      <w:bookmarkEnd w:id="221"/>
    </w:p>
    <w:p w14:paraId="499F51B3" w14:textId="77777777" w:rsidR="003B7610" w:rsidRDefault="00BB0B1B" w:rsidP="003B7610">
      <w:pPr>
        <w:keepNext/>
      </w:pPr>
      <w:r>
        <w:rPr>
          <w:noProof/>
        </w:rPr>
        <w:lastRenderedPageBreak/>
        <w:drawing>
          <wp:inline distT="0" distB="0" distL="0" distR="0" wp14:anchorId="3F843995" wp14:editId="23E4DC53">
            <wp:extent cx="8938260" cy="531114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voprocessorenovacaohabilitacao.png"/>
                    <pic:cNvPicPr/>
                  </pic:nvPicPr>
                  <pic:blipFill>
                    <a:blip r:embed="rId17">
                      <a:extLst>
                        <a:ext uri="{28A0092B-C50C-407E-A947-70E740481C1C}">
                          <a14:useLocalDpi xmlns:a14="http://schemas.microsoft.com/office/drawing/2010/main" val="0"/>
                        </a:ext>
                      </a:extLst>
                    </a:blip>
                    <a:stretch>
                      <a:fillRect/>
                    </a:stretch>
                  </pic:blipFill>
                  <pic:spPr>
                    <a:xfrm>
                      <a:off x="0" y="0"/>
                      <a:ext cx="8938260" cy="5311140"/>
                    </a:xfrm>
                    <a:prstGeom prst="rect">
                      <a:avLst/>
                    </a:prstGeom>
                  </pic:spPr>
                </pic:pic>
              </a:graphicData>
            </a:graphic>
          </wp:inline>
        </w:drawing>
      </w:r>
    </w:p>
    <w:p w14:paraId="32DBCDAE" w14:textId="3E017FAF" w:rsidR="00F809BB" w:rsidRPr="003406E5" w:rsidRDefault="003B7610" w:rsidP="003B7610">
      <w:pPr>
        <w:pStyle w:val="Legenda"/>
        <w:jc w:val="left"/>
        <w:rPr>
          <w:rFonts w:ascii="Arial" w:hAnsi="Arial" w:cs="Arial"/>
          <w:color w:val="auto"/>
          <w:sz w:val="20"/>
        </w:rPr>
      </w:pPr>
      <w:bookmarkStart w:id="222" w:name="_Toc525570673"/>
      <w:r w:rsidRPr="003406E5">
        <w:rPr>
          <w:rFonts w:ascii="Arial" w:hAnsi="Arial" w:cs="Arial"/>
          <w:color w:val="auto"/>
          <w:sz w:val="20"/>
        </w:rPr>
        <w:t>Figura</w:t>
      </w:r>
      <w:r w:rsidRPr="003406E5">
        <w:rPr>
          <w:rFonts w:ascii="Arial" w:hAnsi="Arial" w:cs="Arial"/>
          <w:color w:val="auto"/>
          <w:sz w:val="20"/>
        </w:rPr>
        <w:fldChar w:fldCharType="begin"/>
      </w:r>
      <w:r w:rsidRPr="003406E5">
        <w:rPr>
          <w:rFonts w:ascii="Arial" w:hAnsi="Arial" w:cs="Arial"/>
          <w:color w:val="auto"/>
          <w:sz w:val="20"/>
        </w:rPr>
        <w:instrText xml:space="preserve"> SEQ Figura \* ARABIC </w:instrText>
      </w:r>
      <w:r w:rsidRPr="003406E5">
        <w:rPr>
          <w:rFonts w:ascii="Arial" w:hAnsi="Arial" w:cs="Arial"/>
          <w:color w:val="auto"/>
          <w:sz w:val="20"/>
        </w:rPr>
        <w:fldChar w:fldCharType="separate"/>
      </w:r>
      <w:r w:rsidR="00932E8F">
        <w:rPr>
          <w:rFonts w:ascii="Arial" w:hAnsi="Arial" w:cs="Arial"/>
          <w:noProof/>
          <w:color w:val="auto"/>
          <w:sz w:val="20"/>
        </w:rPr>
        <w:t>5</w:t>
      </w:r>
      <w:r w:rsidRPr="003406E5">
        <w:rPr>
          <w:rFonts w:ascii="Arial" w:hAnsi="Arial" w:cs="Arial"/>
          <w:color w:val="auto"/>
          <w:sz w:val="20"/>
        </w:rPr>
        <w:fldChar w:fldCharType="end"/>
      </w:r>
      <w:r w:rsidRPr="003406E5">
        <w:rPr>
          <w:rFonts w:ascii="Arial" w:hAnsi="Arial" w:cs="Arial"/>
          <w:color w:val="auto"/>
          <w:sz w:val="20"/>
        </w:rPr>
        <w:t>-Processo de renovação de habilitação.</w:t>
      </w:r>
      <w:bookmarkEnd w:id="222"/>
    </w:p>
    <w:p w14:paraId="671454FB" w14:textId="77777777" w:rsidR="00515C21" w:rsidRDefault="00515C21" w:rsidP="00515C21"/>
    <w:p w14:paraId="51C0DCFA" w14:textId="77777777" w:rsidR="00515C21" w:rsidRDefault="00515C21" w:rsidP="00515C21">
      <w:pPr>
        <w:keepNext/>
      </w:pPr>
      <w:r>
        <w:rPr>
          <w:noProof/>
        </w:rPr>
        <w:drawing>
          <wp:inline distT="0" distB="0" distL="0" distR="0" wp14:anchorId="59A78C6D" wp14:editId="0FBED152">
            <wp:extent cx="8526780" cy="5372100"/>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realização-aulas.png"/>
                    <pic:cNvPicPr/>
                  </pic:nvPicPr>
                  <pic:blipFill>
                    <a:blip r:embed="rId18">
                      <a:extLst>
                        <a:ext uri="{28A0092B-C50C-407E-A947-70E740481C1C}">
                          <a14:useLocalDpi xmlns:a14="http://schemas.microsoft.com/office/drawing/2010/main" val="0"/>
                        </a:ext>
                      </a:extLst>
                    </a:blip>
                    <a:stretch>
                      <a:fillRect/>
                    </a:stretch>
                  </pic:blipFill>
                  <pic:spPr>
                    <a:xfrm>
                      <a:off x="0" y="0"/>
                      <a:ext cx="8526780" cy="5372100"/>
                    </a:xfrm>
                    <a:prstGeom prst="rect">
                      <a:avLst/>
                    </a:prstGeom>
                  </pic:spPr>
                </pic:pic>
              </a:graphicData>
            </a:graphic>
          </wp:inline>
        </w:drawing>
      </w:r>
    </w:p>
    <w:p w14:paraId="17D01DCD" w14:textId="035C2494" w:rsidR="00515C21" w:rsidRPr="003406E5" w:rsidRDefault="00515C21" w:rsidP="00515C21">
      <w:pPr>
        <w:pStyle w:val="Legenda"/>
        <w:rPr>
          <w:rFonts w:ascii="Arial" w:hAnsi="Arial" w:cs="Arial"/>
          <w:color w:val="auto"/>
          <w:sz w:val="20"/>
        </w:rPr>
      </w:pPr>
      <w:bookmarkStart w:id="223" w:name="_Toc525570674"/>
      <w:r w:rsidRPr="003406E5">
        <w:rPr>
          <w:rFonts w:ascii="Arial" w:hAnsi="Arial" w:cs="Arial"/>
          <w:color w:val="auto"/>
          <w:sz w:val="20"/>
        </w:rPr>
        <w:t xml:space="preserve">Figura </w:t>
      </w:r>
      <w:r w:rsidRPr="003406E5">
        <w:rPr>
          <w:rFonts w:ascii="Arial" w:hAnsi="Arial" w:cs="Arial"/>
          <w:color w:val="auto"/>
          <w:sz w:val="20"/>
        </w:rPr>
        <w:fldChar w:fldCharType="begin"/>
      </w:r>
      <w:r w:rsidRPr="003406E5">
        <w:rPr>
          <w:rFonts w:ascii="Arial" w:hAnsi="Arial" w:cs="Arial"/>
          <w:color w:val="auto"/>
          <w:sz w:val="20"/>
        </w:rPr>
        <w:instrText xml:space="preserve"> SEQ Figura \* ARABIC </w:instrText>
      </w:r>
      <w:r w:rsidRPr="003406E5">
        <w:rPr>
          <w:rFonts w:ascii="Arial" w:hAnsi="Arial" w:cs="Arial"/>
          <w:color w:val="auto"/>
          <w:sz w:val="20"/>
        </w:rPr>
        <w:fldChar w:fldCharType="separate"/>
      </w:r>
      <w:r w:rsidR="00932E8F">
        <w:rPr>
          <w:rFonts w:ascii="Arial" w:hAnsi="Arial" w:cs="Arial"/>
          <w:noProof/>
          <w:color w:val="auto"/>
          <w:sz w:val="20"/>
        </w:rPr>
        <w:t>6</w:t>
      </w:r>
      <w:r w:rsidRPr="003406E5">
        <w:rPr>
          <w:rFonts w:ascii="Arial" w:hAnsi="Arial" w:cs="Arial"/>
          <w:color w:val="auto"/>
          <w:sz w:val="20"/>
        </w:rPr>
        <w:fldChar w:fldCharType="end"/>
      </w:r>
      <w:r w:rsidRPr="003406E5">
        <w:rPr>
          <w:rFonts w:ascii="Arial" w:hAnsi="Arial" w:cs="Arial"/>
          <w:color w:val="auto"/>
          <w:sz w:val="20"/>
        </w:rPr>
        <w:t>-Subprocesso de realização das aulas</w:t>
      </w:r>
      <w:bookmarkEnd w:id="223"/>
    </w:p>
    <w:p w14:paraId="7C9CD414" w14:textId="120D0045" w:rsidR="00515C21" w:rsidRPr="00515C21" w:rsidRDefault="00515C21" w:rsidP="00515C21">
      <w:pPr>
        <w:sectPr w:rsidR="00515C21" w:rsidRPr="00515C21" w:rsidSect="00860744">
          <w:headerReference w:type="default" r:id="rId19"/>
          <w:pgSz w:w="16838" w:h="11906" w:orient="landscape"/>
          <w:pgMar w:top="1701" w:right="1701" w:bottom="1134" w:left="1134" w:header="709" w:footer="709" w:gutter="0"/>
          <w:pgNumType w:start="17"/>
          <w:cols w:space="708"/>
          <w:docGrid w:linePitch="360"/>
        </w:sectPr>
      </w:pPr>
    </w:p>
    <w:p w14:paraId="211C653B" w14:textId="77777777" w:rsidR="00632C4F" w:rsidRDefault="00692A53" w:rsidP="007F6FFA">
      <w:pPr>
        <w:pStyle w:val="N3"/>
        <w:spacing w:line="360" w:lineRule="auto"/>
        <w:outlineLvl w:val="2"/>
        <w:rPr>
          <w:rFonts w:ascii="Arial" w:hAnsi="Arial" w:cs="Arial"/>
        </w:rPr>
      </w:pPr>
      <w:bookmarkStart w:id="224" w:name="_Toc525570751"/>
      <w:r>
        <w:rPr>
          <w:rFonts w:ascii="Arial" w:hAnsi="Arial" w:cs="Arial"/>
        </w:rPr>
        <w:lastRenderedPageBreak/>
        <w:t>Identificação dos problemas</w:t>
      </w:r>
      <w:bookmarkEnd w:id="224"/>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rsidR="00632C4F" w14:paraId="589E8474" w14:textId="77777777">
        <w:trPr>
          <w:trHeight w:val="411"/>
        </w:trPr>
        <w:tc>
          <w:tcPr>
            <w:tcW w:w="2035" w:type="dxa"/>
            <w:shd w:val="clear" w:color="auto" w:fill="E7E6E6"/>
          </w:tcPr>
          <w:p w14:paraId="596456E2" w14:textId="77777777" w:rsidR="00632C4F" w:rsidRDefault="00692A53">
            <w:pPr>
              <w:spacing w:before="80" w:line="360" w:lineRule="auto"/>
              <w:rPr>
                <w:rFonts w:ascii="Arial" w:eastAsia="Arial" w:hAnsi="Arial" w:cs="Arial"/>
                <w:b/>
                <w:sz w:val="20"/>
                <w:highlight w:val="lightGray"/>
              </w:rPr>
            </w:pPr>
            <w:r>
              <w:rPr>
                <w:rFonts w:ascii="Arial" w:eastAsia="Arial" w:hAnsi="Arial" w:cs="Arial"/>
                <w:b/>
                <w:sz w:val="20"/>
              </w:rPr>
              <w:t>Grande problema</w:t>
            </w:r>
          </w:p>
        </w:tc>
        <w:tc>
          <w:tcPr>
            <w:tcW w:w="6459" w:type="dxa"/>
            <w:shd w:val="clear" w:color="auto" w:fill="E7E6E6"/>
          </w:tcPr>
          <w:p w14:paraId="7965FCC2" w14:textId="0BE83BA2" w:rsidR="00632C4F" w:rsidRDefault="00BB2438" w:rsidP="00104B66">
            <w:pPr>
              <w:keepNext/>
              <w:spacing w:line="360" w:lineRule="auto"/>
              <w:rPr>
                <w:rFonts w:ascii="Arial" w:eastAsia="Arial" w:hAnsi="Arial" w:cs="Arial"/>
                <w:b/>
                <w:color w:val="002060"/>
                <w:sz w:val="20"/>
              </w:rPr>
            </w:pPr>
            <w:r>
              <w:rPr>
                <w:rFonts w:ascii="Arial" w:eastAsia="Arial" w:hAnsi="Arial" w:cs="Arial"/>
                <w:b/>
                <w:color w:val="000000" w:themeColor="text1"/>
                <w:sz w:val="20"/>
              </w:rPr>
              <w:t xml:space="preserve">Dificuldade de Captação e </w:t>
            </w:r>
            <w:r w:rsidRPr="000A5DCC">
              <w:rPr>
                <w:rFonts w:ascii="Arial" w:eastAsia="Arial" w:hAnsi="Arial" w:cs="Arial"/>
                <w:b/>
                <w:color w:val="000000" w:themeColor="text1"/>
                <w:sz w:val="20"/>
              </w:rPr>
              <w:t>Manutenção</w:t>
            </w:r>
            <w:r>
              <w:rPr>
                <w:rFonts w:ascii="Arial" w:eastAsia="Arial" w:hAnsi="Arial" w:cs="Arial"/>
                <w:b/>
                <w:color w:val="000000" w:themeColor="text1"/>
                <w:sz w:val="20"/>
              </w:rPr>
              <w:t xml:space="preserve"> dos Alunos</w:t>
            </w:r>
          </w:p>
        </w:tc>
      </w:tr>
    </w:tbl>
    <w:p w14:paraId="544C3839" w14:textId="556F9943" w:rsidR="00632C4F" w:rsidRPr="00104B66" w:rsidRDefault="00104B66" w:rsidP="00104B66">
      <w:pPr>
        <w:pStyle w:val="Legenda"/>
        <w:rPr>
          <w:rFonts w:ascii="Arial" w:eastAsia="Arial" w:hAnsi="Arial" w:cs="Arial"/>
          <w:color w:val="auto"/>
          <w:sz w:val="22"/>
        </w:rPr>
      </w:pPr>
      <w:bookmarkStart w:id="225" w:name="_Toc515021186"/>
      <w:r w:rsidRPr="00104B6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w:t>
      </w:r>
      <w:r w:rsidR="00417029">
        <w:rPr>
          <w:rFonts w:ascii="Arial" w:hAnsi="Arial" w:cs="Arial"/>
          <w:color w:val="auto"/>
          <w:sz w:val="20"/>
        </w:rPr>
        <w:fldChar w:fldCharType="end"/>
      </w:r>
      <w:r w:rsidRPr="00104B66">
        <w:rPr>
          <w:rFonts w:ascii="Arial" w:hAnsi="Arial" w:cs="Arial"/>
          <w:color w:val="auto"/>
          <w:sz w:val="20"/>
        </w:rPr>
        <w:t>-</w:t>
      </w:r>
      <w:r w:rsidR="000A5DCC">
        <w:rPr>
          <w:rFonts w:ascii="Arial" w:hAnsi="Arial" w:cs="Arial"/>
          <w:color w:val="auto"/>
          <w:sz w:val="20"/>
        </w:rPr>
        <w:t>Dificuldade de Captação e Manutenção</w:t>
      </w:r>
      <w:r w:rsidRPr="00104B66">
        <w:rPr>
          <w:rFonts w:ascii="Arial" w:hAnsi="Arial" w:cs="Arial"/>
          <w:color w:val="auto"/>
          <w:sz w:val="20"/>
        </w:rPr>
        <w:t xml:space="preserve"> </w:t>
      </w:r>
      <w:r w:rsidR="000A5DCC">
        <w:rPr>
          <w:rFonts w:ascii="Arial" w:hAnsi="Arial" w:cs="Arial"/>
          <w:color w:val="auto"/>
          <w:sz w:val="20"/>
        </w:rPr>
        <w:t>dos Alunos</w:t>
      </w:r>
      <w:bookmarkEnd w:id="225"/>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14:paraId="3BD1B9CF" w14:textId="77777777" w:rsidTr="00BB0B1B">
        <w:trPr>
          <w:trHeight w:val="327"/>
          <w:tblHeader/>
        </w:trPr>
        <w:tc>
          <w:tcPr>
            <w:tcW w:w="2047" w:type="dxa"/>
            <w:shd w:val="clear" w:color="auto" w:fill="E7E6E6"/>
          </w:tcPr>
          <w:p w14:paraId="0B15B3A2" w14:textId="77777777" w:rsidR="00632C4F" w:rsidRDefault="00692A53" w:rsidP="00086EDA">
            <w:pPr>
              <w:spacing w:before="80" w:line="360" w:lineRule="auto"/>
              <w:rPr>
                <w:rFonts w:ascii="Arial" w:eastAsia="Arial" w:hAnsi="Arial" w:cs="Arial"/>
                <w:b/>
                <w:sz w:val="20"/>
              </w:rPr>
            </w:pPr>
            <w:r>
              <w:rPr>
                <w:rFonts w:ascii="Arial" w:eastAsia="Arial" w:hAnsi="Arial" w:cs="Arial"/>
                <w:b/>
                <w:sz w:val="20"/>
              </w:rPr>
              <w:t>Elemento</w:t>
            </w:r>
          </w:p>
        </w:tc>
        <w:tc>
          <w:tcPr>
            <w:tcW w:w="6447" w:type="dxa"/>
            <w:shd w:val="clear" w:color="auto" w:fill="E7E6E6"/>
          </w:tcPr>
          <w:p w14:paraId="5A9907EB" w14:textId="77777777" w:rsidR="00632C4F" w:rsidRDefault="00692A53" w:rsidP="00086EDA">
            <w:pPr>
              <w:spacing w:before="80" w:line="360" w:lineRule="auto"/>
              <w:rPr>
                <w:rFonts w:ascii="Arial" w:eastAsia="Arial" w:hAnsi="Arial" w:cs="Arial"/>
                <w:b/>
                <w:sz w:val="20"/>
              </w:rPr>
            </w:pPr>
            <w:r>
              <w:rPr>
                <w:rFonts w:ascii="Arial" w:eastAsia="Arial" w:hAnsi="Arial" w:cs="Arial"/>
                <w:b/>
                <w:sz w:val="20"/>
              </w:rPr>
              <w:t>Descrição</w:t>
            </w:r>
          </w:p>
        </w:tc>
      </w:tr>
      <w:tr w:rsidR="00632C4F" w14:paraId="229138C0" w14:textId="77777777">
        <w:trPr>
          <w:trHeight w:val="411"/>
        </w:trPr>
        <w:tc>
          <w:tcPr>
            <w:tcW w:w="2047" w:type="dxa"/>
            <w:shd w:val="clear" w:color="auto" w:fill="FFFFFF"/>
          </w:tcPr>
          <w:p w14:paraId="77D20234" w14:textId="77777777" w:rsidR="00632C4F" w:rsidRPr="00086EDA" w:rsidRDefault="00692A53" w:rsidP="00086EDA">
            <w:pPr>
              <w:spacing w:before="80" w:line="360" w:lineRule="auto"/>
              <w:rPr>
                <w:rFonts w:ascii="Arial" w:eastAsia="Arial" w:hAnsi="Arial" w:cs="Arial"/>
                <w:b/>
                <w:sz w:val="20"/>
              </w:rPr>
            </w:pPr>
            <w:r w:rsidRPr="00086EDA">
              <w:rPr>
                <w:rFonts w:ascii="Arial" w:eastAsia="Arial" w:hAnsi="Arial" w:cs="Arial"/>
                <w:b/>
                <w:sz w:val="20"/>
              </w:rPr>
              <w:t xml:space="preserve">Problema </w:t>
            </w:r>
          </w:p>
        </w:tc>
        <w:tc>
          <w:tcPr>
            <w:tcW w:w="6447" w:type="dxa"/>
            <w:shd w:val="clear" w:color="auto" w:fill="FFFFFF"/>
          </w:tcPr>
          <w:p w14:paraId="4EAB7415" w14:textId="77777777" w:rsidR="00632C4F" w:rsidRDefault="00692A53" w:rsidP="00086EDA">
            <w:pPr>
              <w:spacing w:line="360" w:lineRule="auto"/>
              <w:rPr>
                <w:rFonts w:ascii="Arial" w:eastAsia="Arial" w:hAnsi="Arial" w:cs="Arial"/>
                <w:iCs/>
                <w:sz w:val="20"/>
              </w:rPr>
            </w:pPr>
            <w:r>
              <w:rPr>
                <w:rFonts w:ascii="Arial" w:eastAsia="Arial" w:hAnsi="Arial" w:cs="Arial"/>
                <w:iCs/>
                <w:sz w:val="20"/>
              </w:rPr>
              <w:t>Desconhecimento da existência da empresa</w:t>
            </w:r>
          </w:p>
        </w:tc>
      </w:tr>
      <w:tr w:rsidR="00632C4F" w14:paraId="6B49A687" w14:textId="77777777">
        <w:trPr>
          <w:trHeight w:val="401"/>
        </w:trPr>
        <w:tc>
          <w:tcPr>
            <w:tcW w:w="2047" w:type="dxa"/>
            <w:shd w:val="clear" w:color="auto" w:fill="FFFFFF"/>
          </w:tcPr>
          <w:p w14:paraId="383ADF8A" w14:textId="77777777" w:rsidR="00632C4F" w:rsidRPr="00086EDA" w:rsidRDefault="00692A53" w:rsidP="00086EDA">
            <w:pPr>
              <w:spacing w:before="80" w:line="360" w:lineRule="auto"/>
              <w:rPr>
                <w:rFonts w:ascii="Arial" w:eastAsia="Arial" w:hAnsi="Arial" w:cs="Arial"/>
                <w:b/>
                <w:sz w:val="20"/>
              </w:rPr>
            </w:pPr>
            <w:r w:rsidRPr="00086EDA">
              <w:rPr>
                <w:rFonts w:ascii="Arial" w:eastAsia="Arial" w:hAnsi="Arial" w:cs="Arial"/>
                <w:b/>
                <w:sz w:val="20"/>
              </w:rPr>
              <w:t>Causa-raiz</w:t>
            </w:r>
          </w:p>
        </w:tc>
        <w:tc>
          <w:tcPr>
            <w:tcW w:w="6447" w:type="dxa"/>
            <w:shd w:val="clear" w:color="auto" w:fill="FFFFFF"/>
          </w:tcPr>
          <w:p w14:paraId="459E770A" w14:textId="4F28751F" w:rsidR="00632C4F" w:rsidRDefault="00692A53" w:rsidP="00086EDA">
            <w:pPr>
              <w:spacing w:line="360" w:lineRule="auto"/>
              <w:rPr>
                <w:rFonts w:ascii="Arial" w:eastAsia="Arial" w:hAnsi="Arial" w:cs="Arial"/>
                <w:i/>
                <w:sz w:val="20"/>
              </w:rPr>
            </w:pPr>
            <w:r>
              <w:rPr>
                <w:rFonts w:ascii="Arial" w:eastAsia="Arial" w:hAnsi="Arial" w:cs="Arial"/>
                <w:iCs/>
                <w:sz w:val="20"/>
              </w:rPr>
              <w:t xml:space="preserve">A empresa não possui um meio de divulgação amplo dos serviços prestados, sendo a divulgação na maior parte realizada pessoalmente por membros da empresa ou por clientes que utilizaram os </w:t>
            </w:r>
            <w:r w:rsidR="00785362">
              <w:rPr>
                <w:rFonts w:ascii="Arial" w:eastAsia="Arial" w:hAnsi="Arial" w:cs="Arial"/>
                <w:iCs/>
                <w:sz w:val="20"/>
              </w:rPr>
              <w:t>seus serviços.</w:t>
            </w:r>
          </w:p>
        </w:tc>
      </w:tr>
      <w:tr w:rsidR="00632C4F" w14:paraId="11310AB4" w14:textId="77777777">
        <w:trPr>
          <w:trHeight w:val="402"/>
        </w:trPr>
        <w:tc>
          <w:tcPr>
            <w:tcW w:w="2047" w:type="dxa"/>
            <w:shd w:val="clear" w:color="auto" w:fill="FFFFFF"/>
          </w:tcPr>
          <w:p w14:paraId="03867877" w14:textId="77777777" w:rsidR="00632C4F" w:rsidRPr="00086EDA" w:rsidRDefault="00692A53" w:rsidP="00086EDA">
            <w:pPr>
              <w:spacing w:before="80" w:line="360" w:lineRule="auto"/>
              <w:rPr>
                <w:rFonts w:ascii="Arial" w:eastAsia="Arial" w:hAnsi="Arial" w:cs="Arial"/>
                <w:b/>
                <w:sz w:val="20"/>
              </w:rPr>
            </w:pPr>
            <w:r w:rsidRPr="00086EDA">
              <w:rPr>
                <w:rFonts w:ascii="Arial" w:eastAsia="Arial" w:hAnsi="Arial" w:cs="Arial"/>
                <w:b/>
                <w:sz w:val="20"/>
              </w:rPr>
              <w:t>Efeitos</w:t>
            </w:r>
          </w:p>
        </w:tc>
        <w:tc>
          <w:tcPr>
            <w:tcW w:w="6447" w:type="dxa"/>
            <w:shd w:val="clear" w:color="auto" w:fill="FFFFFF"/>
          </w:tcPr>
          <w:p w14:paraId="58C8249A" w14:textId="77777777" w:rsidR="00632C4F" w:rsidRDefault="00692A53" w:rsidP="00104B66">
            <w:pPr>
              <w:keepNext/>
              <w:spacing w:before="80" w:line="360" w:lineRule="auto"/>
              <w:rPr>
                <w:rFonts w:ascii="Arial" w:eastAsia="Arial" w:hAnsi="Arial" w:cs="Arial"/>
                <w:iCs/>
                <w:sz w:val="20"/>
              </w:rPr>
            </w:pPr>
            <w:r>
              <w:rPr>
                <w:rFonts w:ascii="Arial" w:eastAsia="Arial" w:hAnsi="Arial" w:cs="Arial"/>
                <w:iCs/>
                <w:sz w:val="20"/>
              </w:rPr>
              <w:t>A perda do lucro que seria obtido caso esse cliente em potencial conhecesse a empresa e optasse por utilizar um dos serviços da empresa.</w:t>
            </w:r>
          </w:p>
        </w:tc>
      </w:tr>
    </w:tbl>
    <w:p w14:paraId="21745E4E" w14:textId="04BCCD20" w:rsidR="00632C4F" w:rsidRPr="00104B66" w:rsidRDefault="00104B66" w:rsidP="00104B66">
      <w:pPr>
        <w:pStyle w:val="Legenda"/>
        <w:rPr>
          <w:rFonts w:ascii="Arial" w:eastAsia="Arial" w:hAnsi="Arial" w:cs="Arial"/>
          <w:color w:val="auto"/>
          <w:sz w:val="20"/>
        </w:rPr>
      </w:pPr>
      <w:bookmarkStart w:id="226" w:name="_Toc515021187"/>
      <w:r w:rsidRPr="00104B6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w:t>
      </w:r>
      <w:r w:rsidR="00417029">
        <w:rPr>
          <w:rFonts w:ascii="Arial" w:hAnsi="Arial" w:cs="Arial"/>
          <w:color w:val="auto"/>
          <w:sz w:val="20"/>
        </w:rPr>
        <w:fldChar w:fldCharType="end"/>
      </w:r>
      <w:r w:rsidRPr="00104B66">
        <w:rPr>
          <w:rFonts w:ascii="Arial" w:hAnsi="Arial" w:cs="Arial"/>
          <w:color w:val="auto"/>
          <w:sz w:val="20"/>
        </w:rPr>
        <w:t>-Desconhecimento acerca da existência da empresa</w:t>
      </w:r>
      <w:bookmarkEnd w:id="226"/>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04B66" w:rsidRPr="00104B66" w14:paraId="4EB4B7AB" w14:textId="77777777">
        <w:trPr>
          <w:trHeight w:val="327"/>
        </w:trPr>
        <w:tc>
          <w:tcPr>
            <w:tcW w:w="2047" w:type="dxa"/>
            <w:shd w:val="clear" w:color="auto" w:fill="E7E6E6"/>
          </w:tcPr>
          <w:p w14:paraId="7B21D754" w14:textId="77777777" w:rsidR="00632C4F" w:rsidRPr="00104B66" w:rsidRDefault="00692A53">
            <w:pPr>
              <w:spacing w:before="80" w:line="360" w:lineRule="auto"/>
              <w:rPr>
                <w:rFonts w:ascii="Arial" w:eastAsia="Arial" w:hAnsi="Arial" w:cs="Arial"/>
                <w:b/>
                <w:color w:val="auto"/>
                <w:sz w:val="22"/>
              </w:rPr>
            </w:pPr>
            <w:r w:rsidRPr="00104B66">
              <w:rPr>
                <w:rFonts w:ascii="Arial" w:eastAsia="Arial" w:hAnsi="Arial" w:cs="Arial"/>
                <w:b/>
                <w:color w:val="auto"/>
                <w:sz w:val="22"/>
              </w:rPr>
              <w:t>Elemento</w:t>
            </w:r>
          </w:p>
        </w:tc>
        <w:tc>
          <w:tcPr>
            <w:tcW w:w="6447" w:type="dxa"/>
            <w:shd w:val="clear" w:color="auto" w:fill="E7E6E6"/>
          </w:tcPr>
          <w:p w14:paraId="5C4E9B9D" w14:textId="77777777" w:rsidR="00632C4F" w:rsidRPr="00104B66" w:rsidRDefault="00692A53">
            <w:pPr>
              <w:spacing w:before="80" w:line="360" w:lineRule="auto"/>
              <w:rPr>
                <w:rFonts w:ascii="Arial" w:eastAsia="Arial" w:hAnsi="Arial" w:cs="Arial"/>
                <w:b/>
                <w:color w:val="auto"/>
                <w:sz w:val="22"/>
              </w:rPr>
            </w:pPr>
            <w:r w:rsidRPr="00104B66">
              <w:rPr>
                <w:rFonts w:ascii="Arial" w:eastAsia="Arial" w:hAnsi="Arial" w:cs="Arial"/>
                <w:b/>
                <w:color w:val="auto"/>
                <w:sz w:val="22"/>
              </w:rPr>
              <w:t>Descrição</w:t>
            </w:r>
          </w:p>
        </w:tc>
      </w:tr>
      <w:tr w:rsidR="00632C4F" w14:paraId="55BC4010" w14:textId="77777777">
        <w:trPr>
          <w:trHeight w:val="411"/>
        </w:trPr>
        <w:tc>
          <w:tcPr>
            <w:tcW w:w="2047" w:type="dxa"/>
            <w:shd w:val="clear" w:color="auto" w:fill="FFFFFF"/>
          </w:tcPr>
          <w:p w14:paraId="05F6E89A"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 xml:space="preserve">Problema </w:t>
            </w:r>
          </w:p>
        </w:tc>
        <w:tc>
          <w:tcPr>
            <w:tcW w:w="6447" w:type="dxa"/>
            <w:shd w:val="clear" w:color="auto" w:fill="FFFFFF"/>
          </w:tcPr>
          <w:p w14:paraId="6C460860" w14:textId="77777777" w:rsidR="00632C4F" w:rsidRDefault="00692A53">
            <w:pPr>
              <w:pStyle w:val="Textodecomentrio"/>
              <w:spacing w:line="360" w:lineRule="auto"/>
              <w:rPr>
                <w:rFonts w:ascii="Arial" w:eastAsia="Arial" w:hAnsi="Arial" w:cs="Arial"/>
                <w:szCs w:val="24"/>
              </w:rPr>
            </w:pPr>
            <w:r>
              <w:rPr>
                <w:rFonts w:ascii="Arial" w:eastAsia="Arial" w:hAnsi="Arial" w:cs="Arial"/>
                <w:szCs w:val="24"/>
              </w:rPr>
              <w:t>O cliente reclama de dificuldades para entrar em contato com a empresa e enviar-lhe informações.</w:t>
            </w:r>
          </w:p>
        </w:tc>
      </w:tr>
      <w:tr w:rsidR="00632C4F" w14:paraId="0A2C4530" w14:textId="77777777">
        <w:trPr>
          <w:trHeight w:val="401"/>
        </w:trPr>
        <w:tc>
          <w:tcPr>
            <w:tcW w:w="2047" w:type="dxa"/>
            <w:shd w:val="clear" w:color="auto" w:fill="FFFFFF"/>
          </w:tcPr>
          <w:p w14:paraId="31F282F3"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Causa-raiz</w:t>
            </w:r>
          </w:p>
        </w:tc>
        <w:tc>
          <w:tcPr>
            <w:tcW w:w="6447" w:type="dxa"/>
            <w:shd w:val="clear" w:color="auto" w:fill="FFFFFF"/>
          </w:tcPr>
          <w:p w14:paraId="3F9675A6" w14:textId="77777777" w:rsidR="00632C4F" w:rsidRDefault="00692A53">
            <w:pPr>
              <w:spacing w:before="80" w:line="360" w:lineRule="auto"/>
              <w:rPr>
                <w:rFonts w:ascii="Arial" w:eastAsia="Arial" w:hAnsi="Arial" w:cs="Arial"/>
                <w:iCs/>
                <w:sz w:val="20"/>
              </w:rPr>
            </w:pPr>
            <w:r>
              <w:rPr>
                <w:rFonts w:ascii="Arial" w:eastAsia="Arial" w:hAnsi="Arial" w:cs="Arial"/>
                <w:iCs/>
                <w:sz w:val="20"/>
              </w:rPr>
              <w:t>A comunicação do cliente com a empresa ocorre na maioria das vezes por telefone, seja fixo ou móvel, contudo algumas vezes esses telefones estão fora do ar, com problemas físicos ou não recebem a devida atenção quando enviam notificações.</w:t>
            </w:r>
          </w:p>
        </w:tc>
      </w:tr>
      <w:tr w:rsidR="00632C4F" w14:paraId="4CB0467E" w14:textId="77777777">
        <w:trPr>
          <w:trHeight w:val="402"/>
        </w:trPr>
        <w:tc>
          <w:tcPr>
            <w:tcW w:w="2047" w:type="dxa"/>
            <w:shd w:val="clear" w:color="auto" w:fill="FFFFFF"/>
          </w:tcPr>
          <w:p w14:paraId="5F66FAC8"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Efeitos</w:t>
            </w:r>
          </w:p>
        </w:tc>
        <w:tc>
          <w:tcPr>
            <w:tcW w:w="6447" w:type="dxa"/>
            <w:shd w:val="clear" w:color="auto" w:fill="FFFFFF"/>
          </w:tcPr>
          <w:p w14:paraId="0CAFBB47" w14:textId="12845A2D" w:rsidR="00632C4F" w:rsidRDefault="00D86CAD" w:rsidP="00D86CAD">
            <w:pPr>
              <w:keepNext/>
              <w:spacing w:before="80" w:line="360" w:lineRule="auto"/>
              <w:rPr>
                <w:rFonts w:ascii="Arial" w:eastAsia="Arial" w:hAnsi="Arial" w:cs="Arial"/>
                <w:i/>
                <w:sz w:val="20"/>
              </w:rPr>
            </w:pPr>
            <w:r>
              <w:rPr>
                <w:rFonts w:ascii="Arial" w:eastAsia="Arial" w:hAnsi="Arial" w:cs="Arial"/>
                <w:iCs/>
                <w:sz w:val="20"/>
              </w:rPr>
              <w:t>O</w:t>
            </w:r>
            <w:r w:rsidR="00692A53">
              <w:rPr>
                <w:rFonts w:ascii="Arial" w:eastAsia="Arial" w:hAnsi="Arial" w:cs="Arial"/>
                <w:iCs/>
                <w:sz w:val="20"/>
              </w:rPr>
              <w:t xml:space="preserve"> cliente pode desistir dos serviços oferecidos pela empresa ou realizar propaganda negativa.</w:t>
            </w:r>
          </w:p>
        </w:tc>
      </w:tr>
    </w:tbl>
    <w:p w14:paraId="218D365A" w14:textId="5E21F456" w:rsidR="00632C4F" w:rsidRPr="00104B66" w:rsidRDefault="00104B66" w:rsidP="00104B66">
      <w:pPr>
        <w:pStyle w:val="Legenda"/>
        <w:rPr>
          <w:rFonts w:ascii="Arial" w:eastAsia="Arial" w:hAnsi="Arial" w:cs="Arial"/>
          <w:color w:val="auto"/>
          <w:sz w:val="20"/>
          <w:szCs w:val="20"/>
        </w:rPr>
      </w:pPr>
      <w:bookmarkStart w:id="227" w:name="_Toc515021188"/>
      <w:r w:rsidRPr="00104B66">
        <w:rPr>
          <w:rFonts w:ascii="Arial" w:hAnsi="Arial" w:cs="Arial"/>
          <w:color w:val="auto"/>
          <w:sz w:val="20"/>
          <w:szCs w:val="20"/>
        </w:rPr>
        <w:t xml:space="preserve">Tabela </w:t>
      </w:r>
      <w:r w:rsidR="00417029">
        <w:rPr>
          <w:rFonts w:ascii="Arial" w:hAnsi="Arial" w:cs="Arial"/>
          <w:color w:val="auto"/>
          <w:sz w:val="20"/>
          <w:szCs w:val="20"/>
        </w:rPr>
        <w:fldChar w:fldCharType="begin"/>
      </w:r>
      <w:r w:rsidR="00417029">
        <w:rPr>
          <w:rFonts w:ascii="Arial" w:hAnsi="Arial" w:cs="Arial"/>
          <w:color w:val="auto"/>
          <w:sz w:val="20"/>
          <w:szCs w:val="20"/>
        </w:rPr>
        <w:instrText xml:space="preserve"> SEQ Tabela \* ARABIC </w:instrText>
      </w:r>
      <w:r w:rsidR="00417029">
        <w:rPr>
          <w:rFonts w:ascii="Arial" w:hAnsi="Arial" w:cs="Arial"/>
          <w:color w:val="auto"/>
          <w:sz w:val="20"/>
          <w:szCs w:val="20"/>
        </w:rPr>
        <w:fldChar w:fldCharType="separate"/>
      </w:r>
      <w:r w:rsidR="002D0F59">
        <w:rPr>
          <w:rFonts w:ascii="Arial" w:hAnsi="Arial" w:cs="Arial"/>
          <w:noProof/>
          <w:color w:val="auto"/>
          <w:sz w:val="20"/>
          <w:szCs w:val="20"/>
        </w:rPr>
        <w:t>3</w:t>
      </w:r>
      <w:r w:rsidR="00417029">
        <w:rPr>
          <w:rFonts w:ascii="Arial" w:hAnsi="Arial" w:cs="Arial"/>
          <w:color w:val="auto"/>
          <w:sz w:val="20"/>
          <w:szCs w:val="20"/>
        </w:rPr>
        <w:fldChar w:fldCharType="end"/>
      </w:r>
      <w:r w:rsidRPr="00104B66">
        <w:rPr>
          <w:rFonts w:ascii="Arial" w:hAnsi="Arial" w:cs="Arial"/>
          <w:color w:val="auto"/>
          <w:sz w:val="20"/>
          <w:szCs w:val="20"/>
        </w:rPr>
        <w:t xml:space="preserve">-Dificuldades de </w:t>
      </w:r>
      <w:bookmarkEnd w:id="227"/>
      <w:r w:rsidR="008C20F1">
        <w:rPr>
          <w:rFonts w:ascii="Arial" w:hAnsi="Arial" w:cs="Arial"/>
          <w:color w:val="auto"/>
          <w:sz w:val="20"/>
          <w:szCs w:val="20"/>
        </w:rPr>
        <w:t>comunicação com a empresa</w:t>
      </w: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rsidRPr="00104B66" w14:paraId="1F85F624" w14:textId="77777777">
        <w:trPr>
          <w:trHeight w:val="327"/>
        </w:trPr>
        <w:tc>
          <w:tcPr>
            <w:tcW w:w="2047" w:type="dxa"/>
            <w:shd w:val="clear" w:color="auto" w:fill="E7E6E6"/>
          </w:tcPr>
          <w:p w14:paraId="416AE7B9" w14:textId="77777777" w:rsidR="00632C4F" w:rsidRPr="00104B66" w:rsidRDefault="002B5A2D">
            <w:pPr>
              <w:spacing w:before="80" w:line="360" w:lineRule="auto"/>
              <w:rPr>
                <w:rFonts w:ascii="Arial" w:eastAsia="Arial" w:hAnsi="Arial" w:cs="Arial"/>
                <w:b/>
                <w:color w:val="auto"/>
                <w:sz w:val="20"/>
                <w:szCs w:val="20"/>
              </w:rPr>
            </w:pPr>
            <w:r w:rsidRPr="00104B66">
              <w:rPr>
                <w:rFonts w:ascii="Arial" w:eastAsia="Arial" w:hAnsi="Arial" w:cs="Arial"/>
                <w:b/>
                <w:color w:val="auto"/>
                <w:sz w:val="20"/>
                <w:szCs w:val="20"/>
              </w:rPr>
              <w:t>Elemento</w:t>
            </w:r>
          </w:p>
        </w:tc>
        <w:tc>
          <w:tcPr>
            <w:tcW w:w="6447" w:type="dxa"/>
            <w:shd w:val="clear" w:color="auto" w:fill="E7E6E6"/>
          </w:tcPr>
          <w:p w14:paraId="3D48738E" w14:textId="77777777" w:rsidR="00632C4F" w:rsidRPr="00104B66" w:rsidRDefault="00692A53">
            <w:pPr>
              <w:spacing w:before="80" w:line="360" w:lineRule="auto"/>
              <w:rPr>
                <w:rFonts w:ascii="Arial" w:eastAsia="Arial" w:hAnsi="Arial" w:cs="Arial"/>
                <w:b/>
                <w:color w:val="auto"/>
                <w:sz w:val="20"/>
                <w:szCs w:val="20"/>
              </w:rPr>
            </w:pPr>
            <w:r w:rsidRPr="00104B66">
              <w:rPr>
                <w:rFonts w:ascii="Arial" w:eastAsia="Arial" w:hAnsi="Arial" w:cs="Arial"/>
                <w:b/>
                <w:color w:val="auto"/>
                <w:sz w:val="20"/>
                <w:szCs w:val="20"/>
              </w:rPr>
              <w:t>Descrição</w:t>
            </w:r>
          </w:p>
        </w:tc>
      </w:tr>
      <w:tr w:rsidR="00632C4F" w14:paraId="1AC442D7" w14:textId="77777777">
        <w:trPr>
          <w:trHeight w:val="411"/>
        </w:trPr>
        <w:tc>
          <w:tcPr>
            <w:tcW w:w="2047" w:type="dxa"/>
            <w:shd w:val="clear" w:color="auto" w:fill="FFFFFF"/>
          </w:tcPr>
          <w:p w14:paraId="7140779A"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 xml:space="preserve">Problema </w:t>
            </w:r>
          </w:p>
        </w:tc>
        <w:tc>
          <w:tcPr>
            <w:tcW w:w="6447" w:type="dxa"/>
            <w:shd w:val="clear" w:color="auto" w:fill="FFFFFF"/>
          </w:tcPr>
          <w:p w14:paraId="51393572" w14:textId="77777777" w:rsidR="00632C4F" w:rsidRDefault="00692A53">
            <w:pPr>
              <w:spacing w:line="360" w:lineRule="auto"/>
              <w:rPr>
                <w:rFonts w:ascii="Arial" w:eastAsia="Arial" w:hAnsi="Arial" w:cs="Arial"/>
                <w:i/>
                <w:sz w:val="20"/>
              </w:rPr>
            </w:pPr>
            <w:r>
              <w:rPr>
                <w:rFonts w:ascii="Arial" w:eastAsia="Arial" w:hAnsi="Arial" w:cs="Arial"/>
                <w:iCs/>
                <w:sz w:val="20"/>
              </w:rPr>
              <w:t>Clientes não conseguem efetuar a compra de apostilas.</w:t>
            </w:r>
          </w:p>
        </w:tc>
      </w:tr>
      <w:tr w:rsidR="00632C4F" w14:paraId="2535A73C" w14:textId="77777777">
        <w:trPr>
          <w:trHeight w:val="401"/>
        </w:trPr>
        <w:tc>
          <w:tcPr>
            <w:tcW w:w="2047" w:type="dxa"/>
            <w:shd w:val="clear" w:color="auto" w:fill="FFFFFF"/>
          </w:tcPr>
          <w:p w14:paraId="7644DF36"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Causa-raiz</w:t>
            </w:r>
          </w:p>
        </w:tc>
        <w:tc>
          <w:tcPr>
            <w:tcW w:w="6447" w:type="dxa"/>
            <w:shd w:val="clear" w:color="auto" w:fill="FFFFFF"/>
          </w:tcPr>
          <w:p w14:paraId="4B3401CB" w14:textId="4EB6943E" w:rsidR="00632C4F" w:rsidRDefault="00692A53">
            <w:pPr>
              <w:spacing w:before="80" w:line="360" w:lineRule="auto"/>
              <w:rPr>
                <w:rFonts w:ascii="Arial" w:eastAsia="Arial" w:hAnsi="Arial" w:cs="Arial"/>
                <w:iCs/>
                <w:sz w:val="20"/>
              </w:rPr>
            </w:pPr>
            <w:r>
              <w:rPr>
                <w:rFonts w:ascii="Arial" w:eastAsia="Arial" w:hAnsi="Arial" w:cs="Arial"/>
                <w:iCs/>
                <w:sz w:val="20"/>
              </w:rPr>
              <w:t>Quando o cliente faz a requisição de alguma apostila por telefone, às vezes</w:t>
            </w:r>
            <w:r w:rsidR="00D86CAD">
              <w:rPr>
                <w:rFonts w:ascii="Arial" w:eastAsia="Arial" w:hAnsi="Arial" w:cs="Arial"/>
                <w:iCs/>
                <w:sz w:val="20"/>
              </w:rPr>
              <w:t>,</w:t>
            </w:r>
            <w:r>
              <w:rPr>
                <w:rFonts w:ascii="Arial" w:eastAsia="Arial" w:hAnsi="Arial" w:cs="Arial"/>
                <w:iCs/>
                <w:sz w:val="20"/>
              </w:rPr>
              <w:t xml:space="preserve"> a empresa compreende de modo errôneo o pedido feito ou não atende o telefone, não recebendo a requisição do pedido.</w:t>
            </w:r>
          </w:p>
        </w:tc>
      </w:tr>
      <w:tr w:rsidR="00632C4F" w14:paraId="4D5C051A" w14:textId="77777777">
        <w:trPr>
          <w:trHeight w:val="402"/>
        </w:trPr>
        <w:tc>
          <w:tcPr>
            <w:tcW w:w="2047" w:type="dxa"/>
            <w:shd w:val="clear" w:color="auto" w:fill="FFFFFF"/>
          </w:tcPr>
          <w:p w14:paraId="165D5E26"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Efeitos</w:t>
            </w:r>
          </w:p>
        </w:tc>
        <w:tc>
          <w:tcPr>
            <w:tcW w:w="6447" w:type="dxa"/>
            <w:shd w:val="clear" w:color="auto" w:fill="FFFFFF"/>
          </w:tcPr>
          <w:p w14:paraId="16F197DF" w14:textId="77777777" w:rsidR="00632C4F" w:rsidRDefault="00692A53" w:rsidP="00927002">
            <w:pPr>
              <w:keepNext/>
              <w:spacing w:before="80" w:line="360" w:lineRule="auto"/>
              <w:rPr>
                <w:rFonts w:ascii="Arial" w:eastAsia="Arial" w:hAnsi="Arial" w:cs="Arial"/>
                <w:iCs/>
                <w:sz w:val="20"/>
              </w:rPr>
            </w:pPr>
            <w:r>
              <w:rPr>
                <w:rFonts w:ascii="Arial" w:eastAsia="Arial" w:hAnsi="Arial" w:cs="Arial"/>
                <w:iCs/>
                <w:sz w:val="20"/>
              </w:rPr>
              <w:t>O cliente acaba desistindo de adquirir algum dos produtos vendidos pela empresa.</w:t>
            </w:r>
          </w:p>
        </w:tc>
      </w:tr>
    </w:tbl>
    <w:p w14:paraId="5E3C8E09" w14:textId="06650AB5" w:rsidR="00632C4F" w:rsidRPr="00927002" w:rsidRDefault="00927002" w:rsidP="00927002">
      <w:pPr>
        <w:pStyle w:val="Legenda"/>
        <w:rPr>
          <w:rFonts w:ascii="Arial" w:eastAsia="Arial" w:hAnsi="Arial" w:cs="Arial"/>
          <w:color w:val="auto"/>
          <w:sz w:val="20"/>
          <w:szCs w:val="20"/>
        </w:rPr>
      </w:pPr>
      <w:bookmarkStart w:id="228" w:name="_Toc515021189"/>
      <w:r w:rsidRPr="00927002">
        <w:rPr>
          <w:rFonts w:ascii="Arial" w:hAnsi="Arial" w:cs="Arial"/>
          <w:color w:val="auto"/>
          <w:sz w:val="20"/>
          <w:szCs w:val="20"/>
        </w:rPr>
        <w:t xml:space="preserve">Tabela </w:t>
      </w:r>
      <w:r w:rsidR="00417029">
        <w:rPr>
          <w:rFonts w:ascii="Arial" w:hAnsi="Arial" w:cs="Arial"/>
          <w:color w:val="auto"/>
          <w:sz w:val="20"/>
          <w:szCs w:val="20"/>
        </w:rPr>
        <w:fldChar w:fldCharType="begin"/>
      </w:r>
      <w:r w:rsidR="00417029">
        <w:rPr>
          <w:rFonts w:ascii="Arial" w:hAnsi="Arial" w:cs="Arial"/>
          <w:color w:val="auto"/>
          <w:sz w:val="20"/>
          <w:szCs w:val="20"/>
        </w:rPr>
        <w:instrText xml:space="preserve"> SEQ Tabela \* ARABIC </w:instrText>
      </w:r>
      <w:r w:rsidR="00417029">
        <w:rPr>
          <w:rFonts w:ascii="Arial" w:hAnsi="Arial" w:cs="Arial"/>
          <w:color w:val="auto"/>
          <w:sz w:val="20"/>
          <w:szCs w:val="20"/>
        </w:rPr>
        <w:fldChar w:fldCharType="separate"/>
      </w:r>
      <w:r w:rsidR="002D0F59">
        <w:rPr>
          <w:rFonts w:ascii="Arial" w:hAnsi="Arial" w:cs="Arial"/>
          <w:noProof/>
          <w:color w:val="auto"/>
          <w:sz w:val="20"/>
          <w:szCs w:val="20"/>
        </w:rPr>
        <w:t>4</w:t>
      </w:r>
      <w:r w:rsidR="00417029">
        <w:rPr>
          <w:rFonts w:ascii="Arial" w:hAnsi="Arial" w:cs="Arial"/>
          <w:color w:val="auto"/>
          <w:sz w:val="20"/>
          <w:szCs w:val="20"/>
        </w:rPr>
        <w:fldChar w:fldCharType="end"/>
      </w:r>
      <w:r w:rsidRPr="00927002">
        <w:rPr>
          <w:rFonts w:ascii="Arial" w:hAnsi="Arial" w:cs="Arial"/>
          <w:color w:val="auto"/>
          <w:sz w:val="20"/>
          <w:szCs w:val="20"/>
        </w:rPr>
        <w:t>-Clientes não conseguem efetuar a compra de apostilas</w:t>
      </w:r>
      <w:bookmarkEnd w:id="228"/>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14:paraId="3D5EB098" w14:textId="77777777" w:rsidTr="001F0ACF">
        <w:trPr>
          <w:trHeight w:val="327"/>
          <w:tblHeader/>
        </w:trPr>
        <w:tc>
          <w:tcPr>
            <w:tcW w:w="2047" w:type="dxa"/>
            <w:shd w:val="clear" w:color="auto" w:fill="E7E6E6"/>
          </w:tcPr>
          <w:p w14:paraId="34054D78"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14:paraId="4A79CA9C"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632C4F" w14:paraId="0B299894" w14:textId="77777777">
        <w:trPr>
          <w:trHeight w:val="411"/>
        </w:trPr>
        <w:tc>
          <w:tcPr>
            <w:tcW w:w="2047" w:type="dxa"/>
            <w:shd w:val="clear" w:color="auto" w:fill="FFFFFF"/>
          </w:tcPr>
          <w:p w14:paraId="74A97C99"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 xml:space="preserve">Problema </w:t>
            </w:r>
          </w:p>
        </w:tc>
        <w:tc>
          <w:tcPr>
            <w:tcW w:w="6447" w:type="dxa"/>
            <w:shd w:val="clear" w:color="auto" w:fill="FFFFFF"/>
          </w:tcPr>
          <w:p w14:paraId="251E016E" w14:textId="77777777" w:rsidR="00632C4F" w:rsidRDefault="00692A53">
            <w:pPr>
              <w:spacing w:line="360" w:lineRule="auto"/>
              <w:rPr>
                <w:rFonts w:ascii="Arial" w:eastAsia="Arial" w:hAnsi="Arial" w:cs="Arial"/>
                <w:iCs/>
                <w:sz w:val="20"/>
                <w:szCs w:val="20"/>
              </w:rPr>
            </w:pPr>
            <w:r>
              <w:rPr>
                <w:rFonts w:ascii="Arial" w:eastAsia="Arial" w:hAnsi="Arial" w:cs="Arial"/>
                <w:iCs/>
                <w:sz w:val="20"/>
                <w:szCs w:val="20"/>
              </w:rPr>
              <w:t>Necessidade constante do cliente se deslocar até a empresa.</w:t>
            </w:r>
          </w:p>
        </w:tc>
      </w:tr>
      <w:tr w:rsidR="00632C4F" w14:paraId="1A4F3AA3" w14:textId="77777777">
        <w:trPr>
          <w:trHeight w:val="401"/>
        </w:trPr>
        <w:tc>
          <w:tcPr>
            <w:tcW w:w="2047" w:type="dxa"/>
            <w:shd w:val="clear" w:color="auto" w:fill="FFFFFF"/>
          </w:tcPr>
          <w:p w14:paraId="55CF2168"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lastRenderedPageBreak/>
              <w:t>Causa-raiz</w:t>
            </w:r>
          </w:p>
        </w:tc>
        <w:tc>
          <w:tcPr>
            <w:tcW w:w="6447" w:type="dxa"/>
            <w:shd w:val="clear" w:color="auto" w:fill="FFFFFF"/>
          </w:tcPr>
          <w:p w14:paraId="0641831A" w14:textId="77777777" w:rsidR="00632C4F" w:rsidRDefault="00692A53">
            <w:pPr>
              <w:spacing w:before="80" w:line="360" w:lineRule="auto"/>
              <w:rPr>
                <w:rFonts w:ascii="Arial" w:eastAsia="Arial" w:hAnsi="Arial" w:cs="Arial"/>
                <w:iCs/>
                <w:sz w:val="20"/>
                <w:szCs w:val="20"/>
              </w:rPr>
            </w:pPr>
            <w:r>
              <w:rPr>
                <w:rFonts w:ascii="Arial" w:eastAsia="Arial" w:hAnsi="Arial" w:cs="Arial"/>
                <w:iCs/>
                <w:sz w:val="20"/>
                <w:szCs w:val="20"/>
              </w:rPr>
              <w:t>Para solicitar um serviço de obtenção de habilitação ou regularização de embarcações, o cliente necessita ir até a sede da empresa sempre que tiver que entregar uma documentação importante.</w:t>
            </w:r>
          </w:p>
        </w:tc>
      </w:tr>
      <w:tr w:rsidR="00632C4F" w14:paraId="1E4E5835" w14:textId="77777777">
        <w:trPr>
          <w:trHeight w:val="402"/>
        </w:trPr>
        <w:tc>
          <w:tcPr>
            <w:tcW w:w="2047" w:type="dxa"/>
            <w:shd w:val="clear" w:color="auto" w:fill="FFFFFF"/>
          </w:tcPr>
          <w:p w14:paraId="6C894FE9"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Efeitos</w:t>
            </w:r>
          </w:p>
        </w:tc>
        <w:tc>
          <w:tcPr>
            <w:tcW w:w="6447" w:type="dxa"/>
            <w:shd w:val="clear" w:color="auto" w:fill="FFFFFF"/>
          </w:tcPr>
          <w:p w14:paraId="6ACB8F89" w14:textId="3C75CF45" w:rsidR="00632C4F" w:rsidRDefault="00D86CAD" w:rsidP="00D86CAD">
            <w:pPr>
              <w:keepNext/>
              <w:spacing w:before="80" w:line="360" w:lineRule="auto"/>
              <w:rPr>
                <w:rFonts w:ascii="Arial" w:eastAsia="Arial" w:hAnsi="Arial" w:cs="Arial"/>
                <w:iCs/>
                <w:sz w:val="20"/>
                <w:szCs w:val="20"/>
              </w:rPr>
            </w:pPr>
            <w:r>
              <w:rPr>
                <w:rFonts w:ascii="Arial" w:eastAsia="Arial" w:hAnsi="Arial" w:cs="Arial"/>
                <w:iCs/>
                <w:sz w:val="20"/>
                <w:szCs w:val="20"/>
              </w:rPr>
              <w:t>O</w:t>
            </w:r>
            <w:r w:rsidR="00692A53">
              <w:rPr>
                <w:rFonts w:ascii="Arial" w:eastAsia="Arial" w:hAnsi="Arial" w:cs="Arial"/>
                <w:iCs/>
                <w:sz w:val="20"/>
                <w:szCs w:val="20"/>
              </w:rPr>
              <w:t xml:space="preserve"> cliente</w:t>
            </w:r>
            <w:r>
              <w:rPr>
                <w:rFonts w:ascii="Arial" w:eastAsia="Arial" w:hAnsi="Arial" w:cs="Arial"/>
                <w:iCs/>
                <w:sz w:val="20"/>
                <w:szCs w:val="20"/>
              </w:rPr>
              <w:t xml:space="preserve"> </w:t>
            </w:r>
            <w:r w:rsidR="00692A53">
              <w:rPr>
                <w:rFonts w:ascii="Arial" w:eastAsia="Arial" w:hAnsi="Arial" w:cs="Arial"/>
                <w:iCs/>
                <w:sz w:val="20"/>
                <w:szCs w:val="20"/>
              </w:rPr>
              <w:t>gasta tempo para ir até a empresa entregar a documentação. Podendo gastar até mais tempo, caso a documentação esteja errada e ele tenha que ir realizar a correção.</w:t>
            </w:r>
          </w:p>
        </w:tc>
      </w:tr>
    </w:tbl>
    <w:p w14:paraId="3E9AB036" w14:textId="4920C98F" w:rsidR="00632C4F" w:rsidRDefault="00927002" w:rsidP="00927002">
      <w:pPr>
        <w:pStyle w:val="Legenda"/>
        <w:rPr>
          <w:rFonts w:ascii="Arial" w:hAnsi="Arial" w:cs="Arial"/>
          <w:color w:val="auto"/>
          <w:sz w:val="20"/>
        </w:rPr>
      </w:pPr>
      <w:bookmarkStart w:id="229" w:name="_Toc515021190"/>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w:t>
      </w:r>
      <w:r w:rsidR="00417029">
        <w:rPr>
          <w:rFonts w:ascii="Arial" w:hAnsi="Arial" w:cs="Arial"/>
          <w:color w:val="auto"/>
          <w:sz w:val="20"/>
        </w:rPr>
        <w:fldChar w:fldCharType="end"/>
      </w:r>
      <w:r w:rsidRPr="00927002">
        <w:rPr>
          <w:rFonts w:ascii="Arial" w:hAnsi="Arial" w:cs="Arial"/>
          <w:color w:val="auto"/>
          <w:sz w:val="20"/>
        </w:rPr>
        <w:t>-Necessidade constante do cliente se deslocar até a empresa</w:t>
      </w:r>
      <w:bookmarkEnd w:id="229"/>
    </w:p>
    <w:p w14:paraId="152437A2" w14:textId="77777777" w:rsidR="00BB0B1B" w:rsidRPr="00BB0B1B" w:rsidRDefault="00BB0B1B" w:rsidP="00BB0B1B"/>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14:paraId="2B05F845" w14:textId="77777777">
        <w:trPr>
          <w:trHeight w:val="327"/>
        </w:trPr>
        <w:tc>
          <w:tcPr>
            <w:tcW w:w="2047" w:type="dxa"/>
            <w:shd w:val="clear" w:color="auto" w:fill="E7E6E6"/>
          </w:tcPr>
          <w:p w14:paraId="692D2245"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14:paraId="03889D44"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632C4F" w14:paraId="5B9F2B82" w14:textId="77777777">
        <w:trPr>
          <w:trHeight w:val="411"/>
        </w:trPr>
        <w:tc>
          <w:tcPr>
            <w:tcW w:w="2047" w:type="dxa"/>
            <w:shd w:val="clear" w:color="auto" w:fill="FFFFFF"/>
          </w:tcPr>
          <w:p w14:paraId="1F123C3F"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 xml:space="preserve">Problema </w:t>
            </w:r>
          </w:p>
        </w:tc>
        <w:tc>
          <w:tcPr>
            <w:tcW w:w="6447" w:type="dxa"/>
            <w:shd w:val="clear" w:color="auto" w:fill="FFFFFF"/>
          </w:tcPr>
          <w:p w14:paraId="199DF3D0" w14:textId="6D50D374" w:rsidR="00632C4F" w:rsidRDefault="00400330">
            <w:pPr>
              <w:spacing w:line="360" w:lineRule="auto"/>
              <w:rPr>
                <w:rFonts w:ascii="Arial" w:eastAsia="Arial" w:hAnsi="Arial" w:cs="Arial"/>
                <w:iCs/>
                <w:sz w:val="20"/>
                <w:szCs w:val="20"/>
              </w:rPr>
            </w:pPr>
            <w:r w:rsidRPr="00B32846">
              <w:rPr>
                <w:rFonts w:ascii="Arial" w:hAnsi="Arial" w:cs="Arial"/>
                <w:iCs/>
                <w:sz w:val="20"/>
                <w:szCs w:val="20"/>
              </w:rPr>
              <w:t>Falha na comunicação da aula</w:t>
            </w:r>
            <w:r>
              <w:rPr>
                <w:rFonts w:ascii="Arial" w:hAnsi="Arial" w:cs="Arial"/>
                <w:iCs/>
                <w:sz w:val="20"/>
                <w:szCs w:val="20"/>
              </w:rPr>
              <w:t>, marcação de prova ou resultados do exame teórico do cliente</w:t>
            </w:r>
          </w:p>
        </w:tc>
      </w:tr>
      <w:tr w:rsidR="00632C4F" w14:paraId="3901A899" w14:textId="77777777">
        <w:trPr>
          <w:trHeight w:val="401"/>
        </w:trPr>
        <w:tc>
          <w:tcPr>
            <w:tcW w:w="2047" w:type="dxa"/>
            <w:shd w:val="clear" w:color="auto" w:fill="FFFFFF"/>
          </w:tcPr>
          <w:p w14:paraId="0454F5DE"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Causa-raiz</w:t>
            </w:r>
          </w:p>
        </w:tc>
        <w:tc>
          <w:tcPr>
            <w:tcW w:w="6447" w:type="dxa"/>
            <w:shd w:val="clear" w:color="auto" w:fill="FFFFFF"/>
          </w:tcPr>
          <w:p w14:paraId="4A68FEBE" w14:textId="3F25289D" w:rsidR="00632C4F" w:rsidRDefault="00692A53">
            <w:pPr>
              <w:spacing w:before="80" w:line="360" w:lineRule="auto"/>
              <w:rPr>
                <w:rFonts w:ascii="Arial" w:eastAsia="Arial" w:hAnsi="Arial" w:cs="Arial"/>
                <w:iCs/>
                <w:sz w:val="20"/>
                <w:szCs w:val="20"/>
              </w:rPr>
            </w:pPr>
            <w:r>
              <w:rPr>
                <w:rFonts w:ascii="Arial" w:eastAsia="Arial" w:hAnsi="Arial" w:cs="Arial"/>
                <w:iCs/>
                <w:sz w:val="20"/>
                <w:szCs w:val="20"/>
              </w:rPr>
              <w:t xml:space="preserve">A empresa faz a comunicação da data da prova via telefone para cada cliente, que é suscetível a diversas falhas e várias vezes a mensagem não chega ao </w:t>
            </w:r>
            <w:r w:rsidR="003458C6">
              <w:rPr>
                <w:rFonts w:ascii="Arial" w:eastAsia="Arial" w:hAnsi="Arial" w:cs="Arial"/>
                <w:iCs/>
                <w:sz w:val="20"/>
                <w:szCs w:val="20"/>
              </w:rPr>
              <w:t>destinatário</w:t>
            </w:r>
            <w:r>
              <w:rPr>
                <w:rFonts w:ascii="Arial" w:eastAsia="Arial" w:hAnsi="Arial" w:cs="Arial"/>
                <w:iCs/>
                <w:sz w:val="20"/>
                <w:szCs w:val="20"/>
              </w:rPr>
              <w:t>.</w:t>
            </w:r>
          </w:p>
        </w:tc>
      </w:tr>
      <w:tr w:rsidR="00632C4F" w14:paraId="4162AA7F" w14:textId="77777777">
        <w:trPr>
          <w:trHeight w:val="402"/>
        </w:trPr>
        <w:tc>
          <w:tcPr>
            <w:tcW w:w="2047" w:type="dxa"/>
            <w:shd w:val="clear" w:color="auto" w:fill="FFFFFF"/>
          </w:tcPr>
          <w:p w14:paraId="0FADCCCD"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Efeitos</w:t>
            </w:r>
          </w:p>
        </w:tc>
        <w:tc>
          <w:tcPr>
            <w:tcW w:w="6447" w:type="dxa"/>
            <w:shd w:val="clear" w:color="auto" w:fill="FFFFFF"/>
          </w:tcPr>
          <w:p w14:paraId="1996986F" w14:textId="2445024D" w:rsidR="00632C4F" w:rsidRDefault="00692A53" w:rsidP="00927002">
            <w:pPr>
              <w:keepNext/>
              <w:spacing w:before="80" w:line="360" w:lineRule="auto"/>
              <w:rPr>
                <w:rFonts w:ascii="Arial" w:eastAsia="Arial" w:hAnsi="Arial" w:cs="Arial"/>
                <w:iCs/>
                <w:sz w:val="20"/>
                <w:szCs w:val="20"/>
              </w:rPr>
            </w:pPr>
            <w:r>
              <w:rPr>
                <w:rFonts w:ascii="Arial" w:eastAsia="Arial" w:hAnsi="Arial" w:cs="Arial"/>
                <w:iCs/>
                <w:sz w:val="20"/>
                <w:szCs w:val="20"/>
              </w:rPr>
              <w:t>O cliente acaba tendo que realizar as provas</w:t>
            </w:r>
            <w:r w:rsidR="00400330">
              <w:rPr>
                <w:rFonts w:ascii="Arial" w:eastAsia="Arial" w:hAnsi="Arial" w:cs="Arial"/>
                <w:iCs/>
                <w:sz w:val="20"/>
                <w:szCs w:val="20"/>
              </w:rPr>
              <w:t xml:space="preserve"> ou</w:t>
            </w:r>
            <w:r>
              <w:rPr>
                <w:rFonts w:ascii="Arial" w:eastAsia="Arial" w:hAnsi="Arial" w:cs="Arial"/>
                <w:iCs/>
                <w:sz w:val="20"/>
                <w:szCs w:val="20"/>
              </w:rPr>
              <w:t xml:space="preserve"> em uma data posterior à marcada inicialmente</w:t>
            </w:r>
            <w:r w:rsidR="00400330">
              <w:rPr>
                <w:rFonts w:ascii="Arial" w:eastAsia="Arial" w:hAnsi="Arial" w:cs="Arial"/>
                <w:iCs/>
                <w:sz w:val="20"/>
                <w:szCs w:val="20"/>
              </w:rPr>
              <w:t xml:space="preserve"> ou demoram bastante receber os resultados do exame teórico</w:t>
            </w:r>
            <w:r>
              <w:rPr>
                <w:rFonts w:ascii="Arial" w:eastAsia="Arial" w:hAnsi="Arial" w:cs="Arial"/>
                <w:iCs/>
                <w:sz w:val="20"/>
                <w:szCs w:val="20"/>
              </w:rPr>
              <w:t>. Isto gera atraso no andamento do processo de obtenção da habilitação.</w:t>
            </w:r>
          </w:p>
        </w:tc>
      </w:tr>
    </w:tbl>
    <w:p w14:paraId="0133B19E" w14:textId="6C1F5BEB" w:rsidR="00632C4F" w:rsidRDefault="00927002" w:rsidP="00927002">
      <w:pPr>
        <w:pStyle w:val="Legenda"/>
        <w:rPr>
          <w:rFonts w:ascii="Arial" w:hAnsi="Arial" w:cs="Arial"/>
          <w:color w:val="auto"/>
          <w:sz w:val="20"/>
        </w:rPr>
      </w:pPr>
      <w:bookmarkStart w:id="230" w:name="_Toc515021191"/>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6</w:t>
      </w:r>
      <w:r w:rsidR="00417029">
        <w:rPr>
          <w:rFonts w:ascii="Arial" w:hAnsi="Arial" w:cs="Arial"/>
          <w:color w:val="auto"/>
          <w:sz w:val="20"/>
        </w:rPr>
        <w:fldChar w:fldCharType="end"/>
      </w:r>
      <w:r w:rsidRPr="00927002">
        <w:rPr>
          <w:rFonts w:ascii="Arial" w:hAnsi="Arial" w:cs="Arial"/>
          <w:color w:val="auto"/>
          <w:sz w:val="20"/>
        </w:rPr>
        <w:t>-Falha na comunicação da marcação da prova</w:t>
      </w:r>
      <w:r w:rsidR="00400330">
        <w:rPr>
          <w:rFonts w:ascii="Arial" w:hAnsi="Arial" w:cs="Arial"/>
          <w:color w:val="auto"/>
          <w:sz w:val="20"/>
        </w:rPr>
        <w:t>, aula ou resultados</w:t>
      </w:r>
      <w:r w:rsidRPr="00927002">
        <w:rPr>
          <w:rFonts w:ascii="Arial" w:hAnsi="Arial" w:cs="Arial"/>
          <w:color w:val="auto"/>
          <w:sz w:val="20"/>
        </w:rPr>
        <w:t xml:space="preserve"> do cliente</w:t>
      </w:r>
      <w:bookmarkEnd w:id="230"/>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14:paraId="51515666" w14:textId="77777777" w:rsidTr="00251FA4">
        <w:trPr>
          <w:trHeight w:val="327"/>
          <w:tblHeader/>
        </w:trPr>
        <w:tc>
          <w:tcPr>
            <w:tcW w:w="2047" w:type="dxa"/>
            <w:shd w:val="clear" w:color="auto" w:fill="E7E6E6"/>
          </w:tcPr>
          <w:p w14:paraId="12A9EAAA"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14:paraId="1B9C2C04"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632C4F" w14:paraId="7E4E832A" w14:textId="77777777">
        <w:trPr>
          <w:trHeight w:val="411"/>
        </w:trPr>
        <w:tc>
          <w:tcPr>
            <w:tcW w:w="2047" w:type="dxa"/>
            <w:shd w:val="clear" w:color="auto" w:fill="FFFFFF"/>
          </w:tcPr>
          <w:p w14:paraId="386C54E8"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 xml:space="preserve">Problema </w:t>
            </w:r>
          </w:p>
        </w:tc>
        <w:tc>
          <w:tcPr>
            <w:tcW w:w="6447" w:type="dxa"/>
            <w:shd w:val="clear" w:color="auto" w:fill="FFFFFF"/>
          </w:tcPr>
          <w:p w14:paraId="2F02178F" w14:textId="77777777" w:rsidR="00632C4F" w:rsidRDefault="00692A53">
            <w:pPr>
              <w:spacing w:line="360" w:lineRule="auto"/>
              <w:rPr>
                <w:rFonts w:ascii="Arial" w:eastAsia="Arial" w:hAnsi="Arial" w:cs="Arial"/>
                <w:iCs/>
                <w:sz w:val="20"/>
                <w:szCs w:val="20"/>
              </w:rPr>
            </w:pPr>
            <w:r>
              <w:rPr>
                <w:rFonts w:ascii="Arial" w:eastAsia="Arial" w:hAnsi="Arial" w:cs="Arial"/>
                <w:iCs/>
                <w:sz w:val="20"/>
                <w:szCs w:val="20"/>
              </w:rPr>
              <w:t>Cobrança indevida dos clientes</w:t>
            </w:r>
          </w:p>
        </w:tc>
      </w:tr>
      <w:tr w:rsidR="00632C4F" w14:paraId="719603FA" w14:textId="77777777">
        <w:trPr>
          <w:trHeight w:val="401"/>
        </w:trPr>
        <w:tc>
          <w:tcPr>
            <w:tcW w:w="2047" w:type="dxa"/>
            <w:shd w:val="clear" w:color="auto" w:fill="FFFFFF"/>
          </w:tcPr>
          <w:p w14:paraId="250AE7A2"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Causa-raiz</w:t>
            </w:r>
          </w:p>
        </w:tc>
        <w:tc>
          <w:tcPr>
            <w:tcW w:w="6447" w:type="dxa"/>
            <w:shd w:val="clear" w:color="auto" w:fill="FFFFFF"/>
          </w:tcPr>
          <w:p w14:paraId="2E64F19E" w14:textId="0E9D6435" w:rsidR="00632C4F" w:rsidRDefault="00692A53">
            <w:pPr>
              <w:spacing w:before="80" w:line="360" w:lineRule="auto"/>
              <w:rPr>
                <w:rFonts w:ascii="Arial" w:eastAsia="Arial" w:hAnsi="Arial" w:cs="Arial"/>
                <w:iCs/>
                <w:sz w:val="20"/>
                <w:szCs w:val="20"/>
              </w:rPr>
            </w:pPr>
            <w:r>
              <w:rPr>
                <w:rFonts w:ascii="Arial" w:eastAsia="Arial" w:hAnsi="Arial" w:cs="Arial"/>
                <w:iCs/>
                <w:sz w:val="20"/>
                <w:szCs w:val="20"/>
              </w:rPr>
              <w:t xml:space="preserve">A empresa não possui um controle rígido acerca do pagamento dos clientes. Então, certas vezes há dúvidas se certo cliente pagou ou não, então faz-se a cobrança dele.  </w:t>
            </w:r>
          </w:p>
        </w:tc>
      </w:tr>
      <w:tr w:rsidR="00632C4F" w14:paraId="0C852CAA" w14:textId="77777777">
        <w:trPr>
          <w:trHeight w:val="402"/>
        </w:trPr>
        <w:tc>
          <w:tcPr>
            <w:tcW w:w="2047" w:type="dxa"/>
            <w:shd w:val="clear" w:color="auto" w:fill="FFFFFF"/>
          </w:tcPr>
          <w:p w14:paraId="232375E6"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Efeitos</w:t>
            </w:r>
          </w:p>
        </w:tc>
        <w:tc>
          <w:tcPr>
            <w:tcW w:w="6447" w:type="dxa"/>
            <w:shd w:val="clear" w:color="auto" w:fill="FFFFFF"/>
          </w:tcPr>
          <w:p w14:paraId="226EB792" w14:textId="471A0C70" w:rsidR="00632C4F" w:rsidRDefault="00692A53" w:rsidP="00927002">
            <w:pPr>
              <w:keepNext/>
              <w:spacing w:before="80" w:line="360" w:lineRule="auto"/>
              <w:rPr>
                <w:rFonts w:ascii="Arial" w:eastAsia="Arial" w:hAnsi="Arial" w:cs="Arial"/>
                <w:iCs/>
                <w:sz w:val="20"/>
                <w:szCs w:val="20"/>
              </w:rPr>
            </w:pPr>
            <w:r>
              <w:rPr>
                <w:rFonts w:ascii="Arial" w:eastAsia="Arial" w:hAnsi="Arial" w:cs="Arial"/>
                <w:iCs/>
                <w:sz w:val="20"/>
                <w:szCs w:val="20"/>
              </w:rPr>
              <w:t>Caso o cliente já tenha feito o pagamento, ele fica insatisfeito com uma cobrança indevida, tendo que explicar e mostrar que já efetuou o pagamento necessário.</w:t>
            </w:r>
          </w:p>
        </w:tc>
      </w:tr>
    </w:tbl>
    <w:p w14:paraId="6C0F3A51" w14:textId="2B2D9ACC" w:rsidR="00632C4F" w:rsidRPr="00927002" w:rsidRDefault="00927002" w:rsidP="00927002">
      <w:pPr>
        <w:pStyle w:val="Legenda"/>
        <w:rPr>
          <w:rFonts w:ascii="Arial" w:hAnsi="Arial" w:cs="Arial"/>
          <w:color w:val="auto"/>
          <w:sz w:val="20"/>
        </w:rPr>
      </w:pPr>
      <w:bookmarkStart w:id="231" w:name="_Toc515021192"/>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7</w:t>
      </w:r>
      <w:r w:rsidR="00417029">
        <w:rPr>
          <w:rFonts w:ascii="Arial" w:hAnsi="Arial" w:cs="Arial"/>
          <w:color w:val="auto"/>
          <w:sz w:val="20"/>
        </w:rPr>
        <w:fldChar w:fldCharType="end"/>
      </w:r>
      <w:r w:rsidRPr="00927002">
        <w:rPr>
          <w:rFonts w:ascii="Arial" w:hAnsi="Arial" w:cs="Arial"/>
          <w:color w:val="auto"/>
          <w:sz w:val="20"/>
        </w:rPr>
        <w:t>-Cobrança indevida dos clientes</w:t>
      </w:r>
      <w:bookmarkEnd w:id="231"/>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rsidRPr="00927002" w14:paraId="072117BF" w14:textId="77777777">
        <w:trPr>
          <w:trHeight w:val="327"/>
        </w:trPr>
        <w:tc>
          <w:tcPr>
            <w:tcW w:w="2047" w:type="dxa"/>
            <w:shd w:val="clear" w:color="auto" w:fill="E7E6E6"/>
          </w:tcPr>
          <w:p w14:paraId="1F3D16FC" w14:textId="77777777" w:rsidR="00632C4F" w:rsidRPr="00927002" w:rsidRDefault="00692A53" w:rsidP="00927002">
            <w:pPr>
              <w:pStyle w:val="Legenda"/>
              <w:rPr>
                <w:rFonts w:ascii="Arial" w:hAnsi="Arial" w:cs="Arial"/>
                <w:color w:val="auto"/>
                <w:sz w:val="20"/>
              </w:rPr>
            </w:pPr>
            <w:r w:rsidRPr="00927002">
              <w:rPr>
                <w:rFonts w:ascii="Arial" w:hAnsi="Arial" w:cs="Arial"/>
                <w:color w:val="auto"/>
                <w:sz w:val="20"/>
              </w:rPr>
              <w:t>Elemento</w:t>
            </w:r>
          </w:p>
        </w:tc>
        <w:tc>
          <w:tcPr>
            <w:tcW w:w="6447" w:type="dxa"/>
            <w:shd w:val="clear" w:color="auto" w:fill="E7E6E6"/>
          </w:tcPr>
          <w:p w14:paraId="05A78835" w14:textId="77777777" w:rsidR="00632C4F" w:rsidRPr="00927002" w:rsidRDefault="00692A53" w:rsidP="00927002">
            <w:pPr>
              <w:pStyle w:val="Legenda"/>
              <w:rPr>
                <w:rFonts w:ascii="Arial" w:hAnsi="Arial" w:cs="Arial"/>
                <w:color w:val="auto"/>
                <w:sz w:val="20"/>
              </w:rPr>
            </w:pPr>
            <w:r w:rsidRPr="00927002">
              <w:rPr>
                <w:rFonts w:ascii="Arial" w:hAnsi="Arial" w:cs="Arial"/>
                <w:color w:val="auto"/>
                <w:sz w:val="20"/>
              </w:rPr>
              <w:t>Descrição</w:t>
            </w:r>
          </w:p>
        </w:tc>
      </w:tr>
      <w:tr w:rsidR="00632C4F" w14:paraId="72B7A10E" w14:textId="77777777">
        <w:trPr>
          <w:trHeight w:val="411"/>
        </w:trPr>
        <w:tc>
          <w:tcPr>
            <w:tcW w:w="2047" w:type="dxa"/>
            <w:shd w:val="clear" w:color="auto" w:fill="FFFFFF"/>
          </w:tcPr>
          <w:p w14:paraId="1B98C099"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 xml:space="preserve">Problema </w:t>
            </w:r>
          </w:p>
        </w:tc>
        <w:tc>
          <w:tcPr>
            <w:tcW w:w="6447" w:type="dxa"/>
            <w:shd w:val="clear" w:color="auto" w:fill="FFFFFF"/>
          </w:tcPr>
          <w:p w14:paraId="4E2168A0" w14:textId="4D5BED98" w:rsidR="00632C4F" w:rsidRDefault="00692A53">
            <w:pPr>
              <w:spacing w:line="360" w:lineRule="auto"/>
              <w:rPr>
                <w:rFonts w:ascii="Arial" w:eastAsia="Arial" w:hAnsi="Arial" w:cs="Arial"/>
                <w:iCs/>
                <w:sz w:val="20"/>
                <w:szCs w:val="20"/>
              </w:rPr>
            </w:pPr>
            <w:r>
              <w:rPr>
                <w:rFonts w:ascii="Arial" w:eastAsia="Arial" w:hAnsi="Arial" w:cs="Arial"/>
                <w:iCs/>
                <w:sz w:val="20"/>
                <w:szCs w:val="20"/>
              </w:rPr>
              <w:t>Demora na disponibilização dos resultados dos simulados.</w:t>
            </w:r>
          </w:p>
        </w:tc>
      </w:tr>
      <w:tr w:rsidR="00632C4F" w14:paraId="067C4CF5" w14:textId="77777777">
        <w:trPr>
          <w:trHeight w:val="401"/>
        </w:trPr>
        <w:tc>
          <w:tcPr>
            <w:tcW w:w="2047" w:type="dxa"/>
            <w:shd w:val="clear" w:color="auto" w:fill="FFFFFF"/>
          </w:tcPr>
          <w:p w14:paraId="09AA9B9D"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Causa-raiz</w:t>
            </w:r>
          </w:p>
        </w:tc>
        <w:tc>
          <w:tcPr>
            <w:tcW w:w="6447" w:type="dxa"/>
            <w:shd w:val="clear" w:color="auto" w:fill="FFFFFF"/>
          </w:tcPr>
          <w:p w14:paraId="71207D85" w14:textId="6BB8DE69" w:rsidR="00632C4F" w:rsidRDefault="00692A53">
            <w:pPr>
              <w:spacing w:before="80" w:line="360" w:lineRule="auto"/>
              <w:rPr>
                <w:rFonts w:ascii="Arial" w:eastAsia="Arial" w:hAnsi="Arial" w:cs="Arial"/>
                <w:iCs/>
                <w:sz w:val="20"/>
                <w:szCs w:val="20"/>
              </w:rPr>
            </w:pPr>
            <w:r>
              <w:rPr>
                <w:rFonts w:ascii="Arial" w:eastAsia="Arial" w:hAnsi="Arial" w:cs="Arial"/>
                <w:iCs/>
                <w:sz w:val="20"/>
                <w:szCs w:val="20"/>
              </w:rPr>
              <w:t>O cliente necessita ligar até a empresa para receber as respostas dos simulados realizados por ele.</w:t>
            </w:r>
          </w:p>
        </w:tc>
      </w:tr>
      <w:tr w:rsidR="00632C4F" w14:paraId="051E8065" w14:textId="77777777">
        <w:trPr>
          <w:trHeight w:val="402"/>
        </w:trPr>
        <w:tc>
          <w:tcPr>
            <w:tcW w:w="2047" w:type="dxa"/>
            <w:shd w:val="clear" w:color="auto" w:fill="FFFFFF"/>
          </w:tcPr>
          <w:p w14:paraId="69A10D5F"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Efeitos</w:t>
            </w:r>
          </w:p>
        </w:tc>
        <w:tc>
          <w:tcPr>
            <w:tcW w:w="6447" w:type="dxa"/>
            <w:shd w:val="clear" w:color="auto" w:fill="FFFFFF"/>
          </w:tcPr>
          <w:p w14:paraId="628AE275" w14:textId="2E394A85" w:rsidR="00632C4F" w:rsidRDefault="00692A53" w:rsidP="00927002">
            <w:pPr>
              <w:keepNext/>
              <w:spacing w:before="80" w:line="360" w:lineRule="auto"/>
              <w:rPr>
                <w:rFonts w:ascii="Arial" w:eastAsia="Arial" w:hAnsi="Arial" w:cs="Arial"/>
                <w:iCs/>
                <w:sz w:val="20"/>
                <w:szCs w:val="20"/>
              </w:rPr>
            </w:pPr>
            <w:r>
              <w:rPr>
                <w:rFonts w:ascii="Arial" w:eastAsia="Arial" w:hAnsi="Arial" w:cs="Arial"/>
                <w:iCs/>
                <w:sz w:val="20"/>
                <w:szCs w:val="20"/>
              </w:rPr>
              <w:t>O cliente fica insatisfeito, porquanto deseja rapidamente saber quais são os pontos que deve melhorar até o exame teórico.</w:t>
            </w:r>
          </w:p>
        </w:tc>
      </w:tr>
    </w:tbl>
    <w:p w14:paraId="7E3046A7" w14:textId="6A5B381A" w:rsidR="00632C4F" w:rsidRDefault="00927002" w:rsidP="00927002">
      <w:pPr>
        <w:pStyle w:val="Legenda"/>
        <w:rPr>
          <w:rFonts w:ascii="Arial" w:hAnsi="Arial" w:cs="Arial"/>
          <w:color w:val="auto"/>
          <w:sz w:val="20"/>
        </w:rPr>
      </w:pPr>
      <w:bookmarkStart w:id="232" w:name="_Toc515021193"/>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8</w:t>
      </w:r>
      <w:r w:rsidR="00417029">
        <w:rPr>
          <w:rFonts w:ascii="Arial" w:hAnsi="Arial" w:cs="Arial"/>
          <w:color w:val="auto"/>
          <w:sz w:val="20"/>
        </w:rPr>
        <w:fldChar w:fldCharType="end"/>
      </w:r>
      <w:r w:rsidRPr="00927002">
        <w:rPr>
          <w:rFonts w:ascii="Arial" w:hAnsi="Arial" w:cs="Arial"/>
          <w:color w:val="auto"/>
          <w:sz w:val="20"/>
        </w:rPr>
        <w:t>-Demora na disponibilização dos resultados dos simulados</w:t>
      </w:r>
      <w:bookmarkEnd w:id="232"/>
    </w:p>
    <w:p w14:paraId="51490BA6" w14:textId="547E0DF9" w:rsidR="00400330" w:rsidRDefault="00400330" w:rsidP="000653B1"/>
    <w:p w14:paraId="02EAFB80" w14:textId="77777777" w:rsidR="00BB0B1B" w:rsidRPr="000653B1" w:rsidRDefault="00BB0B1B" w:rsidP="000653B1"/>
    <w:p w14:paraId="1D137C11" w14:textId="77777777" w:rsidR="00632C4F" w:rsidRDefault="00692A53" w:rsidP="007F6FFA">
      <w:pPr>
        <w:pStyle w:val="N2"/>
        <w:spacing w:line="360" w:lineRule="auto"/>
        <w:outlineLvl w:val="1"/>
        <w:rPr>
          <w:rFonts w:ascii="Arial" w:hAnsi="Arial" w:cs="Arial"/>
        </w:rPr>
      </w:pPr>
      <w:bookmarkStart w:id="233" w:name="_Toc525570752"/>
      <w:r>
        <w:rPr>
          <w:rFonts w:ascii="Arial" w:hAnsi="Arial" w:cs="Arial"/>
        </w:rPr>
        <w:t>PROPOSTA DE SOLUÇÃO</w:t>
      </w:r>
      <w:bookmarkEnd w:id="233"/>
    </w:p>
    <w:p w14:paraId="0F8B5459" w14:textId="77777777" w:rsidR="00632C4F" w:rsidRDefault="00692A53" w:rsidP="007F6FFA">
      <w:pPr>
        <w:pStyle w:val="N3"/>
        <w:spacing w:line="360" w:lineRule="auto"/>
        <w:outlineLvl w:val="2"/>
        <w:rPr>
          <w:rFonts w:ascii="Arial" w:hAnsi="Arial" w:cs="Arial"/>
        </w:rPr>
      </w:pPr>
      <w:bookmarkStart w:id="234" w:name="_Toc525570753"/>
      <w:r>
        <w:rPr>
          <w:rFonts w:ascii="Arial" w:hAnsi="Arial" w:cs="Arial"/>
        </w:rPr>
        <w:t>Descrição dos processos propostos</w:t>
      </w:r>
      <w:bookmarkEnd w:id="234"/>
    </w:p>
    <w:p w14:paraId="6F2F8856" w14:textId="4942C11C" w:rsidR="00632C4F" w:rsidRDefault="00692A53">
      <w:pPr>
        <w:pStyle w:val="N3"/>
        <w:numPr>
          <w:ilvl w:val="0"/>
          <w:numId w:val="0"/>
        </w:numPr>
        <w:spacing w:line="360" w:lineRule="auto"/>
        <w:ind w:firstLine="709"/>
        <w:rPr>
          <w:rFonts w:ascii="Arial" w:hAnsi="Arial" w:cs="Arial"/>
          <w:b w:val="0"/>
        </w:rPr>
      </w:pPr>
      <w:r>
        <w:rPr>
          <w:rFonts w:ascii="Arial" w:hAnsi="Arial" w:cs="Arial"/>
          <w:b w:val="0"/>
        </w:rPr>
        <w:t xml:space="preserve">Para a solução, propõe-se um sistema web que auxilie a empresa em sua organização e otimize a comunicação com o cliente, de modo que a troca de informações seja rápida e segura. Portanto, esse sistema deve funcionar na forma de um site, com ferramentas de </w:t>
      </w:r>
      <w:proofErr w:type="spellStart"/>
      <w:r w:rsidRPr="007F6FFA">
        <w:rPr>
          <w:rFonts w:ascii="Arial" w:hAnsi="Arial" w:cs="Arial"/>
          <w:b w:val="0"/>
          <w:i/>
        </w:rPr>
        <w:t>back-end</w:t>
      </w:r>
      <w:proofErr w:type="spellEnd"/>
      <w:r>
        <w:rPr>
          <w:rFonts w:ascii="Arial" w:hAnsi="Arial" w:cs="Arial"/>
          <w:b w:val="0"/>
        </w:rPr>
        <w:t xml:space="preserve"> e banco de dados auxiliares, de forma a ficar ao alcance do maior número de clientes possíveis, proporcionando rapidez na troca de informações.</w:t>
      </w:r>
    </w:p>
    <w:p w14:paraId="0D8E3951" w14:textId="3DBDF484" w:rsidR="00632C4F" w:rsidRDefault="00692A53">
      <w:pPr>
        <w:pStyle w:val="N3"/>
        <w:numPr>
          <w:ilvl w:val="0"/>
          <w:numId w:val="0"/>
        </w:numPr>
        <w:spacing w:line="360" w:lineRule="auto"/>
        <w:ind w:firstLine="709"/>
        <w:rPr>
          <w:rFonts w:ascii="Arial" w:hAnsi="Arial" w:cs="Arial"/>
          <w:b w:val="0"/>
        </w:rPr>
      </w:pPr>
      <w:r>
        <w:rPr>
          <w:rFonts w:ascii="Arial" w:hAnsi="Arial" w:cs="Arial"/>
          <w:b w:val="0"/>
        </w:rPr>
        <w:t xml:space="preserve">No processo </w:t>
      </w:r>
      <w:r w:rsidR="006F652C">
        <w:rPr>
          <w:rFonts w:ascii="Arial" w:hAnsi="Arial" w:cs="Arial"/>
          <w:b w:val="0"/>
        </w:rPr>
        <w:t xml:space="preserve">para </w:t>
      </w:r>
      <w:r>
        <w:rPr>
          <w:rFonts w:ascii="Arial" w:hAnsi="Arial" w:cs="Arial"/>
          <w:b w:val="0"/>
        </w:rPr>
        <w:t xml:space="preserve">tirar habilitação, o cliente poderá se inscrever diretamente no site, preenchendo seus dados diretamente na web, inserindo imagens caso necessário e escolhendo as datas desejadas para a aulas práticas, teóricas e provas. Nesse momento, ele escolherá entre as categorias oferecidas e enviará a requisição à empresa através da internet. Ao receber a requisição, a empresa alocará o cliente para as aulas práticas e teóricas de acordo com a opção escolhida por ele no momento da requisição. Nesse momento, o cliente deverá realizar o pagamento, o qual poderá ser efetuado em dinheiro, cheque ou online através dos meios a serem disponibilizados no site da empresa, como o </w:t>
      </w:r>
      <w:proofErr w:type="spellStart"/>
      <w:r>
        <w:rPr>
          <w:rFonts w:ascii="Arial" w:hAnsi="Arial" w:cs="Arial"/>
          <w:b w:val="0"/>
        </w:rPr>
        <w:t>PagSeguro</w:t>
      </w:r>
      <w:proofErr w:type="spellEnd"/>
      <w:sdt>
        <w:sdtPr>
          <w:rPr>
            <w:rFonts w:ascii="Arial" w:hAnsi="Arial" w:cs="Arial"/>
            <w:b w:val="0"/>
          </w:rPr>
          <w:id w:val="1258719375"/>
          <w:citation/>
        </w:sdtPr>
        <w:sdtContent>
          <w:r w:rsidR="00BF1CEA" w:rsidRPr="00860744">
            <w:rPr>
              <w:rFonts w:ascii="Arial" w:hAnsi="Arial" w:cs="Arial"/>
              <w:b w:val="0"/>
            </w:rPr>
            <w:fldChar w:fldCharType="begin"/>
          </w:r>
          <w:r w:rsidR="00367C1B" w:rsidRPr="00860744">
            <w:rPr>
              <w:rFonts w:ascii="Arial" w:hAnsi="Arial" w:cs="Arial"/>
              <w:b w:val="0"/>
            </w:rPr>
            <w:instrText xml:space="preserve">CITATION UOL18 \l 1046 </w:instrText>
          </w:r>
          <w:r w:rsidR="00BF1CEA" w:rsidRPr="00860744">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(UOL, 1996)</w:t>
          </w:r>
          <w:r w:rsidR="00BF1CEA" w:rsidRPr="00860744">
            <w:rPr>
              <w:rFonts w:ascii="Arial" w:hAnsi="Arial" w:cs="Arial"/>
              <w:b w:val="0"/>
            </w:rPr>
            <w:fldChar w:fldCharType="end"/>
          </w:r>
        </w:sdtContent>
      </w:sdt>
      <w:r>
        <w:rPr>
          <w:rFonts w:ascii="Arial" w:hAnsi="Arial" w:cs="Arial"/>
          <w:b w:val="0"/>
        </w:rPr>
        <w:t xml:space="preserve">. </w:t>
      </w:r>
    </w:p>
    <w:p w14:paraId="24398576" w14:textId="1004A006" w:rsidR="00632C4F" w:rsidRDefault="00692A53">
      <w:pPr>
        <w:pStyle w:val="N3"/>
        <w:numPr>
          <w:ilvl w:val="0"/>
          <w:numId w:val="0"/>
        </w:numPr>
        <w:spacing w:line="360" w:lineRule="auto"/>
        <w:ind w:firstLine="709"/>
        <w:rPr>
          <w:rFonts w:ascii="Arial" w:hAnsi="Arial" w:cs="Arial"/>
          <w:b w:val="0"/>
        </w:rPr>
      </w:pPr>
      <w:r>
        <w:rPr>
          <w:rFonts w:ascii="Arial" w:hAnsi="Arial" w:cs="Arial"/>
          <w:b w:val="0"/>
        </w:rPr>
        <w:t>No próximo passo, o cliente recebe uma notificação por e</w:t>
      </w:r>
      <w:r w:rsidR="00B31F7D">
        <w:rPr>
          <w:rFonts w:ascii="Arial" w:hAnsi="Arial" w:cs="Arial"/>
          <w:b w:val="0"/>
        </w:rPr>
        <w:t>-</w:t>
      </w:r>
      <w:r>
        <w:rPr>
          <w:rFonts w:ascii="Arial" w:hAnsi="Arial" w:cs="Arial"/>
          <w:b w:val="0"/>
        </w:rPr>
        <w:t xml:space="preserve">mail acerca do local, dos dias e os horários das aulas práticas e teóricas. </w:t>
      </w:r>
      <w:r w:rsidR="00A04504">
        <w:rPr>
          <w:rFonts w:ascii="Arial" w:hAnsi="Arial" w:cs="Arial"/>
          <w:b w:val="0"/>
        </w:rPr>
        <w:t>Posteriormente</w:t>
      </w:r>
      <w:r>
        <w:rPr>
          <w:rFonts w:ascii="Arial" w:hAnsi="Arial" w:cs="Arial"/>
          <w:b w:val="0"/>
        </w:rPr>
        <w:t>, ele realizará as aulas nas datas e horários especificados, devendo ser remarcados em caso de falta do aluno. Com a realização das aulas, a empresa marcará na Marinha a prova do cliente de acordo com as opções escolhidas pelo cliente, enviando uma notificação para o aluno através do e</w:t>
      </w:r>
      <w:r w:rsidR="00B31F7D">
        <w:rPr>
          <w:rFonts w:ascii="Arial" w:hAnsi="Arial" w:cs="Arial"/>
          <w:b w:val="0"/>
        </w:rPr>
        <w:t>-</w:t>
      </w:r>
      <w:r>
        <w:rPr>
          <w:rFonts w:ascii="Arial" w:hAnsi="Arial" w:cs="Arial"/>
          <w:b w:val="0"/>
        </w:rPr>
        <w:t>mail comunicando a confirmação da prova para ele. O cliente realizará a prova na data marcada, devendo ser remarcada uma nova prova em caso de falta no exame teórico, e a empresa divulgará os resultados dos exames no site, notificando o cliente quando sua habilitação estiver pronta, a fim de que ele possa buscá-la na empresa. Deve-se ressaltar que caso queria, o cliente poderá realizar simulados para a prova teórica gratuitamente no site, recebendo os resultados em tempo real.</w:t>
      </w:r>
    </w:p>
    <w:p w14:paraId="4DC1B9B6" w14:textId="35511F7E" w:rsidR="00632C4F" w:rsidRDefault="00692A53">
      <w:pPr>
        <w:pStyle w:val="N3"/>
        <w:numPr>
          <w:ilvl w:val="0"/>
          <w:numId w:val="0"/>
        </w:numPr>
        <w:spacing w:line="360" w:lineRule="auto"/>
        <w:ind w:firstLine="709"/>
        <w:rPr>
          <w:rFonts w:ascii="Arial" w:hAnsi="Arial" w:cs="Arial"/>
          <w:b w:val="0"/>
        </w:rPr>
      </w:pPr>
      <w:r>
        <w:rPr>
          <w:rFonts w:ascii="Arial" w:hAnsi="Arial" w:cs="Arial"/>
          <w:b w:val="0"/>
        </w:rPr>
        <w:t xml:space="preserve">Para a venda de </w:t>
      </w:r>
      <w:r w:rsidR="0081554D">
        <w:rPr>
          <w:rFonts w:ascii="Arial" w:hAnsi="Arial" w:cs="Arial"/>
          <w:b w:val="0"/>
        </w:rPr>
        <w:t>apostilas</w:t>
      </w:r>
      <w:r>
        <w:rPr>
          <w:rFonts w:ascii="Arial" w:hAnsi="Arial" w:cs="Arial"/>
          <w:b w:val="0"/>
        </w:rPr>
        <w:t xml:space="preserve">, a empresa disponibilizará uma página no site contendo </w:t>
      </w:r>
      <w:r w:rsidR="009633D8">
        <w:rPr>
          <w:rFonts w:ascii="Arial" w:hAnsi="Arial" w:cs="Arial"/>
          <w:b w:val="0"/>
        </w:rPr>
        <w:t>as apostilas</w:t>
      </w:r>
      <w:r>
        <w:rPr>
          <w:rFonts w:ascii="Arial" w:hAnsi="Arial" w:cs="Arial"/>
          <w:b w:val="0"/>
        </w:rPr>
        <w:t xml:space="preserve"> vendid</w:t>
      </w:r>
      <w:r w:rsidR="009633D8">
        <w:rPr>
          <w:rFonts w:ascii="Arial" w:hAnsi="Arial" w:cs="Arial"/>
          <w:b w:val="0"/>
        </w:rPr>
        <w:t>a</w:t>
      </w:r>
      <w:r>
        <w:rPr>
          <w:rFonts w:ascii="Arial" w:hAnsi="Arial" w:cs="Arial"/>
          <w:b w:val="0"/>
        </w:rPr>
        <w:t xml:space="preserve">s pela empresa. Nessa página, o cliente poderá escolher os produtos que deseja comprar e a quantidade, inserindo dados de contato </w:t>
      </w:r>
      <w:r>
        <w:rPr>
          <w:rFonts w:ascii="Arial" w:hAnsi="Arial" w:cs="Arial"/>
          <w:b w:val="0"/>
        </w:rPr>
        <w:lastRenderedPageBreak/>
        <w:t>e endereço, realizando o pagamento posteriormente a partir de uma das formas disponíveis no site da empresa. Com a confirmação do pagamento, a empresa notificará o cliente acerca do envio do produto e enviará o produto para o endereço do cliente.</w:t>
      </w:r>
    </w:p>
    <w:p w14:paraId="1BFE5DA7" w14:textId="22F778C0" w:rsidR="00632C4F" w:rsidRDefault="00692A53">
      <w:pPr>
        <w:pStyle w:val="N3"/>
        <w:numPr>
          <w:ilvl w:val="0"/>
          <w:numId w:val="0"/>
        </w:numPr>
        <w:spacing w:line="360" w:lineRule="auto"/>
        <w:ind w:firstLine="709"/>
        <w:rPr>
          <w:rFonts w:ascii="Arial" w:hAnsi="Arial" w:cs="Arial"/>
          <w:b w:val="0"/>
        </w:rPr>
      </w:pPr>
      <w:r>
        <w:rPr>
          <w:rFonts w:ascii="Arial" w:hAnsi="Arial" w:cs="Arial"/>
          <w:b w:val="0"/>
        </w:rPr>
        <w:t>Para obter um serviço de regularização de embarcação, em uma aba específica do site da empresa, o cliente preencherá os formulários necessários, enviando posteriormente a requisição diretamente à empresa através da internet. Após isso, ele realizará o pagamento em dinheiro, cheque ou através do site da empresa, que conterá integração com ferramentas de pagamento online. Com a confirmação do pagamento desse pedido, a empresa vai até a Marinha e apresenta os formulários, realizando um pedido de regularização para o documento especificado pelo cliente. Caso o pedido realizado pelo cliente necessite de uma cópia original de alguma documentação, a empresa o notificará através do e</w:t>
      </w:r>
      <w:r w:rsidR="002B5A2D">
        <w:rPr>
          <w:rFonts w:ascii="Arial" w:hAnsi="Arial" w:cs="Arial"/>
          <w:b w:val="0"/>
        </w:rPr>
        <w:t>-</w:t>
      </w:r>
      <w:r>
        <w:rPr>
          <w:rFonts w:ascii="Arial" w:hAnsi="Arial" w:cs="Arial"/>
          <w:b w:val="0"/>
        </w:rPr>
        <w:t>mail e ele deverá se deslocar até a empresa para entreg</w:t>
      </w:r>
      <w:r w:rsidR="006B46D4">
        <w:rPr>
          <w:rFonts w:ascii="Arial" w:hAnsi="Arial" w:cs="Arial"/>
          <w:b w:val="0"/>
        </w:rPr>
        <w:t>á</w:t>
      </w:r>
      <w:r>
        <w:rPr>
          <w:rFonts w:ascii="Arial" w:hAnsi="Arial" w:cs="Arial"/>
          <w:b w:val="0"/>
        </w:rPr>
        <w:t>-los, a fim de que a empresa possa levá-los até a Marinha para dar continuidade ao processo. Após entregar a documentação total, caso necessite, a empresa se encarregará de ir na Marinha pegar os documentos resultantes do processo de regularização notificando quando isso ocorrer, para que ele possa buscá-los. Por fim, o cliente poderá ir até a empresa, para ter em mãos os documentos regularizados pela Marinha do Brasil.</w:t>
      </w:r>
    </w:p>
    <w:p w14:paraId="085B7DAD" w14:textId="7A258959" w:rsidR="00632C4F" w:rsidRDefault="00632C4F">
      <w:pPr>
        <w:pStyle w:val="N3"/>
        <w:numPr>
          <w:ilvl w:val="0"/>
          <w:numId w:val="0"/>
        </w:numPr>
        <w:spacing w:line="360" w:lineRule="auto"/>
        <w:ind w:firstLine="709"/>
        <w:rPr>
          <w:rFonts w:ascii="Arial" w:hAnsi="Arial" w:cs="Arial"/>
          <w:b w:val="0"/>
        </w:rPr>
      </w:pPr>
    </w:p>
    <w:p w14:paraId="0D1324D4" w14:textId="2A381050" w:rsidR="00EA0E73" w:rsidRDefault="00EA0E73">
      <w:pPr>
        <w:pStyle w:val="N3"/>
        <w:numPr>
          <w:ilvl w:val="0"/>
          <w:numId w:val="0"/>
        </w:numPr>
        <w:spacing w:line="360" w:lineRule="auto"/>
        <w:ind w:firstLine="709"/>
        <w:rPr>
          <w:rFonts w:ascii="Arial" w:hAnsi="Arial" w:cs="Arial"/>
          <w:b w:val="0"/>
        </w:rPr>
      </w:pPr>
    </w:p>
    <w:p w14:paraId="43D68A81" w14:textId="188C4E9B" w:rsidR="00EA0E73" w:rsidRDefault="00EA0E73">
      <w:pPr>
        <w:pStyle w:val="N3"/>
        <w:numPr>
          <w:ilvl w:val="0"/>
          <w:numId w:val="0"/>
        </w:numPr>
        <w:spacing w:line="360" w:lineRule="auto"/>
        <w:ind w:firstLine="709"/>
        <w:rPr>
          <w:rFonts w:ascii="Arial" w:hAnsi="Arial" w:cs="Arial"/>
          <w:b w:val="0"/>
        </w:rPr>
      </w:pPr>
    </w:p>
    <w:p w14:paraId="59B05EAF" w14:textId="5E2D3943" w:rsidR="00EA0E73" w:rsidRDefault="00EA0E73">
      <w:pPr>
        <w:pStyle w:val="N3"/>
        <w:numPr>
          <w:ilvl w:val="0"/>
          <w:numId w:val="0"/>
        </w:numPr>
        <w:spacing w:line="360" w:lineRule="auto"/>
        <w:ind w:firstLine="709"/>
        <w:rPr>
          <w:rFonts w:ascii="Arial" w:hAnsi="Arial" w:cs="Arial"/>
          <w:b w:val="0"/>
        </w:rPr>
      </w:pPr>
    </w:p>
    <w:p w14:paraId="3E9BBA3C" w14:textId="191E03DC" w:rsidR="00BB0B1B" w:rsidRDefault="00BB0B1B">
      <w:pPr>
        <w:pStyle w:val="N3"/>
        <w:numPr>
          <w:ilvl w:val="0"/>
          <w:numId w:val="0"/>
        </w:numPr>
        <w:spacing w:line="360" w:lineRule="auto"/>
        <w:ind w:firstLine="709"/>
        <w:rPr>
          <w:rFonts w:ascii="Arial" w:hAnsi="Arial" w:cs="Arial"/>
          <w:b w:val="0"/>
        </w:rPr>
      </w:pPr>
    </w:p>
    <w:p w14:paraId="2F86DBBA" w14:textId="63A82903" w:rsidR="009B5612" w:rsidRDefault="009B5612">
      <w:pPr>
        <w:pStyle w:val="N3"/>
        <w:numPr>
          <w:ilvl w:val="0"/>
          <w:numId w:val="0"/>
        </w:numPr>
        <w:spacing w:line="360" w:lineRule="auto"/>
        <w:ind w:firstLine="709"/>
        <w:rPr>
          <w:rFonts w:ascii="Arial" w:hAnsi="Arial" w:cs="Arial"/>
          <w:b w:val="0"/>
        </w:rPr>
      </w:pPr>
    </w:p>
    <w:p w14:paraId="453A4C01" w14:textId="77777777" w:rsidR="009B5612" w:rsidRDefault="009B5612">
      <w:pPr>
        <w:pStyle w:val="N3"/>
        <w:numPr>
          <w:ilvl w:val="0"/>
          <w:numId w:val="0"/>
        </w:numPr>
        <w:spacing w:line="360" w:lineRule="auto"/>
        <w:ind w:firstLine="709"/>
        <w:rPr>
          <w:rFonts w:ascii="Arial" w:hAnsi="Arial" w:cs="Arial"/>
          <w:b w:val="0"/>
        </w:rPr>
      </w:pPr>
    </w:p>
    <w:p w14:paraId="39DE88F2" w14:textId="29386BFB" w:rsidR="00BB0B1B" w:rsidRDefault="00BB0B1B">
      <w:pPr>
        <w:pStyle w:val="N3"/>
        <w:numPr>
          <w:ilvl w:val="0"/>
          <w:numId w:val="0"/>
        </w:numPr>
        <w:spacing w:line="360" w:lineRule="auto"/>
        <w:ind w:firstLine="709"/>
        <w:rPr>
          <w:rFonts w:ascii="Arial" w:hAnsi="Arial" w:cs="Arial"/>
          <w:b w:val="0"/>
        </w:rPr>
      </w:pPr>
    </w:p>
    <w:p w14:paraId="74933B45" w14:textId="4F55C405" w:rsidR="00BB0B1B" w:rsidRDefault="00BB0B1B">
      <w:pPr>
        <w:pStyle w:val="N3"/>
        <w:numPr>
          <w:ilvl w:val="0"/>
          <w:numId w:val="0"/>
        </w:numPr>
        <w:spacing w:line="360" w:lineRule="auto"/>
        <w:ind w:firstLine="709"/>
        <w:rPr>
          <w:rFonts w:ascii="Arial" w:hAnsi="Arial" w:cs="Arial"/>
          <w:b w:val="0"/>
        </w:rPr>
      </w:pPr>
    </w:p>
    <w:p w14:paraId="284DDAB2" w14:textId="4DCBA133" w:rsidR="00BB0B1B" w:rsidRDefault="00BB0B1B">
      <w:pPr>
        <w:pStyle w:val="N3"/>
        <w:numPr>
          <w:ilvl w:val="0"/>
          <w:numId w:val="0"/>
        </w:numPr>
        <w:spacing w:line="360" w:lineRule="auto"/>
        <w:ind w:firstLine="709"/>
        <w:rPr>
          <w:rFonts w:ascii="Arial" w:hAnsi="Arial" w:cs="Arial"/>
          <w:b w:val="0"/>
        </w:rPr>
      </w:pPr>
    </w:p>
    <w:p w14:paraId="17F406C2" w14:textId="07B4032B" w:rsidR="00BB0B1B" w:rsidRDefault="00BB0B1B">
      <w:pPr>
        <w:pStyle w:val="N3"/>
        <w:numPr>
          <w:ilvl w:val="0"/>
          <w:numId w:val="0"/>
        </w:numPr>
        <w:spacing w:line="360" w:lineRule="auto"/>
        <w:ind w:firstLine="709"/>
        <w:rPr>
          <w:rFonts w:ascii="Arial" w:hAnsi="Arial" w:cs="Arial"/>
          <w:b w:val="0"/>
        </w:rPr>
      </w:pPr>
    </w:p>
    <w:p w14:paraId="46928596" w14:textId="50C7E696" w:rsidR="00EA0E73" w:rsidRDefault="00EA0E73">
      <w:pPr>
        <w:pStyle w:val="N3"/>
        <w:numPr>
          <w:ilvl w:val="0"/>
          <w:numId w:val="0"/>
        </w:numPr>
        <w:spacing w:line="360" w:lineRule="auto"/>
        <w:ind w:firstLine="709"/>
        <w:rPr>
          <w:rFonts w:ascii="Arial" w:hAnsi="Arial" w:cs="Arial"/>
          <w:b w:val="0"/>
        </w:rPr>
      </w:pPr>
    </w:p>
    <w:p w14:paraId="1FE5E3E8" w14:textId="77777777" w:rsidR="00BB0B1B" w:rsidRDefault="00BB0B1B">
      <w:pPr>
        <w:pStyle w:val="N3"/>
        <w:numPr>
          <w:ilvl w:val="0"/>
          <w:numId w:val="0"/>
        </w:numPr>
        <w:spacing w:line="360" w:lineRule="auto"/>
        <w:ind w:firstLine="709"/>
        <w:rPr>
          <w:rFonts w:ascii="Arial" w:hAnsi="Arial" w:cs="Arial"/>
          <w:b w:val="0"/>
        </w:rPr>
      </w:pPr>
    </w:p>
    <w:p w14:paraId="03B135EE" w14:textId="406E8E9A" w:rsidR="00EA0E73" w:rsidRDefault="00EA0E73">
      <w:pPr>
        <w:pStyle w:val="N3"/>
        <w:numPr>
          <w:ilvl w:val="0"/>
          <w:numId w:val="0"/>
        </w:numPr>
        <w:spacing w:line="360" w:lineRule="auto"/>
        <w:ind w:firstLine="709"/>
        <w:rPr>
          <w:rFonts w:ascii="Arial" w:hAnsi="Arial" w:cs="Arial"/>
          <w:b w:val="0"/>
        </w:rPr>
      </w:pPr>
    </w:p>
    <w:p w14:paraId="29207FCF" w14:textId="77777777" w:rsidR="00EA0E73" w:rsidRDefault="00EA0E73">
      <w:pPr>
        <w:pStyle w:val="N3"/>
        <w:numPr>
          <w:ilvl w:val="0"/>
          <w:numId w:val="0"/>
        </w:numPr>
        <w:spacing w:line="360" w:lineRule="auto"/>
        <w:ind w:firstLine="709"/>
        <w:rPr>
          <w:rFonts w:ascii="Arial" w:hAnsi="Arial" w:cs="Arial"/>
          <w:b w:val="0"/>
        </w:rPr>
      </w:pPr>
    </w:p>
    <w:p w14:paraId="13923222" w14:textId="77777777" w:rsidR="00515C21" w:rsidRDefault="00515C21">
      <w:pPr>
        <w:pStyle w:val="N3"/>
        <w:numPr>
          <w:ilvl w:val="0"/>
          <w:numId w:val="0"/>
        </w:numPr>
        <w:spacing w:line="360" w:lineRule="auto"/>
        <w:ind w:firstLine="709"/>
        <w:rPr>
          <w:rFonts w:ascii="Arial" w:hAnsi="Arial" w:cs="Arial"/>
          <w:b w:val="0"/>
        </w:rPr>
        <w:sectPr w:rsidR="00515C21" w:rsidSect="00860744">
          <w:headerReference w:type="default" r:id="rId20"/>
          <w:pgSz w:w="11906" w:h="16838"/>
          <w:pgMar w:top="1701" w:right="1134" w:bottom="1134" w:left="1701" w:header="709" w:footer="709" w:gutter="0"/>
          <w:pgNumType w:start="21"/>
          <w:cols w:space="708"/>
          <w:docGrid w:linePitch="360"/>
        </w:sectPr>
      </w:pPr>
    </w:p>
    <w:p w14:paraId="02BF10C1" w14:textId="0B26D198" w:rsidR="00444272" w:rsidRDefault="00692A53" w:rsidP="00222DB5">
      <w:pPr>
        <w:pStyle w:val="N3"/>
        <w:keepNext/>
        <w:tabs>
          <w:tab w:val="left" w:pos="5820"/>
        </w:tabs>
        <w:spacing w:line="360" w:lineRule="auto"/>
        <w:outlineLvl w:val="2"/>
      </w:pPr>
      <w:bookmarkStart w:id="235" w:name="_Toc525570754"/>
      <w:r w:rsidRPr="00FB598A">
        <w:rPr>
          <w:rFonts w:ascii="Arial" w:hAnsi="Arial" w:cs="Arial"/>
        </w:rPr>
        <w:lastRenderedPageBreak/>
        <w:t>Mapeamento dos processos propostos</w:t>
      </w:r>
      <w:bookmarkEnd w:id="235"/>
      <w:r w:rsidRPr="00FB598A">
        <w:rPr>
          <w:rFonts w:ascii="Arial" w:hAnsi="Arial" w:cs="Arial"/>
        </w:rPr>
        <w:t xml:space="preserve"> </w:t>
      </w:r>
    </w:p>
    <w:p w14:paraId="0431B04C" w14:textId="77777777" w:rsidR="00FB598A" w:rsidRDefault="00444272" w:rsidP="00FB598A">
      <w:pPr>
        <w:pStyle w:val="N3"/>
        <w:keepNext/>
        <w:numPr>
          <w:ilvl w:val="0"/>
          <w:numId w:val="0"/>
        </w:numPr>
        <w:spacing w:line="360" w:lineRule="auto"/>
      </w:pPr>
      <w:r>
        <w:rPr>
          <w:rFonts w:ascii="Arial" w:hAnsi="Arial" w:cs="Arial"/>
          <w:noProof/>
          <w:lang w:eastAsia="pt-BR"/>
        </w:rPr>
        <w:drawing>
          <wp:inline distT="0" distB="0" distL="0" distR="0" wp14:anchorId="1AF2CAF6" wp14:editId="6DF65156">
            <wp:extent cx="7986926" cy="4503737"/>
            <wp:effectExtent l="7938" t="0" r="3492" b="3493"/>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o-venda.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rot="16200000">
                      <a:off x="0" y="0"/>
                      <a:ext cx="8021971" cy="4523498"/>
                    </a:xfrm>
                    <a:prstGeom prst="rect">
                      <a:avLst/>
                    </a:prstGeom>
                  </pic:spPr>
                </pic:pic>
              </a:graphicData>
            </a:graphic>
          </wp:inline>
        </w:drawing>
      </w:r>
    </w:p>
    <w:p w14:paraId="65DFDEF2" w14:textId="7816C14A" w:rsidR="003406E5" w:rsidRPr="00860744" w:rsidRDefault="00FB598A" w:rsidP="003406E5">
      <w:pPr>
        <w:pStyle w:val="Legenda"/>
        <w:jc w:val="left"/>
        <w:rPr>
          <w:rFonts w:ascii="Arial" w:hAnsi="Arial" w:cs="Arial"/>
          <w:color w:val="auto"/>
          <w:sz w:val="20"/>
        </w:rPr>
        <w:sectPr w:rsidR="003406E5" w:rsidRPr="00860744" w:rsidSect="00860744">
          <w:headerReference w:type="default" r:id="rId22"/>
          <w:pgSz w:w="11906" w:h="16838"/>
          <w:pgMar w:top="1701" w:right="1134" w:bottom="1134" w:left="1701" w:header="709" w:footer="709" w:gutter="0"/>
          <w:pgNumType w:start="25"/>
          <w:cols w:space="708"/>
          <w:docGrid w:linePitch="360"/>
        </w:sectPr>
      </w:pPr>
      <w:bookmarkStart w:id="236" w:name="_Toc525570675"/>
      <w:r w:rsidRPr="00860744">
        <w:rPr>
          <w:rFonts w:ascii="Arial" w:hAnsi="Arial" w:cs="Arial"/>
          <w:color w:val="auto"/>
          <w:sz w:val="20"/>
        </w:rPr>
        <w:t xml:space="preserve">Figura </w:t>
      </w:r>
      <w:r w:rsidRPr="00860744">
        <w:rPr>
          <w:rFonts w:ascii="Arial" w:hAnsi="Arial" w:cs="Arial"/>
          <w:color w:val="auto"/>
          <w:sz w:val="20"/>
        </w:rPr>
        <w:fldChar w:fldCharType="begin"/>
      </w:r>
      <w:r w:rsidRPr="00860744">
        <w:rPr>
          <w:rFonts w:ascii="Arial" w:hAnsi="Arial" w:cs="Arial"/>
          <w:color w:val="auto"/>
          <w:sz w:val="20"/>
        </w:rPr>
        <w:instrText xml:space="preserve"> SEQ Figura \* ARABIC </w:instrText>
      </w:r>
      <w:r w:rsidRPr="00860744">
        <w:rPr>
          <w:rFonts w:ascii="Arial" w:hAnsi="Arial" w:cs="Arial"/>
          <w:color w:val="auto"/>
          <w:sz w:val="20"/>
        </w:rPr>
        <w:fldChar w:fldCharType="separate"/>
      </w:r>
      <w:r w:rsidR="00932E8F">
        <w:rPr>
          <w:rFonts w:ascii="Arial" w:hAnsi="Arial" w:cs="Arial"/>
          <w:noProof/>
          <w:color w:val="auto"/>
          <w:sz w:val="20"/>
        </w:rPr>
        <w:t>7</w:t>
      </w:r>
      <w:r w:rsidRPr="00860744">
        <w:rPr>
          <w:rFonts w:ascii="Arial" w:hAnsi="Arial" w:cs="Arial"/>
          <w:color w:val="auto"/>
          <w:sz w:val="20"/>
        </w:rPr>
        <w:fldChar w:fldCharType="end"/>
      </w:r>
      <w:r w:rsidRPr="00860744">
        <w:rPr>
          <w:rFonts w:ascii="Arial" w:hAnsi="Arial" w:cs="Arial"/>
          <w:color w:val="auto"/>
          <w:sz w:val="20"/>
        </w:rPr>
        <w:t>-Processo de venda de apostila</w:t>
      </w:r>
      <w:bookmarkEnd w:id="236"/>
    </w:p>
    <w:p w14:paraId="1507A3E9" w14:textId="74C1609B" w:rsidR="00AD2DBA" w:rsidRDefault="00692A53" w:rsidP="00AD2DBA">
      <w:pPr>
        <w:keepNext/>
        <w:tabs>
          <w:tab w:val="left" w:pos="5820"/>
        </w:tabs>
      </w:pPr>
      <w:r>
        <w:rPr>
          <w:rFonts w:ascii="Arial" w:hAnsi="Arial" w:cs="Arial"/>
          <w:noProof/>
          <w:lang w:eastAsia="pt-BR"/>
        </w:rPr>
        <w:lastRenderedPageBreak/>
        <w:drawing>
          <wp:inline distT="0" distB="0" distL="0" distR="0" wp14:anchorId="473698A2" wp14:editId="5A175D0B">
            <wp:extent cx="9052560" cy="5407025"/>
            <wp:effectExtent l="0" t="0" r="0" b="3175"/>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cesso-regularizar-embarcacao.png"/>
                    <pic:cNvPicPr>
                      <a:picLocks noChangeAspect="1"/>
                    </pic:cNvPicPr>
                  </pic:nvPicPr>
                  <pic:blipFill>
                    <a:blip r:embed="rId23"/>
                    <a:stretch/>
                  </pic:blipFill>
                  <pic:spPr bwMode="auto">
                    <a:xfrm>
                      <a:off x="0" y="0"/>
                      <a:ext cx="9070387" cy="5417673"/>
                    </a:xfrm>
                    <a:prstGeom prst="rect">
                      <a:avLst/>
                    </a:prstGeom>
                  </pic:spPr>
                </pic:pic>
              </a:graphicData>
            </a:graphic>
          </wp:inline>
        </w:drawing>
      </w:r>
    </w:p>
    <w:p w14:paraId="62BB2A8B" w14:textId="54E25BCF" w:rsidR="00FB598A" w:rsidRDefault="00AD2DBA" w:rsidP="00FB598A">
      <w:pPr>
        <w:pStyle w:val="Legenda"/>
        <w:rPr>
          <w:rFonts w:ascii="Arial" w:hAnsi="Arial" w:cs="Arial"/>
          <w:color w:val="auto"/>
          <w:sz w:val="20"/>
        </w:rPr>
      </w:pPr>
      <w:bookmarkStart w:id="237" w:name="_Toc525570676"/>
      <w:r w:rsidRPr="00AD2DBA">
        <w:rPr>
          <w:rFonts w:ascii="Arial" w:hAnsi="Arial" w:cs="Arial"/>
          <w:color w:val="auto"/>
          <w:sz w:val="20"/>
        </w:rPr>
        <w:t xml:space="preserve">Figura </w:t>
      </w:r>
      <w:r w:rsidRPr="00AD2DBA">
        <w:rPr>
          <w:rFonts w:ascii="Arial" w:hAnsi="Arial" w:cs="Arial"/>
          <w:color w:val="auto"/>
          <w:sz w:val="20"/>
        </w:rPr>
        <w:fldChar w:fldCharType="begin"/>
      </w:r>
      <w:r w:rsidRPr="00AD2DBA">
        <w:rPr>
          <w:rFonts w:ascii="Arial" w:hAnsi="Arial" w:cs="Arial"/>
          <w:color w:val="auto"/>
          <w:sz w:val="20"/>
        </w:rPr>
        <w:instrText xml:space="preserve"> SEQ Figura \* ARABIC </w:instrText>
      </w:r>
      <w:r w:rsidRPr="00AD2DBA">
        <w:rPr>
          <w:rFonts w:ascii="Arial" w:hAnsi="Arial" w:cs="Arial"/>
          <w:color w:val="auto"/>
          <w:sz w:val="20"/>
        </w:rPr>
        <w:fldChar w:fldCharType="separate"/>
      </w:r>
      <w:r w:rsidR="00932E8F">
        <w:rPr>
          <w:rFonts w:ascii="Arial" w:hAnsi="Arial" w:cs="Arial"/>
          <w:noProof/>
          <w:color w:val="auto"/>
          <w:sz w:val="20"/>
        </w:rPr>
        <w:t>8</w:t>
      </w:r>
      <w:r w:rsidRPr="00AD2DBA">
        <w:rPr>
          <w:rFonts w:ascii="Arial" w:hAnsi="Arial" w:cs="Arial"/>
          <w:color w:val="auto"/>
          <w:sz w:val="20"/>
        </w:rPr>
        <w:fldChar w:fldCharType="end"/>
      </w:r>
      <w:r w:rsidRPr="00AD2DBA">
        <w:rPr>
          <w:rFonts w:ascii="Arial" w:hAnsi="Arial" w:cs="Arial"/>
          <w:color w:val="auto"/>
          <w:sz w:val="20"/>
        </w:rPr>
        <w:t>-Processo proposto de regularização de embarcação</w:t>
      </w:r>
      <w:bookmarkEnd w:id="237"/>
    </w:p>
    <w:p w14:paraId="5EF20B0E" w14:textId="32222390" w:rsidR="00DE3225" w:rsidRDefault="00692A53" w:rsidP="00FB598A">
      <w:pPr>
        <w:pStyle w:val="Legenda"/>
      </w:pPr>
      <w:r>
        <w:rPr>
          <w:rFonts w:ascii="Arial" w:hAnsi="Arial" w:cs="Arial"/>
          <w:noProof/>
          <w:lang w:eastAsia="pt-BR"/>
        </w:rPr>
        <w:lastRenderedPageBreak/>
        <w:drawing>
          <wp:inline distT="0" distB="0" distL="0" distR="0" wp14:anchorId="20F80DA4" wp14:editId="32B4C030">
            <wp:extent cx="8823960" cy="5473065"/>
            <wp:effectExtent l="0" t="0" r="0" b="0"/>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o-tirar-habilitacao.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8824508" cy="5473405"/>
                    </a:xfrm>
                    <a:prstGeom prst="rect">
                      <a:avLst/>
                    </a:prstGeom>
                  </pic:spPr>
                </pic:pic>
              </a:graphicData>
            </a:graphic>
          </wp:inline>
        </w:drawing>
      </w:r>
    </w:p>
    <w:p w14:paraId="40524E65" w14:textId="1094C7AE" w:rsidR="00FB598A" w:rsidRDefault="00DE3225" w:rsidP="00FB598A">
      <w:pPr>
        <w:pStyle w:val="Legenda"/>
        <w:rPr>
          <w:rFonts w:ascii="Arial" w:hAnsi="Arial" w:cs="Arial"/>
          <w:color w:val="auto"/>
          <w:sz w:val="20"/>
        </w:rPr>
      </w:pPr>
      <w:bookmarkStart w:id="238" w:name="_Toc525570677"/>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9</w:t>
      </w:r>
      <w:r w:rsidRPr="00DE3225">
        <w:rPr>
          <w:rFonts w:ascii="Arial" w:hAnsi="Arial" w:cs="Arial"/>
          <w:color w:val="auto"/>
          <w:sz w:val="20"/>
        </w:rPr>
        <w:fldChar w:fldCharType="end"/>
      </w:r>
      <w:r w:rsidRPr="00DE3225">
        <w:rPr>
          <w:rFonts w:ascii="Arial" w:hAnsi="Arial" w:cs="Arial"/>
          <w:color w:val="auto"/>
          <w:sz w:val="20"/>
        </w:rPr>
        <w:t>-Processo proposto de tirar habilitação</w:t>
      </w:r>
      <w:bookmarkEnd w:id="238"/>
    </w:p>
    <w:p w14:paraId="454DCCEF" w14:textId="46337D14" w:rsidR="00400330" w:rsidRDefault="00444272" w:rsidP="00FB598A">
      <w:pPr>
        <w:pStyle w:val="Legenda"/>
      </w:pPr>
      <w:r>
        <w:rPr>
          <w:noProof/>
        </w:rPr>
        <w:lastRenderedPageBreak/>
        <w:drawing>
          <wp:inline distT="0" distB="0" distL="0" distR="0" wp14:anchorId="07FF2460" wp14:editId="375CA365">
            <wp:extent cx="8412480" cy="5356799"/>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cesso-renovacao-habilitacao.png"/>
                    <pic:cNvPicPr/>
                  </pic:nvPicPr>
                  <pic:blipFill>
                    <a:blip r:embed="rId25">
                      <a:extLst>
                        <a:ext uri="{28A0092B-C50C-407E-A947-70E740481C1C}">
                          <a14:useLocalDpi xmlns:a14="http://schemas.microsoft.com/office/drawing/2010/main" val="0"/>
                        </a:ext>
                      </a:extLst>
                    </a:blip>
                    <a:stretch>
                      <a:fillRect/>
                    </a:stretch>
                  </pic:blipFill>
                  <pic:spPr>
                    <a:xfrm>
                      <a:off x="0" y="0"/>
                      <a:ext cx="8441867" cy="5375512"/>
                    </a:xfrm>
                    <a:prstGeom prst="rect">
                      <a:avLst/>
                    </a:prstGeom>
                  </pic:spPr>
                </pic:pic>
              </a:graphicData>
            </a:graphic>
          </wp:inline>
        </w:drawing>
      </w:r>
    </w:p>
    <w:p w14:paraId="059377C5" w14:textId="404760FF" w:rsidR="00FB598A" w:rsidRDefault="00400330" w:rsidP="00FB598A">
      <w:pPr>
        <w:pStyle w:val="Legenda"/>
        <w:rPr>
          <w:rFonts w:ascii="Arial" w:hAnsi="Arial" w:cs="Arial"/>
          <w:color w:val="auto"/>
          <w:sz w:val="20"/>
        </w:rPr>
      </w:pPr>
      <w:bookmarkStart w:id="239" w:name="_Toc525570678"/>
      <w:r w:rsidRPr="00400330">
        <w:rPr>
          <w:rFonts w:ascii="Arial" w:hAnsi="Arial" w:cs="Arial"/>
          <w:color w:val="auto"/>
          <w:sz w:val="20"/>
        </w:rPr>
        <w:t xml:space="preserve">Figura </w:t>
      </w:r>
      <w:r w:rsidRPr="00400330">
        <w:rPr>
          <w:rFonts w:ascii="Arial" w:hAnsi="Arial" w:cs="Arial"/>
          <w:color w:val="auto"/>
          <w:sz w:val="20"/>
        </w:rPr>
        <w:fldChar w:fldCharType="begin"/>
      </w:r>
      <w:r w:rsidRPr="00400330">
        <w:rPr>
          <w:rFonts w:ascii="Arial" w:hAnsi="Arial" w:cs="Arial"/>
          <w:color w:val="auto"/>
          <w:sz w:val="20"/>
        </w:rPr>
        <w:instrText xml:space="preserve"> SEQ Figura \* ARABIC </w:instrText>
      </w:r>
      <w:r w:rsidRPr="00400330">
        <w:rPr>
          <w:rFonts w:ascii="Arial" w:hAnsi="Arial" w:cs="Arial"/>
          <w:color w:val="auto"/>
          <w:sz w:val="20"/>
        </w:rPr>
        <w:fldChar w:fldCharType="separate"/>
      </w:r>
      <w:r w:rsidR="00932E8F">
        <w:rPr>
          <w:rFonts w:ascii="Arial" w:hAnsi="Arial" w:cs="Arial"/>
          <w:noProof/>
          <w:color w:val="auto"/>
          <w:sz w:val="20"/>
        </w:rPr>
        <w:t>10</w:t>
      </w:r>
      <w:r w:rsidRPr="00400330">
        <w:rPr>
          <w:rFonts w:ascii="Arial" w:hAnsi="Arial" w:cs="Arial"/>
          <w:color w:val="auto"/>
          <w:sz w:val="20"/>
        </w:rPr>
        <w:fldChar w:fldCharType="end"/>
      </w:r>
      <w:r w:rsidRPr="00400330">
        <w:rPr>
          <w:rFonts w:ascii="Arial" w:hAnsi="Arial" w:cs="Arial"/>
          <w:color w:val="auto"/>
          <w:sz w:val="20"/>
        </w:rPr>
        <w:t>-Processo de Renovação de Habilitação</w:t>
      </w:r>
      <w:bookmarkEnd w:id="239"/>
    </w:p>
    <w:p w14:paraId="23CCE50B" w14:textId="5E01C946" w:rsidR="00515C21" w:rsidRDefault="00515C21" w:rsidP="00FB598A">
      <w:pPr>
        <w:pStyle w:val="Legenda"/>
      </w:pPr>
      <w:r>
        <w:rPr>
          <w:noProof/>
        </w:rPr>
        <w:lastRenderedPageBreak/>
        <w:drawing>
          <wp:inline distT="0" distB="0" distL="0" distR="0" wp14:anchorId="77D3BC14" wp14:editId="5FC12C7A">
            <wp:extent cx="8450580" cy="5008245"/>
            <wp:effectExtent l="0" t="0" r="762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voprocessorealizaraulas.png"/>
                    <pic:cNvPicPr/>
                  </pic:nvPicPr>
                  <pic:blipFill>
                    <a:blip r:embed="rId26">
                      <a:extLst>
                        <a:ext uri="{28A0092B-C50C-407E-A947-70E740481C1C}">
                          <a14:useLocalDpi xmlns:a14="http://schemas.microsoft.com/office/drawing/2010/main" val="0"/>
                        </a:ext>
                      </a:extLst>
                    </a:blip>
                    <a:stretch>
                      <a:fillRect/>
                    </a:stretch>
                  </pic:blipFill>
                  <pic:spPr>
                    <a:xfrm>
                      <a:off x="0" y="0"/>
                      <a:ext cx="8450580" cy="5008245"/>
                    </a:xfrm>
                    <a:prstGeom prst="rect">
                      <a:avLst/>
                    </a:prstGeom>
                  </pic:spPr>
                </pic:pic>
              </a:graphicData>
            </a:graphic>
          </wp:inline>
        </w:drawing>
      </w:r>
    </w:p>
    <w:p w14:paraId="0BDF105F" w14:textId="51FCCEFF" w:rsidR="00515C21" w:rsidRPr="00860744" w:rsidRDefault="00515C21" w:rsidP="00515C21">
      <w:pPr>
        <w:pStyle w:val="Legenda"/>
        <w:rPr>
          <w:rFonts w:ascii="Arial" w:hAnsi="Arial" w:cs="Arial"/>
          <w:color w:val="auto"/>
          <w:sz w:val="20"/>
        </w:rPr>
      </w:pPr>
      <w:bookmarkStart w:id="240" w:name="_Toc525570679"/>
      <w:r w:rsidRPr="00860744">
        <w:rPr>
          <w:rFonts w:ascii="Arial" w:hAnsi="Arial" w:cs="Arial"/>
          <w:color w:val="auto"/>
          <w:sz w:val="20"/>
        </w:rPr>
        <w:t xml:space="preserve">Figura </w:t>
      </w:r>
      <w:r w:rsidRPr="00860744">
        <w:rPr>
          <w:rFonts w:ascii="Arial" w:hAnsi="Arial" w:cs="Arial"/>
          <w:color w:val="auto"/>
          <w:sz w:val="20"/>
        </w:rPr>
        <w:fldChar w:fldCharType="begin"/>
      </w:r>
      <w:r w:rsidRPr="00860744">
        <w:rPr>
          <w:rFonts w:ascii="Arial" w:hAnsi="Arial" w:cs="Arial"/>
          <w:color w:val="auto"/>
          <w:sz w:val="20"/>
        </w:rPr>
        <w:instrText xml:space="preserve"> SEQ Figura \* ARABIC </w:instrText>
      </w:r>
      <w:r w:rsidRPr="00860744">
        <w:rPr>
          <w:rFonts w:ascii="Arial" w:hAnsi="Arial" w:cs="Arial"/>
          <w:color w:val="auto"/>
          <w:sz w:val="20"/>
        </w:rPr>
        <w:fldChar w:fldCharType="separate"/>
      </w:r>
      <w:r w:rsidR="00932E8F">
        <w:rPr>
          <w:rFonts w:ascii="Arial" w:hAnsi="Arial" w:cs="Arial"/>
          <w:noProof/>
          <w:color w:val="auto"/>
          <w:sz w:val="20"/>
        </w:rPr>
        <w:t>11</w:t>
      </w:r>
      <w:r w:rsidRPr="00860744">
        <w:rPr>
          <w:rFonts w:ascii="Arial" w:hAnsi="Arial" w:cs="Arial"/>
          <w:color w:val="auto"/>
          <w:sz w:val="20"/>
        </w:rPr>
        <w:fldChar w:fldCharType="end"/>
      </w:r>
      <w:r w:rsidRPr="00860744">
        <w:rPr>
          <w:rFonts w:ascii="Arial" w:hAnsi="Arial" w:cs="Arial"/>
          <w:color w:val="auto"/>
          <w:sz w:val="20"/>
        </w:rPr>
        <w:t>-Subprocesso proposto de realizar aulas</w:t>
      </w:r>
      <w:bookmarkEnd w:id="240"/>
    </w:p>
    <w:p w14:paraId="66BC23CF" w14:textId="3104CE3B" w:rsidR="00515C21" w:rsidRDefault="00515C21" w:rsidP="00515C21"/>
    <w:p w14:paraId="48F79ED4" w14:textId="101AAD45" w:rsidR="00515C21" w:rsidRDefault="00515C21" w:rsidP="00515C21">
      <w:pPr>
        <w:sectPr w:rsidR="00515C21" w:rsidSect="008241E1">
          <w:headerReference w:type="default" r:id="rId27"/>
          <w:pgSz w:w="16838" w:h="11906" w:orient="landscape"/>
          <w:pgMar w:top="1701" w:right="1701" w:bottom="1134" w:left="1134" w:header="709" w:footer="709" w:gutter="0"/>
          <w:pgNumType w:start="26"/>
          <w:cols w:space="708"/>
          <w:docGrid w:linePitch="360"/>
        </w:sectPr>
      </w:pPr>
    </w:p>
    <w:p w14:paraId="1A55070A" w14:textId="3B7B9BF4" w:rsidR="00632C4F" w:rsidRDefault="00692A53" w:rsidP="007F6FFA">
      <w:pPr>
        <w:pStyle w:val="N3"/>
        <w:spacing w:line="360" w:lineRule="auto"/>
        <w:outlineLvl w:val="2"/>
        <w:rPr>
          <w:rFonts w:ascii="Arial" w:hAnsi="Arial" w:cs="Arial"/>
        </w:rPr>
      </w:pPr>
      <w:bookmarkStart w:id="241" w:name="_Toc525570755"/>
      <w:r>
        <w:rPr>
          <w:rFonts w:ascii="Arial" w:hAnsi="Arial" w:cs="Arial"/>
        </w:rPr>
        <w:lastRenderedPageBreak/>
        <w:t>Objetivo Geral</w:t>
      </w:r>
      <w:bookmarkEnd w:id="241"/>
    </w:p>
    <w:p w14:paraId="4AFBD290" w14:textId="55CD1885"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O objetivo geral da solução </w:t>
      </w:r>
      <w:r w:rsidR="007F53C0">
        <w:rPr>
          <w:rFonts w:ascii="Arial" w:hAnsi="Arial" w:cs="Arial"/>
          <w:b w:val="0"/>
        </w:rPr>
        <w:t xml:space="preserve">proposta </w:t>
      </w:r>
      <w:r>
        <w:rPr>
          <w:rFonts w:ascii="Arial" w:hAnsi="Arial" w:cs="Arial"/>
          <w:b w:val="0"/>
        </w:rPr>
        <w:t xml:space="preserve">é proporcionar uma maior eficiência na comunicação e transferência de informações entre o cliente e a empresa, </w:t>
      </w:r>
      <w:r w:rsidR="007F53C0">
        <w:rPr>
          <w:rFonts w:ascii="Arial" w:hAnsi="Arial" w:cs="Arial"/>
          <w:b w:val="0"/>
        </w:rPr>
        <w:t xml:space="preserve">para </w:t>
      </w:r>
      <w:r>
        <w:rPr>
          <w:rFonts w:ascii="Arial" w:hAnsi="Arial" w:cs="Arial"/>
          <w:b w:val="0"/>
        </w:rPr>
        <w:t>maior conforto para o cliente, que não necessitará mais se deslocar diversas vezes até o estabelecimento da empresa, e praticidade para a empresa, com a redução de erros e economia de tempo ao receber a documentação necessária do cliente.</w:t>
      </w:r>
    </w:p>
    <w:p w14:paraId="39C9C68A" w14:textId="77777777"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Além disso, com o fato de estar na web, o sistema estará ao alcance dos mais variados clientes, que poderão saber acerca da existência da empresa, podendo a qualquer momento iniciar o processo de requisição para obter algum dos serviços oferecidos pela empresa.</w:t>
      </w:r>
    </w:p>
    <w:p w14:paraId="0CD26903" w14:textId="77777777"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Para facilitar o processo de comunicação, deverão ser disponibilizados na web os meios suficientes para que o cliente da empresa possa enviar seus dados da forma correta. Assim, o cliente poderá, no lugar onde estiver, requisitar os serviços da empresa, a qual poderá imediatamente, em posse desses dados, iniciar as ações necessárias para prestar os serviços rapidamente aos requisitantes.</w:t>
      </w:r>
    </w:p>
    <w:p w14:paraId="7F135980" w14:textId="383284BA"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Também </w:t>
      </w:r>
      <w:r w:rsidR="007F53C0">
        <w:rPr>
          <w:rFonts w:ascii="Arial" w:hAnsi="Arial" w:cs="Arial"/>
          <w:b w:val="0"/>
        </w:rPr>
        <w:t xml:space="preserve">disponibilizará </w:t>
      </w:r>
      <w:r>
        <w:rPr>
          <w:rFonts w:ascii="Arial" w:hAnsi="Arial" w:cs="Arial"/>
          <w:b w:val="0"/>
        </w:rPr>
        <w:t>um sistema de notificação automática, que avisará os clientes sobre as datas das aulas, provas e os resultados dos exames. De modo que ele fique atento acerca do andamento do processo e que não haja ruídos na comunicação, o que ocorre muito quando se utiliza o telefone. Isso reduzirá o tempo que a empresa leva para comunicar cada cliente, em relação ao processo atual, em que a empresa liga para cada pessoa para informá-la.</w:t>
      </w:r>
    </w:p>
    <w:p w14:paraId="245D734C" w14:textId="6BE2416B"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Utilizará sistemas de bancos de dados e ferramentas de gerenciamento para proporcionar melhor controle dos clientes e informações relacionadas a eles, como o pagamento, as datas das aulas e provas</w:t>
      </w:r>
      <w:r w:rsidR="00DE7EFB">
        <w:rPr>
          <w:rFonts w:ascii="Arial" w:hAnsi="Arial" w:cs="Arial"/>
          <w:b w:val="0"/>
        </w:rPr>
        <w:t xml:space="preserve">. Ademais, o sistema gerará um relatório mostrando qual serviço traz mais lucro à empresa, indicando também quais localizações a empresa deveria investir mais em propaganda, de acordo com os dados de onde vêm os clientes. </w:t>
      </w:r>
    </w:p>
    <w:p w14:paraId="301CDE63" w14:textId="521DED3C"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Por fim, </w:t>
      </w:r>
      <w:r w:rsidR="007F53C0">
        <w:rPr>
          <w:rFonts w:ascii="Arial" w:hAnsi="Arial" w:cs="Arial"/>
          <w:b w:val="0"/>
        </w:rPr>
        <w:t xml:space="preserve">o </w:t>
      </w:r>
      <w:r>
        <w:rPr>
          <w:rFonts w:ascii="Arial" w:hAnsi="Arial" w:cs="Arial"/>
          <w:b w:val="0"/>
        </w:rPr>
        <w:t xml:space="preserve">sistema </w:t>
      </w:r>
      <w:r w:rsidR="007F53C0">
        <w:rPr>
          <w:rFonts w:ascii="Arial" w:hAnsi="Arial" w:cs="Arial"/>
          <w:b w:val="0"/>
        </w:rPr>
        <w:t xml:space="preserve">proposto auxiliará </w:t>
      </w:r>
      <w:r>
        <w:rPr>
          <w:rFonts w:ascii="Arial" w:hAnsi="Arial" w:cs="Arial"/>
          <w:b w:val="0"/>
        </w:rPr>
        <w:t xml:space="preserve">a empresa a proporcionar um melhor resultado </w:t>
      </w:r>
      <w:r w:rsidR="007F53C0">
        <w:rPr>
          <w:rFonts w:ascii="Arial" w:hAnsi="Arial" w:cs="Arial"/>
          <w:b w:val="0"/>
        </w:rPr>
        <w:t xml:space="preserve">para os </w:t>
      </w:r>
      <w:r>
        <w:rPr>
          <w:rFonts w:ascii="Arial" w:hAnsi="Arial" w:cs="Arial"/>
          <w:b w:val="0"/>
        </w:rPr>
        <w:t>seus alunos</w:t>
      </w:r>
      <w:r w:rsidR="007F53C0">
        <w:rPr>
          <w:rFonts w:ascii="Arial" w:hAnsi="Arial" w:cs="Arial"/>
          <w:b w:val="0"/>
        </w:rPr>
        <w:t>. Para isso</w:t>
      </w:r>
      <w:r w:rsidR="007F6FFA">
        <w:rPr>
          <w:rFonts w:ascii="Arial" w:hAnsi="Arial" w:cs="Arial"/>
          <w:b w:val="0"/>
        </w:rPr>
        <w:t>,</w:t>
      </w:r>
      <w:r w:rsidR="00BB2438">
        <w:rPr>
          <w:rFonts w:ascii="Arial" w:hAnsi="Arial" w:cs="Arial"/>
          <w:b w:val="0"/>
        </w:rPr>
        <w:t xml:space="preserve"> o</w:t>
      </w:r>
      <w:r>
        <w:rPr>
          <w:rFonts w:ascii="Arial" w:hAnsi="Arial" w:cs="Arial"/>
          <w:b w:val="0"/>
        </w:rPr>
        <w:t xml:space="preserve"> sistema </w:t>
      </w:r>
      <w:r w:rsidR="007F53C0">
        <w:rPr>
          <w:rFonts w:ascii="Arial" w:hAnsi="Arial" w:cs="Arial"/>
          <w:b w:val="0"/>
        </w:rPr>
        <w:t xml:space="preserve">disponibilizará recursos </w:t>
      </w:r>
      <w:r>
        <w:rPr>
          <w:rFonts w:ascii="Arial" w:hAnsi="Arial" w:cs="Arial"/>
          <w:b w:val="0"/>
        </w:rPr>
        <w:t xml:space="preserve">para que o aluno consiga realizar simulados, com respostas sendo disponibilizadas ao final do processo. Isso possibilitará tanto que o </w:t>
      </w:r>
      <w:r w:rsidR="007F53C0">
        <w:rPr>
          <w:rFonts w:ascii="Arial" w:hAnsi="Arial" w:cs="Arial"/>
          <w:b w:val="0"/>
        </w:rPr>
        <w:t xml:space="preserve">cliente </w:t>
      </w:r>
      <w:r>
        <w:rPr>
          <w:rFonts w:ascii="Arial" w:hAnsi="Arial" w:cs="Arial"/>
          <w:b w:val="0"/>
        </w:rPr>
        <w:t>analise seus pontos fortes e fracos antes do exame teórico da Marinha,</w:t>
      </w:r>
      <w:r w:rsidR="00A012E3">
        <w:rPr>
          <w:rFonts w:ascii="Arial" w:hAnsi="Arial" w:cs="Arial"/>
          <w:b w:val="0"/>
        </w:rPr>
        <w:t xml:space="preserve"> </w:t>
      </w:r>
      <w:r>
        <w:rPr>
          <w:rFonts w:ascii="Arial" w:hAnsi="Arial" w:cs="Arial"/>
          <w:b w:val="0"/>
        </w:rPr>
        <w:t xml:space="preserve">quanto permitirá que a empresa possa analisar os conteúdos que os seus clientes possuem maiores dificuldades, realizando </w:t>
      </w:r>
      <w:r>
        <w:rPr>
          <w:rFonts w:ascii="Arial" w:hAnsi="Arial" w:cs="Arial"/>
          <w:b w:val="0"/>
        </w:rPr>
        <w:lastRenderedPageBreak/>
        <w:t>modificações na apostila e nas aulas teóricas, de forma a proporcionar crescimento no número de aprovações.</w:t>
      </w:r>
    </w:p>
    <w:p w14:paraId="52E22A17" w14:textId="5BCEA384" w:rsidR="00DE7EFB" w:rsidRDefault="00DE7EFB" w:rsidP="00086EDA">
      <w:pPr>
        <w:pStyle w:val="N3"/>
        <w:numPr>
          <w:ilvl w:val="0"/>
          <w:numId w:val="0"/>
        </w:numPr>
        <w:spacing w:line="360" w:lineRule="auto"/>
        <w:ind w:firstLine="709"/>
        <w:rPr>
          <w:rFonts w:ascii="Arial" w:hAnsi="Arial" w:cs="Arial"/>
          <w:b w:val="0"/>
        </w:rPr>
      </w:pPr>
    </w:p>
    <w:p w14:paraId="45F8D1B6" w14:textId="6DAD0232" w:rsidR="00632C4F" w:rsidRDefault="00692A53" w:rsidP="007F6FFA">
      <w:pPr>
        <w:pStyle w:val="N3"/>
        <w:outlineLvl w:val="2"/>
        <w:rPr>
          <w:rFonts w:ascii="Arial" w:hAnsi="Arial" w:cs="Arial"/>
        </w:rPr>
      </w:pPr>
      <w:bookmarkStart w:id="242" w:name="_Toc525570756"/>
      <w:r>
        <w:rPr>
          <w:rFonts w:ascii="Arial" w:hAnsi="Arial" w:cs="Arial"/>
        </w:rPr>
        <w:t>Objetivos Específicos</w:t>
      </w:r>
      <w:r w:rsidR="00B32846">
        <w:rPr>
          <w:rFonts w:ascii="Arial" w:hAnsi="Arial" w:cs="Arial"/>
        </w:rPr>
        <w:t xml:space="preserve"> e Funcionalidades</w:t>
      </w:r>
      <w:bookmarkEnd w:id="2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14:paraId="45BAC313" w14:textId="77777777" w:rsidTr="00086EDA">
        <w:trPr>
          <w:trHeight w:val="327"/>
          <w:tblHeader/>
        </w:trPr>
        <w:tc>
          <w:tcPr>
            <w:tcW w:w="1401" w:type="pct"/>
            <w:shd w:val="clear" w:color="auto" w:fill="E7E6E6"/>
            <w:vAlign w:val="center"/>
          </w:tcPr>
          <w:p w14:paraId="759202D7" w14:textId="77777777" w:rsidR="00632C4F" w:rsidRDefault="00692A53">
            <w:pPr>
              <w:spacing w:before="80"/>
              <w:jc w:val="left"/>
              <w:rPr>
                <w:rFonts w:ascii="Arial" w:hAnsi="Arial" w:cs="Arial"/>
                <w:b/>
                <w:sz w:val="20"/>
                <w:szCs w:val="20"/>
              </w:rPr>
            </w:pPr>
            <w:r>
              <w:rPr>
                <w:rFonts w:ascii="Arial" w:hAnsi="Arial" w:cs="Arial"/>
                <w:b/>
                <w:sz w:val="20"/>
                <w:szCs w:val="20"/>
              </w:rPr>
              <w:t>Objetivo Específico</w:t>
            </w:r>
          </w:p>
        </w:tc>
        <w:tc>
          <w:tcPr>
            <w:tcW w:w="3599" w:type="pct"/>
            <w:shd w:val="clear" w:color="auto" w:fill="E7E6E6"/>
          </w:tcPr>
          <w:p w14:paraId="7D83D622" w14:textId="77777777" w:rsidR="00632C4F" w:rsidRDefault="00692A53">
            <w:pPr>
              <w:spacing w:before="80" w:line="360" w:lineRule="auto"/>
              <w:rPr>
                <w:rFonts w:ascii="Arial" w:hAnsi="Arial" w:cs="Arial"/>
                <w:b/>
                <w:color w:val="002060"/>
                <w:sz w:val="20"/>
                <w:szCs w:val="20"/>
              </w:rPr>
            </w:pPr>
            <w:r>
              <w:rPr>
                <w:rFonts w:ascii="Arial" w:hAnsi="Arial" w:cs="Arial"/>
                <w:b/>
                <w:color w:val="000000" w:themeColor="text1"/>
                <w:sz w:val="20"/>
                <w:szCs w:val="20"/>
              </w:rPr>
              <w:t>Expandir meio de contato com a empresa</w:t>
            </w:r>
          </w:p>
        </w:tc>
      </w:tr>
      <w:tr w:rsidR="00632C4F" w14:paraId="3E41518C" w14:textId="77777777" w:rsidTr="00086EDA">
        <w:trPr>
          <w:trHeight w:val="327"/>
        </w:trPr>
        <w:tc>
          <w:tcPr>
            <w:tcW w:w="1401" w:type="pct"/>
            <w:shd w:val="clear" w:color="auto" w:fill="E7E6E6"/>
            <w:vAlign w:val="center"/>
          </w:tcPr>
          <w:p w14:paraId="28DA78F6" w14:textId="77777777" w:rsidR="00632C4F" w:rsidRPr="00086EDA" w:rsidRDefault="00692A53">
            <w:pPr>
              <w:spacing w:before="80"/>
              <w:jc w:val="left"/>
              <w:rPr>
                <w:rFonts w:ascii="Arial" w:hAnsi="Arial" w:cs="Arial"/>
                <w:b/>
                <w:sz w:val="20"/>
                <w:szCs w:val="20"/>
              </w:rPr>
            </w:pPr>
            <w:r w:rsidRPr="00086EDA">
              <w:rPr>
                <w:rFonts w:ascii="Arial" w:hAnsi="Arial" w:cs="Arial"/>
                <w:b/>
                <w:sz w:val="20"/>
                <w:szCs w:val="20"/>
              </w:rPr>
              <w:t>Problema a resolver</w:t>
            </w:r>
          </w:p>
        </w:tc>
        <w:tc>
          <w:tcPr>
            <w:tcW w:w="3599" w:type="pct"/>
            <w:shd w:val="clear" w:color="auto" w:fill="E7E6E6"/>
          </w:tcPr>
          <w:p w14:paraId="605F2CAA" w14:textId="77777777" w:rsidR="00632C4F" w:rsidRDefault="00692A53">
            <w:pPr>
              <w:spacing w:before="80" w:line="360" w:lineRule="auto"/>
              <w:rPr>
                <w:rFonts w:ascii="Arial" w:hAnsi="Arial" w:cs="Arial"/>
                <w:color w:val="002060"/>
                <w:sz w:val="20"/>
                <w:szCs w:val="20"/>
              </w:rPr>
            </w:pPr>
            <w:r>
              <w:rPr>
                <w:rFonts w:ascii="Arial" w:hAnsi="Arial" w:cs="Arial"/>
                <w:sz w:val="20"/>
                <w:szCs w:val="20"/>
              </w:rPr>
              <w:t>O cliente reclama de dificuldades para entrar em contato com a empresa e enviar-lhe informações.</w:t>
            </w:r>
          </w:p>
        </w:tc>
      </w:tr>
      <w:tr w:rsidR="00632C4F" w14:paraId="307E76F0" w14:textId="77777777" w:rsidTr="00086EDA">
        <w:trPr>
          <w:trHeight w:val="401"/>
        </w:trPr>
        <w:tc>
          <w:tcPr>
            <w:tcW w:w="1401" w:type="pct"/>
            <w:shd w:val="clear" w:color="auto" w:fill="FFFFFF"/>
            <w:vAlign w:val="center"/>
          </w:tcPr>
          <w:p w14:paraId="6AE22EE4" w14:textId="77777777" w:rsidR="00632C4F" w:rsidRPr="00086EDA" w:rsidRDefault="00692A53">
            <w:pPr>
              <w:spacing w:before="80"/>
              <w:jc w:val="left"/>
              <w:rPr>
                <w:rFonts w:ascii="Arial" w:hAnsi="Arial" w:cs="Arial"/>
                <w:b/>
                <w:sz w:val="20"/>
                <w:szCs w:val="20"/>
              </w:rPr>
            </w:pPr>
            <w:r w:rsidRPr="00086EDA">
              <w:rPr>
                <w:rFonts w:ascii="Arial" w:hAnsi="Arial" w:cs="Arial"/>
                <w:b/>
                <w:sz w:val="20"/>
                <w:szCs w:val="20"/>
              </w:rPr>
              <w:t>Prioridade</w:t>
            </w:r>
          </w:p>
        </w:tc>
        <w:tc>
          <w:tcPr>
            <w:tcW w:w="3599" w:type="pct"/>
            <w:shd w:val="clear" w:color="auto" w:fill="FFFFFF"/>
          </w:tcPr>
          <w:p w14:paraId="022DC22A" w14:textId="77777777" w:rsidR="00632C4F" w:rsidRDefault="00692A53">
            <w:pPr>
              <w:spacing w:before="80" w:line="360" w:lineRule="auto"/>
              <w:rPr>
                <w:rFonts w:ascii="Arial" w:hAnsi="Arial" w:cs="Arial"/>
                <w:sz w:val="20"/>
                <w:szCs w:val="20"/>
              </w:rPr>
            </w:pPr>
            <w:r>
              <w:rPr>
                <w:rFonts w:ascii="Arial" w:hAnsi="Arial" w:cs="Arial"/>
                <w:color w:val="000000" w:themeColor="text1"/>
                <w:sz w:val="20"/>
                <w:szCs w:val="20"/>
              </w:rPr>
              <w:t>Alta</w:t>
            </w:r>
          </w:p>
        </w:tc>
      </w:tr>
      <w:tr w:rsidR="00632C4F" w14:paraId="4F054FC2" w14:textId="77777777" w:rsidTr="00086EDA">
        <w:trPr>
          <w:trHeight w:val="402"/>
        </w:trPr>
        <w:tc>
          <w:tcPr>
            <w:tcW w:w="1401" w:type="pct"/>
            <w:shd w:val="clear" w:color="auto" w:fill="FFFFFF"/>
            <w:vAlign w:val="center"/>
          </w:tcPr>
          <w:p w14:paraId="7EA59912" w14:textId="77777777" w:rsidR="00632C4F" w:rsidRPr="00086EDA" w:rsidRDefault="00692A53">
            <w:pPr>
              <w:spacing w:before="80"/>
              <w:jc w:val="left"/>
              <w:rPr>
                <w:rFonts w:ascii="Arial" w:hAnsi="Arial" w:cs="Arial"/>
                <w:b/>
                <w:sz w:val="20"/>
                <w:szCs w:val="20"/>
              </w:rPr>
            </w:pPr>
            <w:r w:rsidRPr="00086EDA">
              <w:rPr>
                <w:rFonts w:ascii="Arial" w:hAnsi="Arial" w:cs="Arial"/>
                <w:b/>
                <w:sz w:val="20"/>
                <w:szCs w:val="20"/>
              </w:rPr>
              <w:t>Funcionalidades</w:t>
            </w:r>
          </w:p>
        </w:tc>
        <w:tc>
          <w:tcPr>
            <w:tcW w:w="3599" w:type="pct"/>
            <w:shd w:val="clear" w:color="auto" w:fill="FFFFFF"/>
          </w:tcPr>
          <w:p w14:paraId="31EE4E1D" w14:textId="77777777" w:rsidR="00632C4F" w:rsidRDefault="00692A53">
            <w:pPr>
              <w:spacing w:before="120" w:line="360" w:lineRule="auto"/>
              <w:rPr>
                <w:rFonts w:ascii="Arial" w:hAnsi="Arial" w:cs="Arial"/>
                <w:sz w:val="20"/>
                <w:szCs w:val="20"/>
              </w:rPr>
            </w:pPr>
            <w:r>
              <w:rPr>
                <w:rFonts w:ascii="Arial" w:hAnsi="Arial" w:cs="Arial"/>
                <w:sz w:val="20"/>
                <w:szCs w:val="20"/>
              </w:rPr>
              <w:t>F1-Realizar requisição de serviços</w:t>
            </w:r>
          </w:p>
          <w:p w14:paraId="1E376AB4" w14:textId="77777777" w:rsidR="00632C4F" w:rsidRDefault="00692A53" w:rsidP="00927002">
            <w:pPr>
              <w:keepNext/>
              <w:spacing w:before="120" w:line="360" w:lineRule="auto"/>
              <w:rPr>
                <w:rFonts w:ascii="Arial" w:hAnsi="Arial" w:cs="Arial"/>
                <w:sz w:val="20"/>
                <w:szCs w:val="20"/>
              </w:rPr>
            </w:pPr>
            <w:r>
              <w:rPr>
                <w:rFonts w:ascii="Arial" w:hAnsi="Arial" w:cs="Arial"/>
                <w:sz w:val="20"/>
                <w:szCs w:val="20"/>
              </w:rPr>
              <w:t>F2-Manter serviço</w:t>
            </w:r>
          </w:p>
        </w:tc>
      </w:tr>
    </w:tbl>
    <w:p w14:paraId="19D1B38D" w14:textId="3859ECFD" w:rsidR="00632C4F" w:rsidRPr="00927002" w:rsidRDefault="00927002" w:rsidP="00927002">
      <w:pPr>
        <w:pStyle w:val="Legenda"/>
        <w:rPr>
          <w:rFonts w:ascii="Arial" w:hAnsi="Arial" w:cs="Arial"/>
          <w:color w:val="auto"/>
          <w:sz w:val="20"/>
        </w:rPr>
      </w:pPr>
      <w:bookmarkStart w:id="243" w:name="_Toc515021194"/>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9</w:t>
      </w:r>
      <w:r w:rsidR="00417029">
        <w:rPr>
          <w:rFonts w:ascii="Arial" w:hAnsi="Arial" w:cs="Arial"/>
          <w:color w:val="auto"/>
          <w:sz w:val="20"/>
        </w:rPr>
        <w:fldChar w:fldCharType="end"/>
      </w:r>
      <w:r w:rsidRPr="00927002">
        <w:rPr>
          <w:rFonts w:ascii="Arial" w:hAnsi="Arial" w:cs="Arial"/>
          <w:color w:val="auto"/>
          <w:sz w:val="20"/>
        </w:rPr>
        <w:t>-Expandir meio de contato com a empresa</w:t>
      </w:r>
      <w:bookmarkEnd w:id="2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31FC36EE" w14:textId="77777777" w:rsidTr="00086EDA">
        <w:trPr>
          <w:trHeight w:val="327"/>
        </w:trPr>
        <w:tc>
          <w:tcPr>
            <w:tcW w:w="1401" w:type="pct"/>
            <w:shd w:val="clear" w:color="auto" w:fill="E7E6E6"/>
            <w:vAlign w:val="center"/>
          </w:tcPr>
          <w:p w14:paraId="1CE1D52F"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Objetivo Específico</w:t>
            </w:r>
          </w:p>
        </w:tc>
        <w:tc>
          <w:tcPr>
            <w:tcW w:w="3599" w:type="pct"/>
            <w:shd w:val="clear" w:color="auto" w:fill="E7E6E6"/>
          </w:tcPr>
          <w:p w14:paraId="1EBC1EF4" w14:textId="77777777" w:rsidR="00632C4F" w:rsidRPr="00E2713B" w:rsidRDefault="00692A53">
            <w:pPr>
              <w:spacing w:before="80" w:line="360" w:lineRule="auto"/>
              <w:rPr>
                <w:rFonts w:ascii="Arial" w:hAnsi="Arial" w:cs="Arial"/>
                <w:b/>
                <w:sz w:val="20"/>
                <w:szCs w:val="20"/>
              </w:rPr>
            </w:pPr>
            <w:r w:rsidRPr="00E2713B">
              <w:rPr>
                <w:rFonts w:ascii="Arial" w:hAnsi="Arial" w:cs="Arial"/>
                <w:b/>
                <w:color w:val="000000" w:themeColor="text1"/>
                <w:sz w:val="20"/>
                <w:szCs w:val="20"/>
              </w:rPr>
              <w:t>Possibilitar a compra de apostilas pela internet</w:t>
            </w:r>
          </w:p>
        </w:tc>
      </w:tr>
      <w:tr w:rsidR="00632C4F" w:rsidRPr="00B32846" w14:paraId="23B510DC" w14:textId="77777777" w:rsidTr="00086EDA">
        <w:trPr>
          <w:trHeight w:val="327"/>
        </w:trPr>
        <w:tc>
          <w:tcPr>
            <w:tcW w:w="1401" w:type="pct"/>
            <w:shd w:val="clear" w:color="auto" w:fill="E7E6E6"/>
            <w:vAlign w:val="center"/>
          </w:tcPr>
          <w:p w14:paraId="33D41C75"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6B547FBB" w14:textId="77777777" w:rsidR="00632C4F" w:rsidRPr="00B32846" w:rsidRDefault="00692A53">
            <w:pPr>
              <w:rPr>
                <w:rFonts w:ascii="Arial" w:hAnsi="Arial" w:cs="Arial"/>
                <w:i/>
                <w:sz w:val="20"/>
                <w:szCs w:val="20"/>
              </w:rPr>
            </w:pPr>
            <w:r w:rsidRPr="00B32846">
              <w:rPr>
                <w:rFonts w:ascii="Arial" w:hAnsi="Arial" w:cs="Arial"/>
                <w:iCs/>
                <w:sz w:val="20"/>
                <w:szCs w:val="20"/>
              </w:rPr>
              <w:t>Clientes não conseguem efetuar a compra de apostilas.</w:t>
            </w:r>
          </w:p>
        </w:tc>
      </w:tr>
      <w:tr w:rsidR="00632C4F" w:rsidRPr="00B32846" w14:paraId="5E6449A0" w14:textId="77777777" w:rsidTr="00086EDA">
        <w:trPr>
          <w:trHeight w:val="401"/>
        </w:trPr>
        <w:tc>
          <w:tcPr>
            <w:tcW w:w="1401" w:type="pct"/>
            <w:shd w:val="clear" w:color="auto" w:fill="FFFFFF"/>
            <w:vAlign w:val="center"/>
          </w:tcPr>
          <w:p w14:paraId="74549F5C"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6D728BA6"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Média</w:t>
            </w:r>
          </w:p>
        </w:tc>
      </w:tr>
      <w:tr w:rsidR="00632C4F" w:rsidRPr="00B32846" w14:paraId="67CA3E49" w14:textId="77777777" w:rsidTr="00086EDA">
        <w:trPr>
          <w:trHeight w:val="402"/>
        </w:trPr>
        <w:tc>
          <w:tcPr>
            <w:tcW w:w="1401" w:type="pct"/>
            <w:shd w:val="clear" w:color="auto" w:fill="FFFFFF"/>
            <w:vAlign w:val="center"/>
          </w:tcPr>
          <w:p w14:paraId="486975BC"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10D69BBF" w14:textId="77777777" w:rsidR="00632C4F" w:rsidRPr="00B32846" w:rsidRDefault="00692A53">
            <w:pPr>
              <w:spacing w:before="120" w:line="360" w:lineRule="auto"/>
              <w:rPr>
                <w:rFonts w:ascii="Arial" w:hAnsi="Arial" w:cs="Arial"/>
                <w:sz w:val="20"/>
                <w:szCs w:val="20"/>
              </w:rPr>
            </w:pPr>
            <w:r w:rsidRPr="00B32846">
              <w:rPr>
                <w:rFonts w:ascii="Arial" w:hAnsi="Arial" w:cs="Arial"/>
                <w:sz w:val="20"/>
                <w:szCs w:val="20"/>
              </w:rPr>
              <w:t>F3-Realizar compra de apostila</w:t>
            </w:r>
          </w:p>
          <w:p w14:paraId="142197D3" w14:textId="77777777" w:rsidR="00632C4F" w:rsidRPr="00B32846" w:rsidRDefault="00692A53" w:rsidP="00927002">
            <w:pPr>
              <w:keepNext/>
              <w:spacing w:before="120" w:line="360" w:lineRule="auto"/>
              <w:rPr>
                <w:rFonts w:ascii="Arial" w:hAnsi="Arial" w:cs="Arial"/>
                <w:sz w:val="20"/>
                <w:szCs w:val="20"/>
              </w:rPr>
            </w:pPr>
            <w:r w:rsidRPr="00B32846">
              <w:rPr>
                <w:rFonts w:ascii="Arial" w:hAnsi="Arial" w:cs="Arial"/>
                <w:sz w:val="20"/>
                <w:szCs w:val="20"/>
              </w:rPr>
              <w:t>F4-Manter apostila</w:t>
            </w:r>
          </w:p>
        </w:tc>
      </w:tr>
    </w:tbl>
    <w:p w14:paraId="54C45F0B" w14:textId="154C68E7" w:rsidR="00632C4F" w:rsidRPr="00B32846" w:rsidRDefault="00927002" w:rsidP="00927002">
      <w:pPr>
        <w:pStyle w:val="Legenda"/>
        <w:rPr>
          <w:rFonts w:ascii="Arial" w:hAnsi="Arial" w:cs="Arial"/>
          <w:color w:val="auto"/>
          <w:sz w:val="20"/>
        </w:rPr>
      </w:pPr>
      <w:bookmarkStart w:id="244" w:name="_Toc515021195"/>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10</w:t>
      </w:r>
      <w:r w:rsidR="00417029">
        <w:rPr>
          <w:rFonts w:ascii="Arial" w:hAnsi="Arial" w:cs="Arial"/>
          <w:color w:val="auto"/>
          <w:sz w:val="20"/>
        </w:rPr>
        <w:fldChar w:fldCharType="end"/>
      </w:r>
      <w:r w:rsidRPr="00B32846">
        <w:rPr>
          <w:rFonts w:ascii="Arial" w:hAnsi="Arial" w:cs="Arial"/>
          <w:color w:val="auto"/>
          <w:sz w:val="20"/>
        </w:rPr>
        <w:t>-Possibilitar a compra de apostilas pela internet</w:t>
      </w:r>
      <w:bookmarkEnd w:id="2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6F0C1523" w14:textId="77777777" w:rsidTr="00086EDA">
        <w:trPr>
          <w:trHeight w:val="327"/>
        </w:trPr>
        <w:tc>
          <w:tcPr>
            <w:tcW w:w="1401" w:type="pct"/>
            <w:shd w:val="clear" w:color="auto" w:fill="E7E6E6"/>
            <w:vAlign w:val="center"/>
          </w:tcPr>
          <w:p w14:paraId="0C7F11C0"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Objetivo Específico</w:t>
            </w:r>
          </w:p>
        </w:tc>
        <w:tc>
          <w:tcPr>
            <w:tcW w:w="3599" w:type="pct"/>
            <w:shd w:val="clear" w:color="auto" w:fill="E7E6E6"/>
          </w:tcPr>
          <w:p w14:paraId="01D8A3AF" w14:textId="77777777" w:rsidR="00632C4F" w:rsidRPr="00B32846" w:rsidRDefault="00692A53">
            <w:pPr>
              <w:spacing w:before="80" w:line="360" w:lineRule="auto"/>
              <w:rPr>
                <w:rFonts w:ascii="Arial" w:hAnsi="Arial" w:cs="Arial"/>
                <w:b/>
                <w:color w:val="002060"/>
                <w:sz w:val="20"/>
                <w:szCs w:val="20"/>
              </w:rPr>
            </w:pPr>
            <w:r w:rsidRPr="00B32846">
              <w:rPr>
                <w:rFonts w:ascii="Arial" w:hAnsi="Arial" w:cs="Arial"/>
                <w:b/>
                <w:color w:val="000000" w:themeColor="text1"/>
                <w:sz w:val="20"/>
                <w:szCs w:val="20"/>
              </w:rPr>
              <w:t>Diminuir a necessidade do cliente se deslocar até a empresa</w:t>
            </w:r>
          </w:p>
        </w:tc>
      </w:tr>
      <w:tr w:rsidR="00632C4F" w:rsidRPr="00B32846" w14:paraId="436B37CD" w14:textId="77777777" w:rsidTr="00086EDA">
        <w:trPr>
          <w:trHeight w:val="327"/>
        </w:trPr>
        <w:tc>
          <w:tcPr>
            <w:tcW w:w="1401" w:type="pct"/>
            <w:shd w:val="clear" w:color="auto" w:fill="E7E6E6"/>
            <w:vAlign w:val="center"/>
          </w:tcPr>
          <w:p w14:paraId="3D93D222"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6AF13AD7" w14:textId="77777777" w:rsidR="00632C4F" w:rsidRPr="00B32846" w:rsidRDefault="00692A53">
            <w:pPr>
              <w:spacing w:before="80" w:line="360" w:lineRule="auto"/>
              <w:rPr>
                <w:rFonts w:ascii="Arial" w:hAnsi="Arial" w:cs="Arial"/>
                <w:color w:val="002060"/>
                <w:sz w:val="20"/>
                <w:szCs w:val="20"/>
              </w:rPr>
            </w:pPr>
            <w:r w:rsidRPr="00B32846">
              <w:rPr>
                <w:rFonts w:ascii="Arial" w:hAnsi="Arial" w:cs="Arial"/>
                <w:iCs/>
                <w:sz w:val="20"/>
                <w:szCs w:val="20"/>
              </w:rPr>
              <w:t>Necessidade constante do cliente se deslocar até a empresa.</w:t>
            </w:r>
          </w:p>
        </w:tc>
      </w:tr>
      <w:tr w:rsidR="00632C4F" w:rsidRPr="00B32846" w14:paraId="3DCF0510" w14:textId="77777777" w:rsidTr="00086EDA">
        <w:trPr>
          <w:trHeight w:val="401"/>
        </w:trPr>
        <w:tc>
          <w:tcPr>
            <w:tcW w:w="1401" w:type="pct"/>
            <w:shd w:val="clear" w:color="auto" w:fill="FFFFFF"/>
            <w:vAlign w:val="center"/>
          </w:tcPr>
          <w:p w14:paraId="03488A52"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10EF0CE9"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Alta</w:t>
            </w:r>
          </w:p>
        </w:tc>
      </w:tr>
      <w:tr w:rsidR="00632C4F" w:rsidRPr="00B32846" w14:paraId="548FFD21" w14:textId="77777777" w:rsidTr="00086EDA">
        <w:trPr>
          <w:trHeight w:val="402"/>
        </w:trPr>
        <w:tc>
          <w:tcPr>
            <w:tcW w:w="1401" w:type="pct"/>
            <w:shd w:val="clear" w:color="auto" w:fill="FFFFFF"/>
            <w:vAlign w:val="center"/>
          </w:tcPr>
          <w:p w14:paraId="4A020D0E"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4BBBAE8C" w14:textId="77777777" w:rsidR="00632C4F" w:rsidRPr="00B32846" w:rsidRDefault="00692A53">
            <w:pPr>
              <w:spacing w:before="120" w:line="360" w:lineRule="auto"/>
              <w:rPr>
                <w:rFonts w:ascii="Arial" w:hAnsi="Arial" w:cs="Arial"/>
                <w:sz w:val="20"/>
                <w:szCs w:val="20"/>
              </w:rPr>
            </w:pPr>
            <w:r w:rsidRPr="00B32846">
              <w:rPr>
                <w:rFonts w:ascii="Arial" w:hAnsi="Arial" w:cs="Arial"/>
                <w:sz w:val="20"/>
                <w:szCs w:val="20"/>
              </w:rPr>
              <w:t>F5-Agendar provas</w:t>
            </w:r>
          </w:p>
          <w:p w14:paraId="7A24103D" w14:textId="77777777" w:rsidR="00632C4F" w:rsidRPr="00B32846" w:rsidRDefault="00692A53" w:rsidP="00927002">
            <w:pPr>
              <w:keepNext/>
              <w:spacing w:before="120" w:line="360" w:lineRule="auto"/>
              <w:rPr>
                <w:rFonts w:ascii="Arial" w:hAnsi="Arial" w:cs="Arial"/>
                <w:sz w:val="20"/>
                <w:szCs w:val="20"/>
              </w:rPr>
            </w:pPr>
            <w:r w:rsidRPr="00B32846">
              <w:rPr>
                <w:rFonts w:ascii="Arial" w:hAnsi="Arial" w:cs="Arial"/>
                <w:sz w:val="20"/>
                <w:szCs w:val="20"/>
              </w:rPr>
              <w:t>F6-Agendar aulas</w:t>
            </w:r>
          </w:p>
        </w:tc>
      </w:tr>
    </w:tbl>
    <w:p w14:paraId="32EEB654" w14:textId="7FC42B5D" w:rsidR="00632C4F" w:rsidRPr="00B32846" w:rsidRDefault="00927002" w:rsidP="00927002">
      <w:pPr>
        <w:pStyle w:val="Legenda"/>
        <w:rPr>
          <w:rFonts w:ascii="Arial" w:hAnsi="Arial" w:cs="Arial"/>
          <w:color w:val="auto"/>
          <w:sz w:val="20"/>
        </w:rPr>
      </w:pPr>
      <w:bookmarkStart w:id="245" w:name="_Toc515021196"/>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11</w:t>
      </w:r>
      <w:r w:rsidR="00417029">
        <w:rPr>
          <w:rFonts w:ascii="Arial" w:hAnsi="Arial" w:cs="Arial"/>
          <w:color w:val="auto"/>
          <w:sz w:val="20"/>
        </w:rPr>
        <w:fldChar w:fldCharType="end"/>
      </w:r>
      <w:r w:rsidRPr="00B32846">
        <w:rPr>
          <w:rFonts w:ascii="Arial" w:hAnsi="Arial" w:cs="Arial"/>
          <w:color w:val="auto"/>
          <w:sz w:val="20"/>
        </w:rPr>
        <w:t>-Diminuir a necessidade do cliente se deslocar até a empresa</w:t>
      </w:r>
      <w:bookmarkEnd w:id="2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0ECEA7CD" w14:textId="77777777" w:rsidTr="00086EDA">
        <w:trPr>
          <w:trHeight w:val="327"/>
        </w:trPr>
        <w:tc>
          <w:tcPr>
            <w:tcW w:w="1401" w:type="pct"/>
            <w:shd w:val="clear" w:color="auto" w:fill="E7E6E6"/>
            <w:vAlign w:val="center"/>
          </w:tcPr>
          <w:p w14:paraId="0AD5781B" w14:textId="77777777" w:rsidR="00632C4F" w:rsidRPr="00B32846" w:rsidRDefault="00692A53" w:rsidP="00927002">
            <w:pPr>
              <w:pStyle w:val="Legenda"/>
              <w:rPr>
                <w:rFonts w:ascii="Arial" w:hAnsi="Arial" w:cs="Arial"/>
                <w:color w:val="auto"/>
                <w:sz w:val="20"/>
              </w:rPr>
            </w:pPr>
            <w:r w:rsidRPr="00B32846">
              <w:rPr>
                <w:rFonts w:ascii="Arial" w:hAnsi="Arial" w:cs="Arial"/>
                <w:color w:val="auto"/>
                <w:sz w:val="20"/>
              </w:rPr>
              <w:t>Objetivo Específico</w:t>
            </w:r>
          </w:p>
        </w:tc>
        <w:tc>
          <w:tcPr>
            <w:tcW w:w="3599" w:type="pct"/>
            <w:shd w:val="clear" w:color="auto" w:fill="E7E6E6"/>
          </w:tcPr>
          <w:p w14:paraId="3A6D5124" w14:textId="3EFF2D74" w:rsidR="00632C4F" w:rsidRPr="00B32846" w:rsidRDefault="00692A53" w:rsidP="00927002">
            <w:pPr>
              <w:pStyle w:val="Legenda"/>
              <w:rPr>
                <w:rFonts w:ascii="Arial" w:hAnsi="Arial" w:cs="Arial"/>
                <w:color w:val="auto"/>
                <w:sz w:val="20"/>
              </w:rPr>
            </w:pPr>
            <w:r w:rsidRPr="00B32846">
              <w:rPr>
                <w:rFonts w:ascii="Arial" w:hAnsi="Arial" w:cs="Arial"/>
                <w:color w:val="auto"/>
                <w:sz w:val="20"/>
              </w:rPr>
              <w:t xml:space="preserve">Melhorar </w:t>
            </w:r>
            <w:r w:rsidR="00927002" w:rsidRPr="00B32846">
              <w:rPr>
                <w:rFonts w:ascii="Arial" w:hAnsi="Arial" w:cs="Arial"/>
                <w:color w:val="auto"/>
                <w:sz w:val="20"/>
              </w:rPr>
              <w:t xml:space="preserve">a </w:t>
            </w:r>
            <w:r w:rsidRPr="00B32846">
              <w:rPr>
                <w:rFonts w:ascii="Arial" w:hAnsi="Arial" w:cs="Arial"/>
                <w:color w:val="auto"/>
                <w:sz w:val="20"/>
              </w:rPr>
              <w:t>comunicação de aula</w:t>
            </w:r>
            <w:r w:rsidR="00234905">
              <w:rPr>
                <w:rFonts w:ascii="Arial" w:hAnsi="Arial" w:cs="Arial"/>
                <w:color w:val="auto"/>
                <w:sz w:val="20"/>
              </w:rPr>
              <w:t>, prova e resultados</w:t>
            </w:r>
            <w:r w:rsidRPr="00B32846">
              <w:rPr>
                <w:rFonts w:ascii="Arial" w:hAnsi="Arial" w:cs="Arial"/>
                <w:color w:val="auto"/>
                <w:sz w:val="20"/>
              </w:rPr>
              <w:t xml:space="preserve"> do cliente</w:t>
            </w:r>
          </w:p>
        </w:tc>
      </w:tr>
      <w:tr w:rsidR="00632C4F" w:rsidRPr="00B32846" w14:paraId="17D1F40A" w14:textId="77777777" w:rsidTr="00086EDA">
        <w:trPr>
          <w:trHeight w:val="327"/>
        </w:trPr>
        <w:tc>
          <w:tcPr>
            <w:tcW w:w="1401" w:type="pct"/>
            <w:shd w:val="clear" w:color="auto" w:fill="E7E6E6"/>
            <w:vAlign w:val="center"/>
          </w:tcPr>
          <w:p w14:paraId="29080F28"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353A4766" w14:textId="095A238C" w:rsidR="00632C4F" w:rsidRPr="00B32846" w:rsidRDefault="00692A53">
            <w:pPr>
              <w:spacing w:line="360" w:lineRule="auto"/>
              <w:rPr>
                <w:rFonts w:ascii="Arial" w:hAnsi="Arial" w:cs="Arial"/>
                <w:iCs/>
                <w:sz w:val="20"/>
                <w:szCs w:val="20"/>
              </w:rPr>
            </w:pPr>
            <w:r w:rsidRPr="00B32846">
              <w:rPr>
                <w:rFonts w:ascii="Arial" w:hAnsi="Arial" w:cs="Arial"/>
                <w:iCs/>
                <w:sz w:val="20"/>
                <w:szCs w:val="20"/>
              </w:rPr>
              <w:t>Falha na comunicação da aula</w:t>
            </w:r>
            <w:r w:rsidR="00234905">
              <w:rPr>
                <w:rFonts w:ascii="Arial" w:hAnsi="Arial" w:cs="Arial"/>
                <w:iCs/>
                <w:sz w:val="20"/>
                <w:szCs w:val="20"/>
              </w:rPr>
              <w:t>, marcação de prova ou resultados do exame teórico do cliente.</w:t>
            </w:r>
          </w:p>
        </w:tc>
      </w:tr>
      <w:tr w:rsidR="00632C4F" w:rsidRPr="00B32846" w14:paraId="2D5279C7" w14:textId="77777777" w:rsidTr="00086EDA">
        <w:trPr>
          <w:trHeight w:val="401"/>
        </w:trPr>
        <w:tc>
          <w:tcPr>
            <w:tcW w:w="1401" w:type="pct"/>
            <w:shd w:val="clear" w:color="auto" w:fill="FFFFFF"/>
            <w:vAlign w:val="center"/>
          </w:tcPr>
          <w:p w14:paraId="6C8BF142"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4FB351B5"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Alta</w:t>
            </w:r>
          </w:p>
        </w:tc>
      </w:tr>
      <w:tr w:rsidR="00632C4F" w:rsidRPr="00B32846" w14:paraId="1488307B" w14:textId="77777777" w:rsidTr="00086EDA">
        <w:trPr>
          <w:trHeight w:val="402"/>
        </w:trPr>
        <w:tc>
          <w:tcPr>
            <w:tcW w:w="1401" w:type="pct"/>
            <w:shd w:val="clear" w:color="auto" w:fill="FFFFFF"/>
            <w:vAlign w:val="center"/>
          </w:tcPr>
          <w:p w14:paraId="501685C8"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609166B2" w14:textId="4C1A004E" w:rsidR="00234905" w:rsidRDefault="00234905" w:rsidP="00927002">
            <w:pPr>
              <w:keepNext/>
              <w:spacing w:before="120" w:line="360" w:lineRule="auto"/>
              <w:rPr>
                <w:rFonts w:ascii="Arial" w:hAnsi="Arial" w:cs="Arial"/>
                <w:sz w:val="20"/>
                <w:szCs w:val="20"/>
              </w:rPr>
            </w:pPr>
            <w:r>
              <w:rPr>
                <w:rFonts w:ascii="Arial" w:hAnsi="Arial" w:cs="Arial"/>
                <w:sz w:val="20"/>
                <w:szCs w:val="20"/>
              </w:rPr>
              <w:t>F5-Agendar Provas</w:t>
            </w:r>
          </w:p>
          <w:p w14:paraId="091D5AF2" w14:textId="77777777" w:rsidR="00632C4F" w:rsidRDefault="00692A53" w:rsidP="00927002">
            <w:pPr>
              <w:keepNext/>
              <w:spacing w:before="120" w:line="360" w:lineRule="auto"/>
              <w:rPr>
                <w:rFonts w:ascii="Arial" w:hAnsi="Arial" w:cs="Arial"/>
                <w:sz w:val="20"/>
                <w:szCs w:val="20"/>
              </w:rPr>
            </w:pPr>
            <w:r w:rsidRPr="00B32846">
              <w:rPr>
                <w:rFonts w:ascii="Arial" w:hAnsi="Arial" w:cs="Arial"/>
                <w:sz w:val="20"/>
                <w:szCs w:val="20"/>
              </w:rPr>
              <w:t>F6-Agendar aulas</w:t>
            </w:r>
          </w:p>
          <w:p w14:paraId="0B17363B" w14:textId="5060662B" w:rsidR="00234905" w:rsidRPr="00B32846" w:rsidRDefault="00234905" w:rsidP="00927002">
            <w:pPr>
              <w:keepNext/>
              <w:spacing w:before="120" w:line="360" w:lineRule="auto"/>
              <w:rPr>
                <w:rFonts w:ascii="Arial" w:hAnsi="Arial" w:cs="Arial"/>
                <w:sz w:val="20"/>
                <w:szCs w:val="20"/>
              </w:rPr>
            </w:pPr>
            <w:r>
              <w:rPr>
                <w:rFonts w:ascii="Arial" w:hAnsi="Arial" w:cs="Arial"/>
                <w:sz w:val="20"/>
                <w:szCs w:val="20"/>
              </w:rPr>
              <w:t>F7-Postar Resultados das Provas</w:t>
            </w:r>
          </w:p>
        </w:tc>
      </w:tr>
    </w:tbl>
    <w:p w14:paraId="47B89741" w14:textId="056843B8" w:rsidR="00632C4F" w:rsidRDefault="00927002" w:rsidP="00927002">
      <w:pPr>
        <w:pStyle w:val="Legenda"/>
        <w:rPr>
          <w:rFonts w:ascii="Arial" w:hAnsi="Arial" w:cs="Arial"/>
          <w:color w:val="auto"/>
          <w:sz w:val="20"/>
        </w:rPr>
      </w:pPr>
      <w:bookmarkStart w:id="246" w:name="_Toc515021197"/>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12</w:t>
      </w:r>
      <w:r w:rsidR="00417029">
        <w:rPr>
          <w:rFonts w:ascii="Arial" w:hAnsi="Arial" w:cs="Arial"/>
          <w:color w:val="auto"/>
          <w:sz w:val="20"/>
        </w:rPr>
        <w:fldChar w:fldCharType="end"/>
      </w:r>
      <w:r w:rsidRPr="00B32846">
        <w:rPr>
          <w:rFonts w:ascii="Arial" w:hAnsi="Arial" w:cs="Arial"/>
          <w:color w:val="auto"/>
          <w:sz w:val="20"/>
        </w:rPr>
        <w:t>-Melhorar a comunicação de aula do cliente</w:t>
      </w:r>
      <w:bookmarkEnd w:id="246"/>
    </w:p>
    <w:p w14:paraId="1D182ECF" w14:textId="77777777" w:rsidR="008241E1" w:rsidRPr="008241E1" w:rsidRDefault="008241E1" w:rsidP="008241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6E9C9F7F" w14:textId="77777777" w:rsidTr="00086EDA">
        <w:trPr>
          <w:trHeight w:val="327"/>
        </w:trPr>
        <w:tc>
          <w:tcPr>
            <w:tcW w:w="1401" w:type="pct"/>
            <w:shd w:val="clear" w:color="auto" w:fill="E7E6E6"/>
            <w:vAlign w:val="center"/>
          </w:tcPr>
          <w:p w14:paraId="23517557"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lastRenderedPageBreak/>
              <w:t>Objetivo Específico</w:t>
            </w:r>
          </w:p>
        </w:tc>
        <w:tc>
          <w:tcPr>
            <w:tcW w:w="3599" w:type="pct"/>
            <w:shd w:val="clear" w:color="auto" w:fill="E7E6E6"/>
          </w:tcPr>
          <w:p w14:paraId="070F3CD0" w14:textId="77777777" w:rsidR="00632C4F" w:rsidRPr="00B32846" w:rsidRDefault="00692A53">
            <w:pPr>
              <w:spacing w:line="360" w:lineRule="auto"/>
              <w:rPr>
                <w:rFonts w:ascii="Arial" w:hAnsi="Arial" w:cs="Arial"/>
                <w:b/>
                <w:iCs/>
                <w:sz w:val="20"/>
                <w:szCs w:val="20"/>
              </w:rPr>
            </w:pPr>
            <w:r w:rsidRPr="00B32846">
              <w:rPr>
                <w:rFonts w:ascii="Arial" w:hAnsi="Arial" w:cs="Arial"/>
                <w:b/>
                <w:iCs/>
                <w:sz w:val="20"/>
                <w:szCs w:val="20"/>
              </w:rPr>
              <w:t xml:space="preserve">Reduzir </w:t>
            </w:r>
            <w:r w:rsidR="00927002" w:rsidRPr="00B32846">
              <w:rPr>
                <w:rFonts w:ascii="Arial" w:hAnsi="Arial" w:cs="Arial"/>
                <w:b/>
                <w:iCs/>
                <w:sz w:val="20"/>
                <w:szCs w:val="20"/>
              </w:rPr>
              <w:t xml:space="preserve">o </w:t>
            </w:r>
            <w:r w:rsidRPr="00B32846">
              <w:rPr>
                <w:rFonts w:ascii="Arial" w:hAnsi="Arial" w:cs="Arial"/>
                <w:b/>
                <w:iCs/>
                <w:sz w:val="20"/>
                <w:szCs w:val="20"/>
              </w:rPr>
              <w:t>tempo de comunicação dos resultados dos clientes</w:t>
            </w:r>
          </w:p>
        </w:tc>
      </w:tr>
      <w:tr w:rsidR="00632C4F" w:rsidRPr="00B32846" w14:paraId="5A322391" w14:textId="77777777" w:rsidTr="00086EDA">
        <w:trPr>
          <w:trHeight w:val="327"/>
        </w:trPr>
        <w:tc>
          <w:tcPr>
            <w:tcW w:w="1401" w:type="pct"/>
            <w:shd w:val="clear" w:color="auto" w:fill="E7E6E6"/>
            <w:vAlign w:val="center"/>
          </w:tcPr>
          <w:p w14:paraId="099FC439"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51378690" w14:textId="77777777" w:rsidR="00632C4F" w:rsidRPr="00B32846" w:rsidRDefault="00692A53">
            <w:pPr>
              <w:spacing w:line="360" w:lineRule="auto"/>
              <w:rPr>
                <w:rFonts w:ascii="Arial" w:hAnsi="Arial" w:cs="Arial"/>
                <w:iCs/>
                <w:sz w:val="20"/>
                <w:szCs w:val="20"/>
              </w:rPr>
            </w:pPr>
            <w:r w:rsidRPr="00B32846">
              <w:rPr>
                <w:rFonts w:ascii="Arial" w:hAnsi="Arial" w:cs="Arial"/>
                <w:iCs/>
                <w:sz w:val="20"/>
                <w:szCs w:val="20"/>
              </w:rPr>
              <w:t>Ineficiência na comunicação dos resultados do exame teórico.</w:t>
            </w:r>
          </w:p>
        </w:tc>
      </w:tr>
      <w:tr w:rsidR="00632C4F" w:rsidRPr="00B32846" w14:paraId="0DCE4470" w14:textId="77777777" w:rsidTr="00086EDA">
        <w:trPr>
          <w:trHeight w:val="401"/>
        </w:trPr>
        <w:tc>
          <w:tcPr>
            <w:tcW w:w="1401" w:type="pct"/>
            <w:shd w:val="clear" w:color="auto" w:fill="FFFFFF"/>
            <w:vAlign w:val="center"/>
          </w:tcPr>
          <w:p w14:paraId="508B6909"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0F4965AD"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Baixa</w:t>
            </w:r>
          </w:p>
        </w:tc>
      </w:tr>
      <w:tr w:rsidR="00632C4F" w:rsidRPr="00B32846" w14:paraId="7EE0C758" w14:textId="77777777" w:rsidTr="00086EDA">
        <w:trPr>
          <w:trHeight w:val="402"/>
        </w:trPr>
        <w:tc>
          <w:tcPr>
            <w:tcW w:w="1401" w:type="pct"/>
            <w:shd w:val="clear" w:color="auto" w:fill="FFFFFF"/>
            <w:vAlign w:val="center"/>
          </w:tcPr>
          <w:p w14:paraId="3D244512"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337A88D9" w14:textId="77777777" w:rsidR="00632C4F" w:rsidRPr="00B32846" w:rsidRDefault="00692A53" w:rsidP="00927002">
            <w:pPr>
              <w:keepNext/>
              <w:spacing w:before="120" w:line="360" w:lineRule="auto"/>
              <w:rPr>
                <w:rFonts w:ascii="Arial" w:hAnsi="Arial" w:cs="Arial"/>
                <w:sz w:val="20"/>
                <w:szCs w:val="20"/>
              </w:rPr>
            </w:pPr>
            <w:r w:rsidRPr="00B32846">
              <w:rPr>
                <w:rFonts w:ascii="Arial" w:hAnsi="Arial" w:cs="Arial"/>
                <w:sz w:val="20"/>
                <w:szCs w:val="20"/>
              </w:rPr>
              <w:t>F7-Postar resultado da prova</w:t>
            </w:r>
          </w:p>
        </w:tc>
      </w:tr>
    </w:tbl>
    <w:p w14:paraId="104C64FF" w14:textId="1B9A170A" w:rsidR="00632C4F" w:rsidRDefault="00927002" w:rsidP="00927002">
      <w:pPr>
        <w:pStyle w:val="Legenda"/>
        <w:rPr>
          <w:rFonts w:ascii="Arial" w:hAnsi="Arial" w:cs="Arial"/>
          <w:color w:val="auto"/>
          <w:sz w:val="20"/>
        </w:rPr>
      </w:pPr>
      <w:bookmarkStart w:id="247" w:name="_Toc515021198"/>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13</w:t>
      </w:r>
      <w:r w:rsidR="00417029">
        <w:rPr>
          <w:rFonts w:ascii="Arial" w:hAnsi="Arial" w:cs="Arial"/>
          <w:color w:val="auto"/>
          <w:sz w:val="20"/>
        </w:rPr>
        <w:fldChar w:fldCharType="end"/>
      </w:r>
      <w:r w:rsidRPr="00B32846">
        <w:rPr>
          <w:rFonts w:ascii="Arial" w:hAnsi="Arial" w:cs="Arial"/>
          <w:color w:val="auto"/>
          <w:sz w:val="20"/>
        </w:rPr>
        <w:t>-Reduzir o tempo de comunicação dos resultados dos cliente</w:t>
      </w:r>
      <w:r w:rsidR="009E2BDF">
        <w:rPr>
          <w:rFonts w:ascii="Arial" w:hAnsi="Arial" w:cs="Arial"/>
          <w:color w:val="auto"/>
          <w:sz w:val="20"/>
        </w:rPr>
        <w:t>s</w:t>
      </w:r>
      <w:bookmarkEnd w:id="2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52E9C7CD" w14:textId="77777777" w:rsidTr="00086EDA">
        <w:trPr>
          <w:trHeight w:val="327"/>
          <w:tblHeader/>
        </w:trPr>
        <w:tc>
          <w:tcPr>
            <w:tcW w:w="1401" w:type="pct"/>
            <w:shd w:val="clear" w:color="auto" w:fill="E7E6E6"/>
            <w:vAlign w:val="center"/>
          </w:tcPr>
          <w:p w14:paraId="1B33B155"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Objetivo Específico</w:t>
            </w:r>
          </w:p>
        </w:tc>
        <w:tc>
          <w:tcPr>
            <w:tcW w:w="3599" w:type="pct"/>
            <w:shd w:val="clear" w:color="auto" w:fill="E7E6E6"/>
          </w:tcPr>
          <w:p w14:paraId="2926DC9A" w14:textId="77777777" w:rsidR="00632C4F" w:rsidRPr="00B32846" w:rsidRDefault="00692A53">
            <w:pPr>
              <w:spacing w:before="80" w:line="360" w:lineRule="auto"/>
              <w:rPr>
                <w:rFonts w:ascii="Arial" w:hAnsi="Arial" w:cs="Arial"/>
                <w:b/>
                <w:color w:val="002060"/>
                <w:sz w:val="20"/>
                <w:szCs w:val="20"/>
              </w:rPr>
            </w:pPr>
            <w:r w:rsidRPr="00B32846">
              <w:rPr>
                <w:rFonts w:ascii="Arial" w:hAnsi="Arial" w:cs="Arial"/>
                <w:b/>
                <w:color w:val="000000" w:themeColor="text1"/>
                <w:sz w:val="20"/>
                <w:szCs w:val="20"/>
              </w:rPr>
              <w:t>Reduzir tempo de disponibilização dos resultados dos simulados-treino para o exame teórico</w:t>
            </w:r>
          </w:p>
        </w:tc>
      </w:tr>
      <w:tr w:rsidR="00632C4F" w:rsidRPr="00B32846" w14:paraId="7C0353EF" w14:textId="77777777" w:rsidTr="00086EDA">
        <w:trPr>
          <w:trHeight w:val="327"/>
        </w:trPr>
        <w:tc>
          <w:tcPr>
            <w:tcW w:w="1401" w:type="pct"/>
            <w:shd w:val="clear" w:color="auto" w:fill="E7E6E6"/>
            <w:vAlign w:val="center"/>
          </w:tcPr>
          <w:p w14:paraId="6DA2E4BA"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1D2DAAEF" w14:textId="77777777" w:rsidR="00632C4F" w:rsidRPr="00B32846" w:rsidRDefault="00692A53">
            <w:pPr>
              <w:spacing w:before="80" w:line="360" w:lineRule="auto"/>
              <w:rPr>
                <w:rFonts w:ascii="Arial" w:hAnsi="Arial" w:cs="Arial"/>
                <w:color w:val="002060"/>
                <w:sz w:val="20"/>
                <w:szCs w:val="20"/>
              </w:rPr>
            </w:pPr>
            <w:r w:rsidRPr="00B32846">
              <w:rPr>
                <w:rFonts w:ascii="Arial" w:hAnsi="Arial" w:cs="Arial"/>
                <w:iCs/>
                <w:sz w:val="20"/>
                <w:szCs w:val="20"/>
              </w:rPr>
              <w:t>Demora na disponibilização dos resultados dos simulados.</w:t>
            </w:r>
          </w:p>
        </w:tc>
      </w:tr>
      <w:tr w:rsidR="00632C4F" w:rsidRPr="00B32846" w14:paraId="36E1C802" w14:textId="77777777" w:rsidTr="00086EDA">
        <w:trPr>
          <w:trHeight w:val="401"/>
        </w:trPr>
        <w:tc>
          <w:tcPr>
            <w:tcW w:w="1401" w:type="pct"/>
            <w:shd w:val="clear" w:color="auto" w:fill="FFFFFF"/>
            <w:vAlign w:val="center"/>
          </w:tcPr>
          <w:p w14:paraId="26B7F21C"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79CFE06E"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Baixa</w:t>
            </w:r>
          </w:p>
        </w:tc>
      </w:tr>
      <w:tr w:rsidR="00632C4F" w:rsidRPr="00B32846" w14:paraId="3091E5A9" w14:textId="77777777" w:rsidTr="00086EDA">
        <w:trPr>
          <w:trHeight w:val="402"/>
        </w:trPr>
        <w:tc>
          <w:tcPr>
            <w:tcW w:w="1401" w:type="pct"/>
            <w:shd w:val="clear" w:color="auto" w:fill="FFFFFF"/>
            <w:vAlign w:val="center"/>
          </w:tcPr>
          <w:p w14:paraId="0EC2CBDF"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6BB2EEB4" w14:textId="77777777" w:rsidR="00632C4F" w:rsidRDefault="00692A53" w:rsidP="00927002">
            <w:pPr>
              <w:keepNext/>
              <w:spacing w:before="120" w:line="360" w:lineRule="auto"/>
              <w:rPr>
                <w:rFonts w:ascii="Arial" w:hAnsi="Arial" w:cs="Arial"/>
                <w:sz w:val="20"/>
                <w:szCs w:val="20"/>
              </w:rPr>
            </w:pPr>
            <w:r w:rsidRPr="00B32846">
              <w:rPr>
                <w:rFonts w:ascii="Arial" w:hAnsi="Arial" w:cs="Arial"/>
                <w:sz w:val="20"/>
                <w:szCs w:val="20"/>
              </w:rPr>
              <w:t>F8-Realizar simulado</w:t>
            </w:r>
          </w:p>
          <w:p w14:paraId="6213E700" w14:textId="07F85BA3" w:rsidR="00417029" w:rsidRPr="00B32846" w:rsidRDefault="00417029" w:rsidP="00927002">
            <w:pPr>
              <w:keepNext/>
              <w:spacing w:before="120" w:line="360" w:lineRule="auto"/>
              <w:rPr>
                <w:rFonts w:ascii="Arial" w:hAnsi="Arial" w:cs="Arial"/>
                <w:sz w:val="20"/>
                <w:szCs w:val="20"/>
              </w:rPr>
            </w:pPr>
            <w:r>
              <w:rPr>
                <w:rFonts w:ascii="Arial" w:hAnsi="Arial" w:cs="Arial"/>
                <w:sz w:val="20"/>
                <w:szCs w:val="20"/>
              </w:rPr>
              <w:t>F9-Gerar gráfico de desempenho</w:t>
            </w:r>
          </w:p>
        </w:tc>
      </w:tr>
    </w:tbl>
    <w:p w14:paraId="68244521" w14:textId="55C05466" w:rsidR="00632C4F" w:rsidRPr="00927002" w:rsidRDefault="00927002" w:rsidP="00927002">
      <w:pPr>
        <w:pStyle w:val="Legenda"/>
        <w:rPr>
          <w:rFonts w:ascii="Arial" w:hAnsi="Arial" w:cs="Arial"/>
          <w:color w:val="auto"/>
          <w:sz w:val="20"/>
        </w:rPr>
      </w:pPr>
      <w:bookmarkStart w:id="248" w:name="_Toc515021199"/>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14</w:t>
      </w:r>
      <w:r w:rsidR="00417029">
        <w:rPr>
          <w:rFonts w:ascii="Arial" w:hAnsi="Arial" w:cs="Arial"/>
          <w:color w:val="auto"/>
          <w:sz w:val="20"/>
        </w:rPr>
        <w:fldChar w:fldCharType="end"/>
      </w:r>
      <w:r w:rsidRPr="00B32846">
        <w:rPr>
          <w:rFonts w:ascii="Arial" w:hAnsi="Arial" w:cs="Arial"/>
          <w:color w:val="auto"/>
          <w:sz w:val="20"/>
        </w:rPr>
        <w:t>-Reduzir tempo para disponibilização dos resultados dos simulados</w:t>
      </w:r>
      <w:bookmarkEnd w:id="2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417029" w:rsidRPr="00B32846" w14:paraId="7B4B945C" w14:textId="77777777" w:rsidTr="009633D8">
        <w:trPr>
          <w:trHeight w:val="327"/>
          <w:tblHeader/>
        </w:trPr>
        <w:tc>
          <w:tcPr>
            <w:tcW w:w="1401" w:type="pct"/>
            <w:shd w:val="clear" w:color="auto" w:fill="E7E6E6"/>
            <w:vAlign w:val="center"/>
          </w:tcPr>
          <w:p w14:paraId="21A29C93" w14:textId="77777777" w:rsidR="00417029" w:rsidRPr="00B32846" w:rsidRDefault="00417029" w:rsidP="009633D8">
            <w:pPr>
              <w:spacing w:before="80"/>
              <w:jc w:val="left"/>
              <w:rPr>
                <w:rFonts w:ascii="Arial" w:hAnsi="Arial" w:cs="Arial"/>
                <w:b/>
                <w:sz w:val="20"/>
                <w:szCs w:val="20"/>
              </w:rPr>
            </w:pPr>
            <w:r w:rsidRPr="00B32846">
              <w:rPr>
                <w:rFonts w:ascii="Arial" w:hAnsi="Arial" w:cs="Arial"/>
                <w:b/>
                <w:sz w:val="20"/>
                <w:szCs w:val="20"/>
              </w:rPr>
              <w:t>Objetivo Específico</w:t>
            </w:r>
          </w:p>
        </w:tc>
        <w:tc>
          <w:tcPr>
            <w:tcW w:w="3599" w:type="pct"/>
            <w:shd w:val="clear" w:color="auto" w:fill="E7E6E6"/>
          </w:tcPr>
          <w:p w14:paraId="765D7B2E" w14:textId="0CA25507" w:rsidR="00417029" w:rsidRPr="00B32846" w:rsidRDefault="00417029" w:rsidP="009633D8">
            <w:pPr>
              <w:spacing w:before="80" w:line="360" w:lineRule="auto"/>
              <w:rPr>
                <w:rFonts w:ascii="Arial" w:hAnsi="Arial" w:cs="Arial"/>
                <w:b/>
                <w:color w:val="002060"/>
                <w:sz w:val="20"/>
                <w:szCs w:val="20"/>
              </w:rPr>
            </w:pPr>
            <w:r>
              <w:rPr>
                <w:rFonts w:ascii="Arial" w:hAnsi="Arial" w:cs="Arial"/>
                <w:b/>
                <w:color w:val="000000" w:themeColor="text1"/>
                <w:sz w:val="20"/>
                <w:szCs w:val="20"/>
              </w:rPr>
              <w:t>Gerar gráfico de lucro dos serviços</w:t>
            </w:r>
          </w:p>
        </w:tc>
      </w:tr>
      <w:tr w:rsidR="00417029" w:rsidRPr="00B32846" w14:paraId="2E271A26" w14:textId="77777777" w:rsidTr="009633D8">
        <w:trPr>
          <w:trHeight w:val="327"/>
        </w:trPr>
        <w:tc>
          <w:tcPr>
            <w:tcW w:w="1401" w:type="pct"/>
            <w:shd w:val="clear" w:color="auto" w:fill="E7E6E6"/>
            <w:vAlign w:val="center"/>
          </w:tcPr>
          <w:p w14:paraId="1D8788FB" w14:textId="77777777" w:rsidR="00417029" w:rsidRPr="00B32846" w:rsidRDefault="00417029" w:rsidP="009633D8">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739ECCE3" w14:textId="6B900BAE" w:rsidR="00417029" w:rsidRPr="00B32846" w:rsidRDefault="00417029" w:rsidP="009633D8">
            <w:pPr>
              <w:spacing w:before="80" w:line="360" w:lineRule="auto"/>
              <w:rPr>
                <w:rFonts w:ascii="Arial" w:hAnsi="Arial" w:cs="Arial"/>
                <w:color w:val="002060"/>
                <w:sz w:val="20"/>
                <w:szCs w:val="20"/>
              </w:rPr>
            </w:pPr>
            <w:r>
              <w:rPr>
                <w:rFonts w:ascii="Arial" w:hAnsi="Arial" w:cs="Arial"/>
                <w:iCs/>
                <w:sz w:val="20"/>
                <w:szCs w:val="20"/>
              </w:rPr>
              <w:t>Cobrança indevida dos clientes</w:t>
            </w:r>
          </w:p>
        </w:tc>
      </w:tr>
      <w:tr w:rsidR="00417029" w:rsidRPr="00B32846" w14:paraId="2078354D" w14:textId="77777777" w:rsidTr="009633D8">
        <w:trPr>
          <w:trHeight w:val="401"/>
        </w:trPr>
        <w:tc>
          <w:tcPr>
            <w:tcW w:w="1401" w:type="pct"/>
            <w:shd w:val="clear" w:color="auto" w:fill="FFFFFF"/>
            <w:vAlign w:val="center"/>
          </w:tcPr>
          <w:p w14:paraId="2D22FD0C" w14:textId="77777777" w:rsidR="00417029" w:rsidRPr="00B32846" w:rsidRDefault="00417029" w:rsidP="009633D8">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325275A6" w14:textId="5EA1786E" w:rsidR="00417029" w:rsidRPr="00B32846" w:rsidRDefault="00417029" w:rsidP="009633D8">
            <w:pPr>
              <w:spacing w:before="80" w:line="360" w:lineRule="auto"/>
              <w:rPr>
                <w:rFonts w:ascii="Arial" w:hAnsi="Arial" w:cs="Arial"/>
                <w:sz w:val="20"/>
                <w:szCs w:val="20"/>
              </w:rPr>
            </w:pPr>
            <w:r>
              <w:rPr>
                <w:rFonts w:ascii="Arial" w:hAnsi="Arial" w:cs="Arial"/>
                <w:sz w:val="20"/>
                <w:szCs w:val="20"/>
              </w:rPr>
              <w:t>Média</w:t>
            </w:r>
          </w:p>
        </w:tc>
      </w:tr>
      <w:tr w:rsidR="00417029" w:rsidRPr="00B32846" w14:paraId="60F9DB81" w14:textId="77777777" w:rsidTr="009633D8">
        <w:trPr>
          <w:trHeight w:val="402"/>
        </w:trPr>
        <w:tc>
          <w:tcPr>
            <w:tcW w:w="1401" w:type="pct"/>
            <w:shd w:val="clear" w:color="auto" w:fill="FFFFFF"/>
            <w:vAlign w:val="center"/>
          </w:tcPr>
          <w:p w14:paraId="3EA19633" w14:textId="77777777" w:rsidR="00417029" w:rsidRPr="00B32846" w:rsidRDefault="00417029" w:rsidP="009633D8">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580C0A74" w14:textId="7AB7BA0D" w:rsidR="00417029" w:rsidRPr="00B32846" w:rsidRDefault="00417029" w:rsidP="00417029">
            <w:pPr>
              <w:keepNext/>
              <w:spacing w:before="120" w:line="360" w:lineRule="auto"/>
              <w:rPr>
                <w:rFonts w:ascii="Arial" w:hAnsi="Arial" w:cs="Arial"/>
                <w:sz w:val="20"/>
                <w:szCs w:val="20"/>
              </w:rPr>
            </w:pPr>
            <w:r w:rsidRPr="00B32846">
              <w:rPr>
                <w:rFonts w:ascii="Arial" w:hAnsi="Arial" w:cs="Arial"/>
                <w:sz w:val="20"/>
                <w:szCs w:val="20"/>
              </w:rPr>
              <w:t>F</w:t>
            </w:r>
            <w:r>
              <w:rPr>
                <w:rFonts w:ascii="Arial" w:hAnsi="Arial" w:cs="Arial"/>
                <w:sz w:val="20"/>
                <w:szCs w:val="20"/>
              </w:rPr>
              <w:t>10</w:t>
            </w:r>
            <w:r w:rsidRPr="00B32846">
              <w:rPr>
                <w:rFonts w:ascii="Arial" w:hAnsi="Arial" w:cs="Arial"/>
                <w:sz w:val="20"/>
                <w:szCs w:val="20"/>
              </w:rPr>
              <w:t>-</w:t>
            </w:r>
            <w:r>
              <w:rPr>
                <w:rFonts w:ascii="Arial" w:hAnsi="Arial" w:cs="Arial"/>
                <w:sz w:val="20"/>
                <w:szCs w:val="20"/>
              </w:rPr>
              <w:t>Gerar gráfico de lucro</w:t>
            </w:r>
          </w:p>
        </w:tc>
      </w:tr>
    </w:tbl>
    <w:p w14:paraId="718EDBDA" w14:textId="3E98F6D9" w:rsidR="00417029" w:rsidRPr="00417029" w:rsidRDefault="00417029">
      <w:pPr>
        <w:pStyle w:val="Legenda"/>
        <w:rPr>
          <w:rFonts w:ascii="Arial" w:hAnsi="Arial" w:cs="Arial"/>
          <w:color w:val="auto"/>
          <w:sz w:val="20"/>
        </w:rPr>
      </w:pPr>
      <w:bookmarkStart w:id="249" w:name="_Toc515021200"/>
      <w:r w:rsidRPr="00417029">
        <w:rPr>
          <w:rFonts w:ascii="Arial" w:hAnsi="Arial" w:cs="Arial"/>
          <w:color w:val="auto"/>
          <w:sz w:val="20"/>
        </w:rPr>
        <w:t xml:space="preserve">Tabela </w:t>
      </w:r>
      <w:r w:rsidRPr="00417029">
        <w:rPr>
          <w:rFonts w:ascii="Arial" w:hAnsi="Arial" w:cs="Arial"/>
          <w:color w:val="auto"/>
          <w:sz w:val="20"/>
        </w:rPr>
        <w:fldChar w:fldCharType="begin"/>
      </w:r>
      <w:r w:rsidRPr="00417029">
        <w:rPr>
          <w:rFonts w:ascii="Arial" w:hAnsi="Arial" w:cs="Arial"/>
          <w:color w:val="auto"/>
          <w:sz w:val="20"/>
        </w:rPr>
        <w:instrText xml:space="preserve"> SEQ Tabela \* ARABIC </w:instrText>
      </w:r>
      <w:r w:rsidRPr="00417029">
        <w:rPr>
          <w:rFonts w:ascii="Arial" w:hAnsi="Arial" w:cs="Arial"/>
          <w:color w:val="auto"/>
          <w:sz w:val="20"/>
        </w:rPr>
        <w:fldChar w:fldCharType="separate"/>
      </w:r>
      <w:r w:rsidR="002D0F59">
        <w:rPr>
          <w:rFonts w:ascii="Arial" w:hAnsi="Arial" w:cs="Arial"/>
          <w:noProof/>
          <w:color w:val="auto"/>
          <w:sz w:val="20"/>
        </w:rPr>
        <w:t>15</w:t>
      </w:r>
      <w:r w:rsidRPr="00417029">
        <w:rPr>
          <w:rFonts w:ascii="Arial" w:hAnsi="Arial" w:cs="Arial"/>
          <w:color w:val="auto"/>
          <w:sz w:val="20"/>
        </w:rPr>
        <w:fldChar w:fldCharType="end"/>
      </w:r>
      <w:r w:rsidRPr="00417029">
        <w:rPr>
          <w:rFonts w:ascii="Arial" w:hAnsi="Arial" w:cs="Arial"/>
          <w:color w:val="auto"/>
          <w:sz w:val="20"/>
        </w:rPr>
        <w:t>-Gerar gráfico de lucro dos serviços</w:t>
      </w:r>
      <w:bookmarkEnd w:id="249"/>
    </w:p>
    <w:p w14:paraId="246F6C64" w14:textId="77777777" w:rsidR="00632C4F" w:rsidRDefault="00632C4F" w:rsidP="000653B1">
      <w:pPr>
        <w:pStyle w:val="N3"/>
        <w:numPr>
          <w:ilvl w:val="0"/>
          <w:numId w:val="0"/>
        </w:numPr>
        <w:spacing w:line="360" w:lineRule="auto"/>
        <w:rPr>
          <w:rFonts w:ascii="Arial" w:hAnsi="Arial" w:cs="Arial"/>
          <w:b w:val="0"/>
        </w:rPr>
      </w:pPr>
    </w:p>
    <w:p w14:paraId="619DFCBC" w14:textId="77777777" w:rsidR="00632C4F" w:rsidRDefault="00692A53" w:rsidP="007F6FFA">
      <w:pPr>
        <w:pStyle w:val="N3"/>
        <w:outlineLvl w:val="2"/>
        <w:rPr>
          <w:rFonts w:ascii="Arial" w:hAnsi="Arial" w:cs="Arial"/>
        </w:rPr>
      </w:pPr>
      <w:bookmarkStart w:id="250" w:name="_Toc525570757"/>
      <w:r>
        <w:rPr>
          <w:rFonts w:ascii="Arial" w:hAnsi="Arial" w:cs="Arial"/>
        </w:rPr>
        <w:t>Metodologia: etapas, técnicas e ferramentas</w:t>
      </w:r>
      <w:bookmarkEnd w:id="250"/>
    </w:p>
    <w:p w14:paraId="04F5B249" w14:textId="5CF691F9"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A metodologia utilizada no desenvolvimento do nosso projeto toma como base o princípio de qualidade, presente na E</w:t>
      </w:r>
      <w:r w:rsidR="000653B1">
        <w:rPr>
          <w:rFonts w:ascii="Arial" w:hAnsi="Arial" w:cs="Arial"/>
          <w:b w:val="0"/>
        </w:rPr>
        <w:t>ngenharia de Software</w:t>
      </w:r>
      <w:sdt>
        <w:sdtPr>
          <w:rPr>
            <w:rFonts w:ascii="Arial" w:hAnsi="Arial" w:cs="Arial"/>
            <w:b w:val="0"/>
          </w:rPr>
          <w:id w:val="743686157"/>
          <w:citation/>
        </w:sdtPr>
        <w:sdtContent>
          <w:r w:rsidR="000653B1" w:rsidRPr="008241E1">
            <w:rPr>
              <w:rFonts w:ascii="Arial" w:hAnsi="Arial" w:cs="Arial"/>
              <w:b w:val="0"/>
            </w:rPr>
            <w:fldChar w:fldCharType="begin"/>
          </w:r>
          <w:r w:rsidR="000653B1" w:rsidRPr="008241E1">
            <w:rPr>
              <w:rFonts w:ascii="Arial" w:hAnsi="Arial" w:cs="Arial"/>
              <w:b w:val="0"/>
            </w:rPr>
            <w:instrText xml:space="preserve"> CITATION Pre16 \l 1046 </w:instrText>
          </w:r>
          <w:r w:rsidR="000653B1"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(PRESSMAN e MAXIM, 2016)</w:t>
          </w:r>
          <w:r w:rsidR="000653B1" w:rsidRPr="008241E1">
            <w:rPr>
              <w:rFonts w:ascii="Arial" w:hAnsi="Arial" w:cs="Arial"/>
              <w:b w:val="0"/>
            </w:rPr>
            <w:fldChar w:fldCharType="end"/>
          </w:r>
        </w:sdtContent>
      </w:sdt>
      <w:r>
        <w:rPr>
          <w:rFonts w:ascii="Arial" w:hAnsi="Arial" w:cs="Arial"/>
          <w:b w:val="0"/>
        </w:rPr>
        <w:t xml:space="preserve">. Esse princípio visa criar um produto que atenda </w:t>
      </w:r>
      <w:r w:rsidR="00B31F7D">
        <w:rPr>
          <w:rFonts w:ascii="Arial" w:hAnsi="Arial" w:cs="Arial"/>
          <w:b w:val="0"/>
        </w:rPr>
        <w:t>às</w:t>
      </w:r>
      <w:r>
        <w:rPr>
          <w:rFonts w:ascii="Arial" w:hAnsi="Arial" w:cs="Arial"/>
          <w:b w:val="0"/>
        </w:rPr>
        <w:t xml:space="preserve"> necessidades do cliente, proporcionando evolução no negócio e satisfação do cliente.</w:t>
      </w:r>
    </w:p>
    <w:p w14:paraId="60C542E7" w14:textId="2DE9AB7B"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A primeira etapa do </w:t>
      </w:r>
      <w:r w:rsidR="00F67416">
        <w:rPr>
          <w:rFonts w:ascii="Arial" w:hAnsi="Arial" w:cs="Arial"/>
          <w:b w:val="0"/>
        </w:rPr>
        <w:t xml:space="preserve">trabalho </w:t>
      </w:r>
      <w:r>
        <w:rPr>
          <w:rFonts w:ascii="Arial" w:hAnsi="Arial" w:cs="Arial"/>
          <w:b w:val="0"/>
        </w:rPr>
        <w:t xml:space="preserve">consistiu na análise da empresa e do negócio, buscando o entendimento dos processos dentro da empresa, a fim de analisar os </w:t>
      </w:r>
      <w:r w:rsidR="00F1789A">
        <w:rPr>
          <w:rFonts w:ascii="Arial" w:hAnsi="Arial" w:cs="Arial"/>
          <w:b w:val="0"/>
        </w:rPr>
        <w:t xml:space="preserve">seus </w:t>
      </w:r>
      <w:r>
        <w:rPr>
          <w:rFonts w:ascii="Arial" w:hAnsi="Arial" w:cs="Arial"/>
          <w:b w:val="0"/>
        </w:rPr>
        <w:t xml:space="preserve">pontos fortes e fracos. </w:t>
      </w:r>
      <w:r w:rsidR="00F67F6F">
        <w:rPr>
          <w:rFonts w:ascii="Arial" w:hAnsi="Arial" w:cs="Arial"/>
          <w:b w:val="0"/>
        </w:rPr>
        <w:t>Para tanto</w:t>
      </w:r>
      <w:r>
        <w:rPr>
          <w:rFonts w:ascii="Arial" w:hAnsi="Arial" w:cs="Arial"/>
          <w:b w:val="0"/>
        </w:rPr>
        <w:t>, foram realizadas entrevistas com os donos da empresa e pesquisas acerca da área que ela atua na região, identificando os tipos e potenciais clientes.</w:t>
      </w:r>
    </w:p>
    <w:p w14:paraId="0AA49474" w14:textId="0FA35F4F"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Com o entendimento da estrutura da empresa, construiu-se um organograma do funcionamento interno utilizando a ferramenta </w:t>
      </w:r>
      <w:proofErr w:type="spellStart"/>
      <w:r>
        <w:rPr>
          <w:rFonts w:ascii="Arial" w:hAnsi="Arial" w:cs="Arial"/>
          <w:b w:val="0"/>
        </w:rPr>
        <w:t>LucidChart</w:t>
      </w:r>
      <w:proofErr w:type="spellEnd"/>
      <w:sdt>
        <w:sdtPr>
          <w:rPr>
            <w:rFonts w:ascii="Arial" w:hAnsi="Arial" w:cs="Arial"/>
            <w:b w:val="0"/>
          </w:rPr>
          <w:id w:val="-970894906"/>
          <w:citation/>
        </w:sdtPr>
        <w:sdtContent>
          <w:r w:rsidR="000653B1" w:rsidRPr="008241E1">
            <w:rPr>
              <w:rFonts w:ascii="Arial" w:hAnsi="Arial" w:cs="Arial"/>
              <w:b w:val="0"/>
            </w:rPr>
            <w:fldChar w:fldCharType="begin"/>
          </w:r>
          <w:r w:rsidR="000653B1" w:rsidRPr="008241E1">
            <w:rPr>
              <w:rFonts w:ascii="Arial" w:hAnsi="Arial" w:cs="Arial"/>
              <w:b w:val="0"/>
            </w:rPr>
            <w:instrText xml:space="preserve"> CITATION Luc18 \l 1046 </w:instrText>
          </w:r>
          <w:r w:rsidR="000653B1"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(LUCIDCHART, 2018)</w:t>
          </w:r>
          <w:r w:rsidR="000653B1" w:rsidRPr="008241E1">
            <w:rPr>
              <w:rFonts w:ascii="Arial" w:hAnsi="Arial" w:cs="Arial"/>
              <w:b w:val="0"/>
            </w:rPr>
            <w:fldChar w:fldCharType="end"/>
          </w:r>
        </w:sdtContent>
      </w:sdt>
      <w:r>
        <w:rPr>
          <w:rFonts w:ascii="Arial" w:hAnsi="Arial" w:cs="Arial"/>
          <w:b w:val="0"/>
        </w:rPr>
        <w:t>. Utilizamos essa ferramenta devido a ela estar disponível na web e ser de fácil uso, além de permitir a criação de organogramas simples e práticos de entender.</w:t>
      </w:r>
    </w:p>
    <w:p w14:paraId="66DFD545" w14:textId="417FD64C"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lastRenderedPageBreak/>
        <w:t xml:space="preserve">Após entender a estrutura interna da empresa, </w:t>
      </w:r>
      <w:r w:rsidRPr="009E2BDF">
        <w:rPr>
          <w:rFonts w:ascii="Arial" w:hAnsi="Arial" w:cs="Arial"/>
          <w:b w:val="0"/>
        </w:rPr>
        <w:t>realiz</w:t>
      </w:r>
      <w:r w:rsidR="009E2BDF" w:rsidRPr="009E2BDF">
        <w:rPr>
          <w:rFonts w:ascii="Arial" w:hAnsi="Arial" w:cs="Arial"/>
          <w:b w:val="0"/>
        </w:rPr>
        <w:t>ou-se</w:t>
      </w:r>
      <w:r>
        <w:rPr>
          <w:rFonts w:ascii="Arial" w:hAnsi="Arial" w:cs="Arial"/>
          <w:b w:val="0"/>
        </w:rPr>
        <w:t xml:space="preserve"> os mapeamentos dos processos atuais, percebendo assim os pontos que necessitavam a automatização para obter um melhor funcionamento. Com esse mapeamento feito, conseguimos elaborar </w:t>
      </w:r>
      <w:r w:rsidR="00C43BBD">
        <w:rPr>
          <w:rFonts w:ascii="Arial" w:hAnsi="Arial" w:cs="Arial"/>
          <w:b w:val="0"/>
        </w:rPr>
        <w:t>uma proposta</w:t>
      </w:r>
      <w:r>
        <w:rPr>
          <w:rFonts w:ascii="Arial" w:hAnsi="Arial" w:cs="Arial"/>
          <w:b w:val="0"/>
        </w:rPr>
        <w:t xml:space="preserve"> de solução e mapear processos novos e </w:t>
      </w:r>
      <w:r w:rsidR="00340CDA">
        <w:rPr>
          <w:rFonts w:ascii="Arial" w:hAnsi="Arial" w:cs="Arial"/>
          <w:b w:val="0"/>
        </w:rPr>
        <w:t>seguros</w:t>
      </w:r>
      <w:r>
        <w:rPr>
          <w:rFonts w:ascii="Arial" w:hAnsi="Arial" w:cs="Arial"/>
          <w:b w:val="0"/>
        </w:rPr>
        <w:t>.</w:t>
      </w:r>
    </w:p>
    <w:p w14:paraId="34059B92" w14:textId="355B6349"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A ferramenta que </w:t>
      </w:r>
      <w:r w:rsidR="009E2BDF">
        <w:rPr>
          <w:rFonts w:ascii="Arial" w:hAnsi="Arial" w:cs="Arial"/>
          <w:b w:val="0"/>
        </w:rPr>
        <w:t xml:space="preserve">se </w:t>
      </w:r>
      <w:r w:rsidRPr="009E2BDF">
        <w:rPr>
          <w:rFonts w:ascii="Arial" w:hAnsi="Arial" w:cs="Arial"/>
          <w:b w:val="0"/>
        </w:rPr>
        <w:t>utiliz</w:t>
      </w:r>
      <w:r w:rsidR="009E2BDF" w:rsidRPr="009E2BDF">
        <w:rPr>
          <w:rFonts w:ascii="Arial" w:hAnsi="Arial" w:cs="Arial"/>
          <w:b w:val="0"/>
        </w:rPr>
        <w:t>ou</w:t>
      </w:r>
      <w:r>
        <w:rPr>
          <w:rFonts w:ascii="Arial" w:hAnsi="Arial" w:cs="Arial"/>
          <w:b w:val="0"/>
        </w:rPr>
        <w:t xml:space="preserve"> no mapeamento dos processos foi o </w:t>
      </w:r>
      <w:proofErr w:type="spellStart"/>
      <w:r>
        <w:rPr>
          <w:rFonts w:ascii="Arial" w:hAnsi="Arial" w:cs="Arial"/>
          <w:b w:val="0"/>
        </w:rPr>
        <w:t>Bizagi</w:t>
      </w:r>
      <w:proofErr w:type="spellEnd"/>
      <w:r>
        <w:rPr>
          <w:rFonts w:ascii="Arial" w:hAnsi="Arial" w:cs="Arial"/>
          <w:b w:val="0"/>
        </w:rPr>
        <w:t xml:space="preserve"> </w:t>
      </w:r>
      <w:proofErr w:type="spellStart"/>
      <w:r>
        <w:rPr>
          <w:rFonts w:ascii="Arial" w:hAnsi="Arial" w:cs="Arial"/>
          <w:b w:val="0"/>
        </w:rPr>
        <w:t>Modeler</w:t>
      </w:r>
      <w:proofErr w:type="spellEnd"/>
      <w:sdt>
        <w:sdtPr>
          <w:rPr>
            <w:rFonts w:ascii="Arial" w:hAnsi="Arial" w:cs="Arial"/>
            <w:b w:val="0"/>
          </w:rPr>
          <w:id w:val="1444423689"/>
          <w:citation/>
        </w:sdtPr>
        <w:sdtContent>
          <w:r w:rsidR="000653B1" w:rsidRPr="000653B1">
            <w:rPr>
              <w:rFonts w:ascii="Arial" w:hAnsi="Arial" w:cs="Arial"/>
              <w:b w:val="0"/>
            </w:rPr>
            <w:fldChar w:fldCharType="begin"/>
          </w:r>
          <w:r w:rsidR="00367C1B">
            <w:rPr>
              <w:rFonts w:ascii="Arial" w:hAnsi="Arial" w:cs="Arial"/>
              <w:b w:val="0"/>
            </w:rPr>
            <w:instrText xml:space="preserve">CITATION Biz18 \l 1046 </w:instrText>
          </w:r>
          <w:r w:rsidR="000653B1" w:rsidRPr="000653B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(BIZAGI, 2018)</w:t>
          </w:r>
          <w:r w:rsidR="000653B1" w:rsidRPr="000653B1">
            <w:rPr>
              <w:rFonts w:ascii="Arial" w:hAnsi="Arial" w:cs="Arial"/>
              <w:b w:val="0"/>
            </w:rPr>
            <w:fldChar w:fldCharType="end"/>
          </w:r>
        </w:sdtContent>
      </w:sdt>
      <w:r>
        <w:rPr>
          <w:rFonts w:ascii="Arial" w:hAnsi="Arial" w:cs="Arial"/>
          <w:b w:val="0"/>
        </w:rPr>
        <w:t xml:space="preserve">, a qual está disponível na internet para download gratuitamente. Escolhemos essa ferramenta devido ao fato dela criar diagramas simples e </w:t>
      </w:r>
      <w:r w:rsidR="00EB2A39">
        <w:rPr>
          <w:rFonts w:ascii="Arial" w:hAnsi="Arial" w:cs="Arial"/>
          <w:b w:val="0"/>
        </w:rPr>
        <w:t>com boa apresentação</w:t>
      </w:r>
      <w:r>
        <w:rPr>
          <w:rFonts w:ascii="Arial" w:hAnsi="Arial" w:cs="Arial"/>
          <w:b w:val="0"/>
        </w:rPr>
        <w:t xml:space="preserve"> e contar com um sistema de nuvem, caso o usuário seja cadastrado no site, permitindo o acesso em vários lugares diferentes.</w:t>
      </w:r>
    </w:p>
    <w:p w14:paraId="562E1245" w14:textId="4D409FD7"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Por fim, utiliz</w:t>
      </w:r>
      <w:r w:rsidR="00DD28B2">
        <w:rPr>
          <w:rFonts w:ascii="Arial" w:hAnsi="Arial" w:cs="Arial"/>
          <w:b w:val="0"/>
        </w:rPr>
        <w:t>ou</w:t>
      </w:r>
      <w:r w:rsidR="009E2E60">
        <w:rPr>
          <w:rFonts w:ascii="Arial" w:hAnsi="Arial" w:cs="Arial"/>
          <w:b w:val="0"/>
        </w:rPr>
        <w:t>-</w:t>
      </w:r>
      <w:r>
        <w:rPr>
          <w:rFonts w:ascii="Arial" w:hAnsi="Arial" w:cs="Arial"/>
          <w:b w:val="0"/>
        </w:rPr>
        <w:t>s</w:t>
      </w:r>
      <w:r w:rsidR="009E2E60">
        <w:rPr>
          <w:rFonts w:ascii="Arial" w:hAnsi="Arial" w:cs="Arial"/>
          <w:b w:val="0"/>
        </w:rPr>
        <w:t>e</w:t>
      </w:r>
      <w:r>
        <w:rPr>
          <w:rFonts w:ascii="Arial" w:hAnsi="Arial" w:cs="Arial"/>
          <w:b w:val="0"/>
        </w:rPr>
        <w:t xml:space="preserve"> o método </w:t>
      </w:r>
      <w:proofErr w:type="spellStart"/>
      <w:r>
        <w:rPr>
          <w:rFonts w:ascii="Arial" w:hAnsi="Arial" w:cs="Arial"/>
          <w:b w:val="0"/>
        </w:rPr>
        <w:t>iRON</w:t>
      </w:r>
      <w:proofErr w:type="spellEnd"/>
      <w:sdt>
        <w:sdtPr>
          <w:rPr>
            <w:rFonts w:ascii="Arial" w:hAnsi="Arial" w:cs="Arial"/>
            <w:b w:val="0"/>
          </w:rPr>
          <w:id w:val="1247842694"/>
          <w:citation/>
        </w:sdtPr>
        <w:sdtContent>
          <w:r w:rsidR="00F969D0" w:rsidRPr="008241E1">
            <w:rPr>
              <w:rFonts w:ascii="Arial" w:hAnsi="Arial" w:cs="Arial"/>
              <w:b w:val="0"/>
            </w:rPr>
            <w:fldChar w:fldCharType="begin"/>
          </w:r>
          <w:r w:rsidR="00BD5F04">
            <w:rPr>
              <w:rFonts w:ascii="Arial" w:hAnsi="Arial" w:cs="Arial"/>
              <w:b w:val="0"/>
            </w:rPr>
            <w:instrText xml:space="preserve">CITATION Ang14 \l 1046 </w:instrText>
          </w:r>
          <w:r w:rsidR="00F969D0"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 xml:space="preserve">(CASTRO, TOFFANO, </w:t>
          </w:r>
          <w:r w:rsidR="00EA2613" w:rsidRPr="00EA2613">
            <w:rPr>
              <w:rFonts w:ascii="Arial" w:hAnsi="Arial" w:cs="Arial"/>
              <w:i/>
              <w:iCs/>
              <w:noProof/>
            </w:rPr>
            <w:t>et al.</w:t>
          </w:r>
          <w:r w:rsidR="00EA2613" w:rsidRPr="00EA2613">
            <w:rPr>
              <w:rFonts w:ascii="Arial" w:hAnsi="Arial" w:cs="Arial"/>
              <w:noProof/>
            </w:rPr>
            <w:t>, 2014)</w:t>
          </w:r>
          <w:r w:rsidR="00F969D0" w:rsidRPr="008241E1">
            <w:rPr>
              <w:rFonts w:ascii="Arial" w:hAnsi="Arial" w:cs="Arial"/>
              <w:b w:val="0"/>
            </w:rPr>
            <w:fldChar w:fldCharType="end"/>
          </w:r>
        </w:sdtContent>
      </w:sdt>
      <w:r w:rsidRPr="008241E1">
        <w:rPr>
          <w:rFonts w:ascii="Arial" w:hAnsi="Arial" w:cs="Arial"/>
          <w:b w:val="0"/>
        </w:rPr>
        <w:t xml:space="preserve"> </w:t>
      </w:r>
      <w:r>
        <w:rPr>
          <w:rFonts w:ascii="Arial" w:hAnsi="Arial" w:cs="Arial"/>
          <w:b w:val="0"/>
        </w:rPr>
        <w:t>como modelo de elaboração da documentação e dos procedimentos seguidos na análise do negócio. Escolhe</w:t>
      </w:r>
      <w:r w:rsidR="00EA0071">
        <w:rPr>
          <w:rFonts w:ascii="Arial" w:hAnsi="Arial" w:cs="Arial"/>
          <w:b w:val="0"/>
        </w:rPr>
        <w:t>u-se</w:t>
      </w:r>
      <w:r>
        <w:rPr>
          <w:rFonts w:ascii="Arial" w:hAnsi="Arial" w:cs="Arial"/>
          <w:b w:val="0"/>
        </w:rPr>
        <w:t xml:space="preserve"> esse método porque ele visa a obtenção de requisitos orientado ao negócio, de modo a proporcionar em primeiro lugar a </w:t>
      </w:r>
      <w:r w:rsidR="00F969D0">
        <w:rPr>
          <w:rFonts w:ascii="Arial" w:hAnsi="Arial" w:cs="Arial"/>
          <w:b w:val="0"/>
        </w:rPr>
        <w:t xml:space="preserve">construção de um software que </w:t>
      </w:r>
      <w:r>
        <w:rPr>
          <w:rFonts w:ascii="Arial" w:hAnsi="Arial" w:cs="Arial"/>
          <w:b w:val="0"/>
        </w:rPr>
        <w:t>sat</w:t>
      </w:r>
      <w:r w:rsidR="00F969D0">
        <w:rPr>
          <w:rFonts w:ascii="Arial" w:hAnsi="Arial" w:cs="Arial"/>
          <w:b w:val="0"/>
        </w:rPr>
        <w:t>isfaça as necessidade</w:t>
      </w:r>
      <w:r w:rsidR="009633D8">
        <w:rPr>
          <w:rFonts w:ascii="Arial" w:hAnsi="Arial" w:cs="Arial"/>
          <w:b w:val="0"/>
        </w:rPr>
        <w:t>s</w:t>
      </w:r>
      <w:r w:rsidR="00F969D0">
        <w:rPr>
          <w:rFonts w:ascii="Arial" w:hAnsi="Arial" w:cs="Arial"/>
          <w:b w:val="0"/>
        </w:rPr>
        <w:t xml:space="preserve"> do negócio</w:t>
      </w:r>
      <w:r>
        <w:rPr>
          <w:rFonts w:ascii="Arial" w:hAnsi="Arial" w:cs="Arial"/>
          <w:b w:val="0"/>
        </w:rPr>
        <w:t xml:space="preserve"> d</w:t>
      </w:r>
      <w:r w:rsidR="00F969D0">
        <w:rPr>
          <w:rFonts w:ascii="Arial" w:hAnsi="Arial" w:cs="Arial"/>
          <w:b w:val="0"/>
        </w:rPr>
        <w:t xml:space="preserve">a empresa </w:t>
      </w:r>
      <w:proofErr w:type="spellStart"/>
      <w:r w:rsidR="00F969D0">
        <w:rPr>
          <w:rFonts w:ascii="Arial" w:hAnsi="Arial" w:cs="Arial"/>
          <w:b w:val="0"/>
        </w:rPr>
        <w:t>ArraisDF</w:t>
      </w:r>
      <w:proofErr w:type="spellEnd"/>
      <w:r>
        <w:rPr>
          <w:rFonts w:ascii="Arial" w:hAnsi="Arial" w:cs="Arial"/>
          <w:b w:val="0"/>
        </w:rPr>
        <w:t>.</w:t>
      </w:r>
    </w:p>
    <w:p w14:paraId="561D01B9" w14:textId="49BFE373" w:rsidR="00E2713B" w:rsidRDefault="00F969D0" w:rsidP="00086EDA">
      <w:pPr>
        <w:pStyle w:val="N3"/>
        <w:numPr>
          <w:ilvl w:val="0"/>
          <w:numId w:val="0"/>
        </w:numPr>
        <w:spacing w:line="360" w:lineRule="auto"/>
        <w:ind w:firstLine="709"/>
        <w:rPr>
          <w:rFonts w:ascii="Arial" w:hAnsi="Arial" w:cs="Arial"/>
          <w:b w:val="0"/>
        </w:rPr>
      </w:pPr>
      <w:r>
        <w:rPr>
          <w:rFonts w:ascii="Arial" w:hAnsi="Arial" w:cs="Arial"/>
          <w:b w:val="0"/>
        </w:rPr>
        <w:t>Para a modelagem de dados, utiliz</w:t>
      </w:r>
      <w:r w:rsidR="00055F63">
        <w:rPr>
          <w:rFonts w:ascii="Arial" w:hAnsi="Arial" w:cs="Arial"/>
          <w:b w:val="0"/>
        </w:rPr>
        <w:t>ou-se</w:t>
      </w:r>
      <w:r>
        <w:rPr>
          <w:rFonts w:ascii="Arial" w:hAnsi="Arial" w:cs="Arial"/>
          <w:b w:val="0"/>
        </w:rPr>
        <w:t xml:space="preserve"> a combinação de duas técnicas conhecidas no mercado, que é a técnica de Modelo de Entidades e Relacionamentos Relacional</w:t>
      </w:r>
      <w:sdt>
        <w:sdtPr>
          <w:rPr>
            <w:rFonts w:ascii="Arial" w:hAnsi="Arial" w:cs="Arial"/>
            <w:b w:val="0"/>
          </w:rPr>
          <w:id w:val="-963804063"/>
          <w:citation/>
        </w:sdtPr>
        <w:sdtContent>
          <w:r w:rsidRPr="008241E1">
            <w:rPr>
              <w:rFonts w:ascii="Arial" w:hAnsi="Arial" w:cs="Arial"/>
              <w:b w:val="0"/>
            </w:rPr>
            <w:fldChar w:fldCharType="begin"/>
          </w:r>
          <w:r w:rsidRPr="008241E1">
            <w:rPr>
              <w:rFonts w:ascii="Arial" w:hAnsi="Arial" w:cs="Arial"/>
              <w:b w:val="0"/>
            </w:rPr>
            <w:instrText xml:space="preserve"> CITATION Che90 \l 1046 </w:instrText>
          </w:r>
          <w:r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(CHEN, 1990)</w:t>
          </w:r>
          <w:r w:rsidRPr="008241E1">
            <w:rPr>
              <w:rFonts w:ascii="Arial" w:hAnsi="Arial" w:cs="Arial"/>
              <w:b w:val="0"/>
            </w:rPr>
            <w:fldChar w:fldCharType="end"/>
          </w:r>
        </w:sdtContent>
      </w:sdt>
      <w:r>
        <w:rPr>
          <w:rFonts w:ascii="Arial" w:hAnsi="Arial" w:cs="Arial"/>
          <w:b w:val="0"/>
        </w:rPr>
        <w:t xml:space="preserve"> e a </w:t>
      </w:r>
      <w:r w:rsidR="000C0E2C">
        <w:rPr>
          <w:rFonts w:ascii="Arial" w:hAnsi="Arial" w:cs="Arial"/>
          <w:b w:val="0"/>
        </w:rPr>
        <w:t>utilização d</w:t>
      </w:r>
      <w:r>
        <w:rPr>
          <w:rFonts w:ascii="Arial" w:hAnsi="Arial" w:cs="Arial"/>
          <w:b w:val="0"/>
        </w:rPr>
        <w:t>a Orientação a Objetos</w:t>
      </w:r>
      <w:sdt>
        <w:sdtPr>
          <w:rPr>
            <w:rFonts w:ascii="Arial" w:hAnsi="Arial" w:cs="Arial"/>
            <w:b w:val="0"/>
          </w:rPr>
          <w:id w:val="1079792973"/>
          <w:citation/>
        </w:sdtPr>
        <w:sdtContent>
          <w:r w:rsidRPr="00327A9E">
            <w:rPr>
              <w:rFonts w:ascii="Arial" w:hAnsi="Arial" w:cs="Arial"/>
              <w:b w:val="0"/>
            </w:rPr>
            <w:fldChar w:fldCharType="begin"/>
          </w:r>
          <w:r w:rsidR="00BD5F04" w:rsidRPr="00327A9E">
            <w:rPr>
              <w:rFonts w:ascii="Arial" w:hAnsi="Arial" w:cs="Arial"/>
              <w:b w:val="0"/>
            </w:rPr>
            <w:instrText xml:space="preserve">CITATION Gue18 \l 1046 </w:instrText>
          </w:r>
          <w:r w:rsidRPr="00327A9E">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(GUEDES, 2014)</w:t>
          </w:r>
          <w:r w:rsidRPr="00327A9E">
            <w:rPr>
              <w:rFonts w:ascii="Arial" w:hAnsi="Arial" w:cs="Arial"/>
              <w:b w:val="0"/>
            </w:rPr>
            <w:fldChar w:fldCharType="end"/>
          </w:r>
        </w:sdtContent>
      </w:sdt>
      <w:r>
        <w:rPr>
          <w:rFonts w:ascii="Arial" w:hAnsi="Arial" w:cs="Arial"/>
          <w:b w:val="0"/>
        </w:rPr>
        <w:t>. Essas duas abordage</w:t>
      </w:r>
      <w:r w:rsidR="009633D8">
        <w:rPr>
          <w:rFonts w:ascii="Arial" w:hAnsi="Arial" w:cs="Arial"/>
          <w:b w:val="0"/>
        </w:rPr>
        <w:t>ns</w:t>
      </w:r>
      <w:r w:rsidR="00652094">
        <w:rPr>
          <w:rFonts w:ascii="Arial" w:hAnsi="Arial" w:cs="Arial"/>
          <w:b w:val="0"/>
        </w:rPr>
        <w:t xml:space="preserve"> permitem a abstração dos principais elementos do negócio em forma de tabelas com relações bem definidas entre si.</w:t>
      </w:r>
    </w:p>
    <w:p w14:paraId="1A20ED34" w14:textId="38B0F8DF" w:rsidR="00B009BC" w:rsidRPr="00EA2613" w:rsidRDefault="00B009BC" w:rsidP="00EA2613">
      <w:pPr>
        <w:pStyle w:val="N3"/>
        <w:numPr>
          <w:ilvl w:val="0"/>
          <w:numId w:val="0"/>
        </w:numPr>
        <w:spacing w:line="360" w:lineRule="auto"/>
        <w:rPr>
          <w:rFonts w:ascii="Arial" w:hAnsi="Arial" w:cs="Arial"/>
          <w:b w:val="0"/>
        </w:rPr>
      </w:pPr>
      <w:r>
        <w:rPr>
          <w:rFonts w:ascii="Arial" w:hAnsi="Arial" w:cs="Arial"/>
          <w:b w:val="0"/>
        </w:rPr>
        <w:tab/>
        <w:t>Para construir</w:t>
      </w:r>
      <w:r w:rsidR="0080316F">
        <w:rPr>
          <w:rFonts w:ascii="Arial" w:hAnsi="Arial" w:cs="Arial"/>
          <w:b w:val="0"/>
        </w:rPr>
        <w:t xml:space="preserve"> o Modelo de Entidades e Relacionamentos, utilizou-se a ferramenta MYSQL Workbench</w:t>
      </w:r>
      <w:sdt>
        <w:sdtPr>
          <w:rPr>
            <w:rFonts w:ascii="Arial" w:hAnsi="Arial" w:cs="Arial"/>
            <w:b w:val="0"/>
          </w:rPr>
          <w:id w:val="1068759416"/>
          <w:citation/>
        </w:sdtPr>
        <w:sdtContent>
          <w:r w:rsidR="00EA2613">
            <w:rPr>
              <w:rFonts w:ascii="Arial" w:hAnsi="Arial" w:cs="Arial"/>
              <w:b w:val="0"/>
            </w:rPr>
            <w:fldChar w:fldCharType="begin"/>
          </w:r>
          <w:r w:rsidR="00EA2613">
            <w:rPr>
              <w:rFonts w:ascii="Arial" w:hAnsi="Arial" w:cs="Arial"/>
              <w:b w:val="0"/>
            </w:rPr>
            <w:instrText xml:space="preserve"> CITATION Ora182 \l 1046 </w:instrText>
          </w:r>
          <w:r w:rsidR="00EA2613">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(ORACLE, 2018)</w:t>
          </w:r>
          <w:r w:rsidR="00EA2613">
            <w:rPr>
              <w:rFonts w:ascii="Arial" w:hAnsi="Arial" w:cs="Arial"/>
              <w:b w:val="0"/>
            </w:rPr>
            <w:fldChar w:fldCharType="end"/>
          </w:r>
        </w:sdtContent>
      </w:sdt>
      <w:r w:rsidR="0080316F">
        <w:rPr>
          <w:rFonts w:ascii="Arial" w:hAnsi="Arial" w:cs="Arial"/>
          <w:b w:val="0"/>
        </w:rPr>
        <w:t>, que além de permitir a criação do modelo lógico de dados, é capaz de gerar o modelo físico ao fim do projeto.</w:t>
      </w:r>
      <w:r w:rsidR="0080316F">
        <w:rPr>
          <w:rFonts w:ascii="Arial" w:hAnsi="Arial" w:cs="Arial"/>
          <w:b w:val="0"/>
          <w:u w:val="single"/>
        </w:rPr>
        <w:t xml:space="preserve"> </w:t>
      </w:r>
      <w:r w:rsidR="0080316F">
        <w:rPr>
          <w:rFonts w:ascii="Arial" w:hAnsi="Arial" w:cs="Arial"/>
          <w:b w:val="0"/>
        </w:rPr>
        <w:t xml:space="preserve">Já os diagramas da UML foram feitos utilizando a ferramenta do </w:t>
      </w:r>
      <w:proofErr w:type="spellStart"/>
      <w:r w:rsidR="0080316F">
        <w:rPr>
          <w:rFonts w:ascii="Arial" w:hAnsi="Arial" w:cs="Arial"/>
          <w:b w:val="0"/>
        </w:rPr>
        <w:t>Astah</w:t>
      </w:r>
      <w:proofErr w:type="spellEnd"/>
      <w:sdt>
        <w:sdtPr>
          <w:rPr>
            <w:rFonts w:ascii="Arial" w:hAnsi="Arial" w:cs="Arial"/>
            <w:b w:val="0"/>
          </w:rPr>
          <w:id w:val="692344870"/>
          <w:citation/>
        </w:sdtPr>
        <w:sdtContent>
          <w:r w:rsidR="0080316F">
            <w:rPr>
              <w:rFonts w:ascii="Arial" w:hAnsi="Arial" w:cs="Arial"/>
              <w:b w:val="0"/>
            </w:rPr>
            <w:fldChar w:fldCharType="begin"/>
          </w:r>
          <w:r w:rsidR="0080316F">
            <w:rPr>
              <w:rFonts w:ascii="Arial" w:hAnsi="Arial" w:cs="Arial"/>
              <w:b w:val="0"/>
            </w:rPr>
            <w:instrText xml:space="preserve"> CITATION Cha18 \l 1046 </w:instrText>
          </w:r>
          <w:r w:rsidR="0080316F">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(CHANGE VISION INC, 2018)</w:t>
          </w:r>
          <w:r w:rsidR="0080316F">
            <w:rPr>
              <w:rFonts w:ascii="Arial" w:hAnsi="Arial" w:cs="Arial"/>
              <w:b w:val="0"/>
            </w:rPr>
            <w:fldChar w:fldCharType="end"/>
          </w:r>
        </w:sdtContent>
      </w:sdt>
      <w:r w:rsidR="0080316F">
        <w:rPr>
          <w:rFonts w:ascii="Arial" w:hAnsi="Arial" w:cs="Arial"/>
          <w:b w:val="0"/>
        </w:rPr>
        <w:t>, a qual é uma ferramenta bastante adotada no mercado, possuindo uma versão “Community” de graça.</w:t>
      </w:r>
    </w:p>
    <w:p w14:paraId="2111C047" w14:textId="77777777" w:rsidR="00652094" w:rsidRDefault="00652094" w:rsidP="00086EDA">
      <w:pPr>
        <w:pStyle w:val="N3"/>
        <w:numPr>
          <w:ilvl w:val="0"/>
          <w:numId w:val="0"/>
        </w:numPr>
        <w:spacing w:line="360" w:lineRule="auto"/>
        <w:ind w:firstLine="709"/>
        <w:rPr>
          <w:rFonts w:ascii="Arial" w:hAnsi="Arial" w:cs="Arial"/>
          <w:b w:val="0"/>
        </w:rPr>
      </w:pPr>
    </w:p>
    <w:p w14:paraId="407FBFED" w14:textId="77777777" w:rsidR="00632C4F" w:rsidRDefault="00692A53" w:rsidP="007F6FFA">
      <w:pPr>
        <w:pStyle w:val="N3"/>
        <w:outlineLvl w:val="2"/>
        <w:rPr>
          <w:rFonts w:ascii="Arial" w:hAnsi="Arial" w:cs="Arial"/>
        </w:rPr>
      </w:pPr>
      <w:bookmarkStart w:id="251" w:name="_Toc525570758"/>
      <w:r>
        <w:rPr>
          <w:rFonts w:ascii="Arial" w:hAnsi="Arial" w:cs="Arial"/>
        </w:rPr>
        <w:t>Usuários do Sistema</w:t>
      </w:r>
      <w:bookmarkEnd w:id="251"/>
    </w:p>
    <w:tbl>
      <w:tblPr>
        <w:tblStyle w:val="Tabelacomgrade"/>
        <w:tblW w:w="5000" w:type="pct"/>
        <w:tblLook w:val="04A0" w:firstRow="1" w:lastRow="0" w:firstColumn="1" w:lastColumn="0" w:noHBand="0" w:noVBand="1"/>
      </w:tblPr>
      <w:tblGrid>
        <w:gridCol w:w="2349"/>
        <w:gridCol w:w="6712"/>
      </w:tblGrid>
      <w:tr w:rsidR="00632C4F" w14:paraId="2CE21FB8" w14:textId="77777777" w:rsidTr="00086EDA">
        <w:tc>
          <w:tcPr>
            <w:tcW w:w="1296" w:type="pct"/>
          </w:tcPr>
          <w:p w14:paraId="7FF2BF49" w14:textId="77777777" w:rsidR="00632C4F" w:rsidRDefault="00692A53" w:rsidP="00086EDA">
            <w:pPr>
              <w:spacing w:line="360" w:lineRule="auto"/>
              <w:rPr>
                <w:rFonts w:ascii="Arial" w:hAnsi="Arial" w:cs="Arial"/>
                <w:b/>
                <w:sz w:val="20"/>
              </w:rPr>
            </w:pPr>
            <w:r>
              <w:rPr>
                <w:rFonts w:ascii="Arial" w:hAnsi="Arial" w:cs="Arial"/>
                <w:b/>
                <w:sz w:val="20"/>
              </w:rPr>
              <w:t>Descrição</w:t>
            </w:r>
          </w:p>
        </w:tc>
        <w:tc>
          <w:tcPr>
            <w:tcW w:w="3704" w:type="pct"/>
          </w:tcPr>
          <w:p w14:paraId="1EA14BB5" w14:textId="77777777" w:rsidR="00632C4F" w:rsidRDefault="00692A53" w:rsidP="00086EDA">
            <w:pPr>
              <w:spacing w:line="360" w:lineRule="auto"/>
              <w:rPr>
                <w:rFonts w:ascii="Arial" w:eastAsia="Arial" w:hAnsi="Arial" w:cs="Arial"/>
                <w:sz w:val="20"/>
              </w:rPr>
            </w:pPr>
            <w:r>
              <w:rPr>
                <w:rFonts w:ascii="Arial" w:eastAsia="Arial" w:hAnsi="Arial" w:cs="Arial"/>
                <w:sz w:val="20"/>
              </w:rPr>
              <w:t>Coordenador administrativo, responsável pela coordenação geral do funcionamento da empresa.</w:t>
            </w:r>
          </w:p>
        </w:tc>
      </w:tr>
      <w:tr w:rsidR="00632C4F" w14:paraId="711F1353" w14:textId="77777777" w:rsidTr="00086EDA">
        <w:tc>
          <w:tcPr>
            <w:tcW w:w="1296" w:type="pct"/>
          </w:tcPr>
          <w:p w14:paraId="79E79BD3" w14:textId="77777777" w:rsidR="00632C4F" w:rsidRDefault="00692A53" w:rsidP="00086EDA">
            <w:pPr>
              <w:spacing w:line="360" w:lineRule="auto"/>
              <w:rPr>
                <w:rFonts w:ascii="Arial" w:hAnsi="Arial" w:cs="Arial"/>
                <w:b/>
                <w:sz w:val="20"/>
              </w:rPr>
            </w:pPr>
            <w:r>
              <w:rPr>
                <w:rFonts w:ascii="Arial" w:hAnsi="Arial" w:cs="Arial"/>
                <w:b/>
                <w:sz w:val="20"/>
              </w:rPr>
              <w:t>O que ele faz?</w:t>
            </w:r>
          </w:p>
        </w:tc>
        <w:tc>
          <w:tcPr>
            <w:tcW w:w="3704" w:type="pct"/>
          </w:tcPr>
          <w:p w14:paraId="4551E084" w14:textId="77777777" w:rsidR="00632C4F" w:rsidRDefault="00692A53" w:rsidP="00086EDA">
            <w:pPr>
              <w:spacing w:line="360" w:lineRule="auto"/>
              <w:rPr>
                <w:rFonts w:ascii="Arial" w:hAnsi="Arial" w:cs="Arial"/>
                <w:sz w:val="20"/>
                <w:lang w:eastAsia="en-US"/>
              </w:rPr>
            </w:pPr>
            <w:r>
              <w:rPr>
                <w:rFonts w:ascii="Arial" w:hAnsi="Arial" w:cs="Arial"/>
                <w:sz w:val="20"/>
                <w:lang w:eastAsia="en-US"/>
              </w:rPr>
              <w:t>Conversa com o cliente, estabelece preços dos serviços, leva a documentação na Marinha, marca as aulas e provas do cliente na Marinha, notificação dos clientes e entrega a documentação e habilitação ao cliente.</w:t>
            </w:r>
          </w:p>
        </w:tc>
      </w:tr>
      <w:tr w:rsidR="00632C4F" w14:paraId="47412C03" w14:textId="77777777" w:rsidTr="00086EDA">
        <w:tc>
          <w:tcPr>
            <w:tcW w:w="1296" w:type="pct"/>
          </w:tcPr>
          <w:p w14:paraId="50353C28" w14:textId="77777777" w:rsidR="00632C4F" w:rsidRDefault="00692A53" w:rsidP="00086EDA">
            <w:pPr>
              <w:spacing w:line="360" w:lineRule="auto"/>
              <w:rPr>
                <w:rFonts w:ascii="Arial" w:hAnsi="Arial" w:cs="Arial"/>
                <w:b/>
                <w:sz w:val="20"/>
              </w:rPr>
            </w:pPr>
            <w:r>
              <w:rPr>
                <w:rFonts w:ascii="Arial" w:hAnsi="Arial" w:cs="Arial"/>
                <w:b/>
                <w:sz w:val="20"/>
              </w:rPr>
              <w:lastRenderedPageBreak/>
              <w:t>O que ele precisa?</w:t>
            </w:r>
          </w:p>
        </w:tc>
        <w:tc>
          <w:tcPr>
            <w:tcW w:w="3704" w:type="pct"/>
          </w:tcPr>
          <w:p w14:paraId="25519EAD" w14:textId="3A5C8D92" w:rsidR="00632C4F" w:rsidRDefault="00692A53" w:rsidP="00086EDA">
            <w:pPr>
              <w:spacing w:line="360" w:lineRule="auto"/>
              <w:rPr>
                <w:rFonts w:ascii="Arial" w:eastAsia="Arial" w:hAnsi="Arial" w:cs="Arial"/>
                <w:sz w:val="20"/>
              </w:rPr>
            </w:pPr>
            <w:r>
              <w:rPr>
                <w:rFonts w:ascii="Arial" w:eastAsia="Arial" w:hAnsi="Arial" w:cs="Arial"/>
                <w:sz w:val="20"/>
              </w:rPr>
              <w:t>Um computador com capacidade de conexão à internet, mais de 1GB de memória RAM e 20GB de memória</w:t>
            </w:r>
            <w:r w:rsidR="00055F63">
              <w:rPr>
                <w:rFonts w:ascii="Arial" w:eastAsia="Arial" w:hAnsi="Arial" w:cs="Arial"/>
                <w:sz w:val="20"/>
              </w:rPr>
              <w:t xml:space="preserve"> </w:t>
            </w:r>
            <w:proofErr w:type="gramStart"/>
            <w:r w:rsidR="00055F63">
              <w:rPr>
                <w:rFonts w:ascii="Arial" w:eastAsia="Arial" w:hAnsi="Arial" w:cs="Arial"/>
                <w:sz w:val="20"/>
              </w:rPr>
              <w:t>física(</w:t>
            </w:r>
            <w:proofErr w:type="gramEnd"/>
            <w:r w:rsidR="00055F63">
              <w:rPr>
                <w:rFonts w:ascii="Arial" w:eastAsia="Arial" w:hAnsi="Arial" w:cs="Arial"/>
                <w:sz w:val="20"/>
              </w:rPr>
              <w:t>HD) ou flash(SSD)</w:t>
            </w:r>
            <w:r>
              <w:rPr>
                <w:rFonts w:ascii="Arial" w:eastAsia="Arial" w:hAnsi="Arial" w:cs="Arial"/>
                <w:sz w:val="20"/>
              </w:rPr>
              <w:t>.</w:t>
            </w:r>
          </w:p>
        </w:tc>
      </w:tr>
      <w:tr w:rsidR="00632C4F" w14:paraId="1CBDC937" w14:textId="77777777" w:rsidTr="00086EDA">
        <w:tc>
          <w:tcPr>
            <w:tcW w:w="1296" w:type="pct"/>
          </w:tcPr>
          <w:p w14:paraId="2A424EC6" w14:textId="77777777" w:rsidR="00632C4F" w:rsidRDefault="00692A53" w:rsidP="00086EDA">
            <w:pPr>
              <w:spacing w:line="360" w:lineRule="auto"/>
              <w:rPr>
                <w:rFonts w:ascii="Arial" w:hAnsi="Arial" w:cs="Arial"/>
                <w:b/>
                <w:sz w:val="20"/>
              </w:rPr>
            </w:pPr>
            <w:r>
              <w:rPr>
                <w:rFonts w:ascii="Arial" w:hAnsi="Arial" w:cs="Arial"/>
                <w:b/>
                <w:sz w:val="20"/>
              </w:rPr>
              <w:t>Frequência de uso do sistema?</w:t>
            </w:r>
          </w:p>
        </w:tc>
        <w:tc>
          <w:tcPr>
            <w:tcW w:w="3704" w:type="pct"/>
          </w:tcPr>
          <w:p w14:paraId="4CD4DA0B" w14:textId="77777777" w:rsidR="00632C4F" w:rsidRDefault="00692A53" w:rsidP="00086EDA">
            <w:pPr>
              <w:spacing w:line="360" w:lineRule="auto"/>
              <w:rPr>
                <w:rFonts w:ascii="Arial" w:hAnsi="Arial" w:cs="Arial"/>
                <w:sz w:val="20"/>
              </w:rPr>
            </w:pPr>
            <w:r>
              <w:rPr>
                <w:rFonts w:ascii="Arial" w:hAnsi="Arial" w:cs="Arial"/>
                <w:sz w:val="20"/>
              </w:rPr>
              <w:t>Alta</w:t>
            </w:r>
          </w:p>
        </w:tc>
      </w:tr>
      <w:tr w:rsidR="00632C4F" w14:paraId="3934A40B" w14:textId="77777777" w:rsidTr="00086EDA">
        <w:tc>
          <w:tcPr>
            <w:tcW w:w="1296" w:type="pct"/>
          </w:tcPr>
          <w:p w14:paraId="37DD0811" w14:textId="77777777" w:rsidR="00632C4F" w:rsidRDefault="00692A53" w:rsidP="00086EDA">
            <w:pPr>
              <w:spacing w:line="360" w:lineRule="auto"/>
              <w:rPr>
                <w:rFonts w:ascii="Arial" w:hAnsi="Arial" w:cs="Arial"/>
                <w:b/>
                <w:sz w:val="20"/>
              </w:rPr>
            </w:pPr>
            <w:r>
              <w:rPr>
                <w:rFonts w:ascii="Arial" w:hAnsi="Arial" w:cs="Arial"/>
                <w:b/>
                <w:sz w:val="20"/>
              </w:rPr>
              <w:t>Volume de transações?</w:t>
            </w:r>
          </w:p>
        </w:tc>
        <w:tc>
          <w:tcPr>
            <w:tcW w:w="3704" w:type="pct"/>
          </w:tcPr>
          <w:p w14:paraId="358B39C9" w14:textId="77777777" w:rsidR="00632C4F" w:rsidRDefault="00692A53" w:rsidP="00086EDA">
            <w:pPr>
              <w:spacing w:line="360" w:lineRule="auto"/>
              <w:rPr>
                <w:rFonts w:ascii="Arial" w:hAnsi="Arial" w:cs="Arial"/>
                <w:sz w:val="20"/>
              </w:rPr>
            </w:pPr>
            <w:r>
              <w:rPr>
                <w:rFonts w:ascii="Arial" w:hAnsi="Arial" w:cs="Arial"/>
                <w:sz w:val="20"/>
              </w:rPr>
              <w:t>Alta</w:t>
            </w:r>
          </w:p>
        </w:tc>
      </w:tr>
      <w:tr w:rsidR="00632C4F" w14:paraId="084F7657" w14:textId="77777777" w:rsidTr="00086EDA">
        <w:trPr>
          <w:trHeight w:val="863"/>
        </w:trPr>
        <w:tc>
          <w:tcPr>
            <w:tcW w:w="1296" w:type="pct"/>
          </w:tcPr>
          <w:p w14:paraId="33861389" w14:textId="77777777" w:rsidR="00632C4F" w:rsidRDefault="00692A53" w:rsidP="00086EDA">
            <w:pPr>
              <w:spacing w:line="360" w:lineRule="auto"/>
              <w:rPr>
                <w:rFonts w:ascii="Arial" w:hAnsi="Arial" w:cs="Arial"/>
                <w:b/>
                <w:sz w:val="20"/>
              </w:rPr>
            </w:pPr>
            <w:r>
              <w:rPr>
                <w:rFonts w:ascii="Arial" w:hAnsi="Arial" w:cs="Arial"/>
                <w:b/>
                <w:sz w:val="20"/>
              </w:rPr>
              <w:t>Precisa de treinamento em informática? Quais?</w:t>
            </w:r>
          </w:p>
        </w:tc>
        <w:tc>
          <w:tcPr>
            <w:tcW w:w="3704" w:type="pct"/>
          </w:tcPr>
          <w:p w14:paraId="39A84AEF" w14:textId="44662C63" w:rsidR="00632C4F" w:rsidRDefault="00692A53" w:rsidP="00086EDA">
            <w:pPr>
              <w:spacing w:line="360" w:lineRule="auto"/>
              <w:rPr>
                <w:rFonts w:ascii="Arial" w:hAnsi="Arial" w:cs="Arial"/>
                <w:sz w:val="20"/>
              </w:rPr>
            </w:pPr>
            <w:r>
              <w:rPr>
                <w:rFonts w:ascii="Arial" w:hAnsi="Arial" w:cs="Arial"/>
                <w:sz w:val="20"/>
              </w:rPr>
              <w:t xml:space="preserve">Sim. </w:t>
            </w:r>
            <w:r w:rsidR="00055F63">
              <w:rPr>
                <w:rFonts w:ascii="Arial" w:hAnsi="Arial" w:cs="Arial"/>
                <w:sz w:val="20"/>
              </w:rPr>
              <w:t xml:space="preserve">Como manipular uma ferramenta </w:t>
            </w:r>
            <w:proofErr w:type="spellStart"/>
            <w:r w:rsidR="00055F63">
              <w:rPr>
                <w:rFonts w:ascii="Arial" w:hAnsi="Arial" w:cs="Arial"/>
                <w:i/>
                <w:sz w:val="20"/>
              </w:rPr>
              <w:t>What</w:t>
            </w:r>
            <w:proofErr w:type="spellEnd"/>
            <w:r w:rsidR="00055F63">
              <w:rPr>
                <w:rFonts w:ascii="Arial" w:hAnsi="Arial" w:cs="Arial"/>
                <w:i/>
                <w:sz w:val="20"/>
              </w:rPr>
              <w:t xml:space="preserve"> </w:t>
            </w:r>
            <w:proofErr w:type="spellStart"/>
            <w:r w:rsidR="00055F63">
              <w:rPr>
                <w:rFonts w:ascii="Arial" w:hAnsi="Arial" w:cs="Arial"/>
                <w:i/>
                <w:sz w:val="20"/>
              </w:rPr>
              <w:t>You</w:t>
            </w:r>
            <w:proofErr w:type="spellEnd"/>
            <w:r w:rsidR="00055F63">
              <w:rPr>
                <w:rFonts w:ascii="Arial" w:hAnsi="Arial" w:cs="Arial"/>
                <w:i/>
                <w:sz w:val="20"/>
              </w:rPr>
              <w:t xml:space="preserve"> </w:t>
            </w:r>
            <w:proofErr w:type="spellStart"/>
            <w:r w:rsidR="00055F63">
              <w:rPr>
                <w:rFonts w:ascii="Arial" w:hAnsi="Arial" w:cs="Arial"/>
                <w:i/>
                <w:sz w:val="20"/>
              </w:rPr>
              <w:t>See</w:t>
            </w:r>
            <w:proofErr w:type="spellEnd"/>
            <w:r w:rsidR="00055F63">
              <w:rPr>
                <w:rFonts w:ascii="Arial" w:hAnsi="Arial" w:cs="Arial"/>
                <w:i/>
                <w:sz w:val="20"/>
              </w:rPr>
              <w:t xml:space="preserve"> </w:t>
            </w:r>
            <w:proofErr w:type="spellStart"/>
            <w:r w:rsidR="00055F63">
              <w:rPr>
                <w:rFonts w:ascii="Arial" w:hAnsi="Arial" w:cs="Arial"/>
                <w:i/>
                <w:sz w:val="20"/>
              </w:rPr>
              <w:t>It’s</w:t>
            </w:r>
            <w:proofErr w:type="spellEnd"/>
            <w:r w:rsidR="00055F63">
              <w:rPr>
                <w:rFonts w:ascii="Arial" w:hAnsi="Arial" w:cs="Arial"/>
                <w:i/>
                <w:sz w:val="20"/>
              </w:rPr>
              <w:t xml:space="preserve"> </w:t>
            </w:r>
            <w:proofErr w:type="spellStart"/>
            <w:r w:rsidR="00055F63">
              <w:rPr>
                <w:rFonts w:ascii="Arial" w:hAnsi="Arial" w:cs="Arial"/>
                <w:i/>
                <w:sz w:val="20"/>
              </w:rPr>
              <w:t>What</w:t>
            </w:r>
            <w:proofErr w:type="spellEnd"/>
            <w:r w:rsidR="00055F63">
              <w:rPr>
                <w:rFonts w:ascii="Arial" w:hAnsi="Arial" w:cs="Arial"/>
                <w:i/>
                <w:sz w:val="20"/>
              </w:rPr>
              <w:t xml:space="preserve"> </w:t>
            </w:r>
            <w:proofErr w:type="spellStart"/>
            <w:r w:rsidR="00055F63">
              <w:rPr>
                <w:rFonts w:ascii="Arial" w:hAnsi="Arial" w:cs="Arial"/>
                <w:i/>
                <w:sz w:val="20"/>
              </w:rPr>
              <w:t>You</w:t>
            </w:r>
            <w:proofErr w:type="spellEnd"/>
            <w:r w:rsidR="00055F63">
              <w:rPr>
                <w:rFonts w:ascii="Arial" w:hAnsi="Arial" w:cs="Arial"/>
                <w:i/>
                <w:sz w:val="20"/>
              </w:rPr>
              <w:t xml:space="preserve"> </w:t>
            </w:r>
            <w:proofErr w:type="spellStart"/>
            <w:r w:rsidR="00055F63">
              <w:rPr>
                <w:rFonts w:ascii="Arial" w:hAnsi="Arial" w:cs="Arial"/>
                <w:i/>
                <w:sz w:val="20"/>
              </w:rPr>
              <w:t>Get</w:t>
            </w:r>
            <w:proofErr w:type="spellEnd"/>
            <w:r>
              <w:rPr>
                <w:rFonts w:ascii="Arial" w:hAnsi="Arial" w:cs="Arial"/>
                <w:sz w:val="20"/>
              </w:rPr>
              <w:t xml:space="preserve"> para ver os dados presentes dentro do banco de dados, </w:t>
            </w:r>
            <w:r w:rsidR="00DE7EFB">
              <w:rPr>
                <w:rFonts w:ascii="Arial" w:hAnsi="Arial" w:cs="Arial"/>
                <w:sz w:val="20"/>
              </w:rPr>
              <w:t xml:space="preserve">além de uma explicação de como </w:t>
            </w:r>
            <w:proofErr w:type="spellStart"/>
            <w:r w:rsidR="00DE7EFB">
              <w:rPr>
                <w:rFonts w:ascii="Arial" w:hAnsi="Arial" w:cs="Arial"/>
                <w:sz w:val="20"/>
              </w:rPr>
              <w:t>funcionar</w:t>
            </w:r>
            <w:r w:rsidR="000C0E2C">
              <w:rPr>
                <w:rFonts w:ascii="Arial" w:hAnsi="Arial" w:cs="Arial"/>
                <w:sz w:val="20"/>
              </w:rPr>
              <w:t>-</w:t>
            </w:r>
            <w:r w:rsidR="00DE7EFB">
              <w:rPr>
                <w:rFonts w:ascii="Arial" w:hAnsi="Arial" w:cs="Arial"/>
                <w:sz w:val="20"/>
              </w:rPr>
              <w:t>á</w:t>
            </w:r>
            <w:proofErr w:type="spellEnd"/>
            <w:r w:rsidR="00DE7EFB">
              <w:rPr>
                <w:rFonts w:ascii="Arial" w:hAnsi="Arial" w:cs="Arial"/>
                <w:sz w:val="20"/>
              </w:rPr>
              <w:t xml:space="preserve"> o sistema em si, omitindo detalhes muito técnicos</w:t>
            </w:r>
            <w:r>
              <w:rPr>
                <w:rFonts w:ascii="Arial" w:hAnsi="Arial" w:cs="Arial"/>
                <w:sz w:val="20"/>
              </w:rPr>
              <w:t>.</w:t>
            </w:r>
          </w:p>
        </w:tc>
      </w:tr>
      <w:tr w:rsidR="00632C4F" w14:paraId="36E86E92" w14:textId="77777777" w:rsidTr="00086EDA">
        <w:tc>
          <w:tcPr>
            <w:tcW w:w="1296" w:type="pct"/>
          </w:tcPr>
          <w:p w14:paraId="6B7B8DF7" w14:textId="77777777" w:rsidR="00632C4F" w:rsidRDefault="00692A53" w:rsidP="00086EDA">
            <w:pPr>
              <w:spacing w:line="360" w:lineRule="auto"/>
              <w:rPr>
                <w:rFonts w:ascii="Arial" w:hAnsi="Arial" w:cs="Arial"/>
                <w:b/>
                <w:sz w:val="20"/>
              </w:rPr>
            </w:pPr>
            <w:r>
              <w:rPr>
                <w:rFonts w:ascii="Arial" w:hAnsi="Arial" w:cs="Arial"/>
                <w:b/>
                <w:sz w:val="20"/>
              </w:rPr>
              <w:t>Tem experiência com sistemas semelhantes?</w:t>
            </w:r>
          </w:p>
        </w:tc>
        <w:tc>
          <w:tcPr>
            <w:tcW w:w="3704" w:type="pct"/>
          </w:tcPr>
          <w:p w14:paraId="7E023CEE" w14:textId="77777777" w:rsidR="00632C4F" w:rsidRDefault="00692A53" w:rsidP="00E31806">
            <w:pPr>
              <w:keepNext/>
              <w:spacing w:line="360" w:lineRule="auto"/>
              <w:rPr>
                <w:rFonts w:ascii="Arial" w:hAnsi="Arial" w:cs="Arial"/>
                <w:sz w:val="20"/>
              </w:rPr>
            </w:pPr>
            <w:r>
              <w:rPr>
                <w:rFonts w:ascii="Arial" w:hAnsi="Arial" w:cs="Arial"/>
                <w:sz w:val="20"/>
              </w:rPr>
              <w:t>Não.</w:t>
            </w:r>
          </w:p>
        </w:tc>
      </w:tr>
    </w:tbl>
    <w:p w14:paraId="0DE6B77A" w14:textId="0140BD95" w:rsidR="00632C4F" w:rsidRPr="00E31806" w:rsidRDefault="00E31806" w:rsidP="00E31806">
      <w:pPr>
        <w:pStyle w:val="Legenda"/>
        <w:rPr>
          <w:rFonts w:ascii="Arial" w:hAnsi="Arial" w:cs="Arial"/>
          <w:color w:val="auto"/>
          <w:sz w:val="20"/>
        </w:rPr>
      </w:pPr>
      <w:bookmarkStart w:id="252" w:name="_Toc515021201"/>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16</w:t>
      </w:r>
      <w:r w:rsidR="00417029">
        <w:rPr>
          <w:rFonts w:ascii="Arial" w:hAnsi="Arial" w:cs="Arial"/>
          <w:color w:val="auto"/>
          <w:sz w:val="20"/>
        </w:rPr>
        <w:fldChar w:fldCharType="end"/>
      </w:r>
      <w:r w:rsidRPr="00E31806">
        <w:rPr>
          <w:rFonts w:ascii="Arial" w:hAnsi="Arial" w:cs="Arial"/>
          <w:color w:val="auto"/>
          <w:sz w:val="20"/>
        </w:rPr>
        <w:t>-Descrição do coordenador administrativo</w:t>
      </w:r>
      <w:bookmarkEnd w:id="252"/>
    </w:p>
    <w:tbl>
      <w:tblPr>
        <w:tblStyle w:val="Tabelacomgrade"/>
        <w:tblW w:w="0" w:type="auto"/>
        <w:tblLook w:val="04A0" w:firstRow="1" w:lastRow="0" w:firstColumn="1" w:lastColumn="0" w:noHBand="0" w:noVBand="1"/>
      </w:tblPr>
      <w:tblGrid>
        <w:gridCol w:w="2495"/>
        <w:gridCol w:w="6566"/>
      </w:tblGrid>
      <w:tr w:rsidR="00055F63" w14:paraId="4D8D09D6" w14:textId="77777777" w:rsidTr="006B5560">
        <w:tc>
          <w:tcPr>
            <w:tcW w:w="0" w:type="auto"/>
          </w:tcPr>
          <w:p w14:paraId="67196E07" w14:textId="77777777" w:rsidR="00632C4F" w:rsidRDefault="00692A53" w:rsidP="00086EDA">
            <w:pPr>
              <w:spacing w:line="360" w:lineRule="auto"/>
              <w:rPr>
                <w:rFonts w:ascii="Arial" w:hAnsi="Arial" w:cs="Arial"/>
                <w:b/>
                <w:sz w:val="20"/>
              </w:rPr>
            </w:pPr>
            <w:r>
              <w:rPr>
                <w:rFonts w:ascii="Arial" w:hAnsi="Arial" w:cs="Arial"/>
                <w:b/>
                <w:sz w:val="20"/>
              </w:rPr>
              <w:t>Descrição</w:t>
            </w:r>
          </w:p>
        </w:tc>
        <w:tc>
          <w:tcPr>
            <w:tcW w:w="0" w:type="auto"/>
          </w:tcPr>
          <w:p w14:paraId="559EF0E9" w14:textId="77777777" w:rsidR="00632C4F" w:rsidRDefault="00692A53" w:rsidP="00086EDA">
            <w:pPr>
              <w:spacing w:line="360" w:lineRule="auto"/>
              <w:rPr>
                <w:rFonts w:ascii="Arial" w:eastAsia="Arial" w:hAnsi="Arial" w:cs="Arial"/>
                <w:sz w:val="20"/>
              </w:rPr>
            </w:pPr>
            <w:r>
              <w:rPr>
                <w:rFonts w:ascii="Arial" w:eastAsia="Arial" w:hAnsi="Arial" w:cs="Arial"/>
                <w:sz w:val="20"/>
              </w:rPr>
              <w:t>Cliente da empresa, responsável pela requisição de algum serviço da empresa</w:t>
            </w:r>
          </w:p>
        </w:tc>
      </w:tr>
      <w:tr w:rsidR="00055F63" w14:paraId="77182BCF" w14:textId="77777777" w:rsidTr="006B5560">
        <w:tc>
          <w:tcPr>
            <w:tcW w:w="0" w:type="auto"/>
          </w:tcPr>
          <w:p w14:paraId="36BF45DD" w14:textId="77777777" w:rsidR="00632C4F" w:rsidRDefault="00692A53" w:rsidP="00086EDA">
            <w:pPr>
              <w:spacing w:line="360" w:lineRule="auto"/>
              <w:rPr>
                <w:rFonts w:ascii="Arial" w:hAnsi="Arial" w:cs="Arial"/>
                <w:b/>
                <w:sz w:val="20"/>
              </w:rPr>
            </w:pPr>
            <w:r>
              <w:rPr>
                <w:rFonts w:ascii="Arial" w:hAnsi="Arial" w:cs="Arial"/>
                <w:b/>
                <w:sz w:val="20"/>
              </w:rPr>
              <w:t>O que ele faz?</w:t>
            </w:r>
          </w:p>
        </w:tc>
        <w:tc>
          <w:tcPr>
            <w:tcW w:w="0" w:type="auto"/>
          </w:tcPr>
          <w:p w14:paraId="62E7F112" w14:textId="77777777" w:rsidR="00632C4F" w:rsidRDefault="00692A53" w:rsidP="00086EDA">
            <w:pPr>
              <w:spacing w:line="360" w:lineRule="auto"/>
              <w:rPr>
                <w:rFonts w:ascii="Arial" w:hAnsi="Arial" w:cs="Arial"/>
                <w:sz w:val="20"/>
                <w:lang w:eastAsia="en-US"/>
              </w:rPr>
            </w:pPr>
            <w:r>
              <w:rPr>
                <w:rFonts w:ascii="Arial" w:hAnsi="Arial" w:cs="Arial"/>
                <w:sz w:val="20"/>
                <w:lang w:eastAsia="en-US"/>
              </w:rPr>
              <w:t>Requisita os serviços da empresa, realiza pagamento, recebe as notificações e envia documentação.</w:t>
            </w:r>
          </w:p>
        </w:tc>
      </w:tr>
      <w:tr w:rsidR="00055F63" w14:paraId="1FC19474" w14:textId="77777777" w:rsidTr="006B5560">
        <w:tc>
          <w:tcPr>
            <w:tcW w:w="0" w:type="auto"/>
          </w:tcPr>
          <w:p w14:paraId="75559018" w14:textId="77777777" w:rsidR="00632C4F" w:rsidRDefault="00692A53" w:rsidP="00086EDA">
            <w:pPr>
              <w:spacing w:line="360" w:lineRule="auto"/>
              <w:rPr>
                <w:rFonts w:ascii="Arial" w:hAnsi="Arial" w:cs="Arial"/>
                <w:b/>
                <w:sz w:val="20"/>
              </w:rPr>
            </w:pPr>
            <w:r>
              <w:rPr>
                <w:rFonts w:ascii="Arial" w:hAnsi="Arial" w:cs="Arial"/>
                <w:b/>
                <w:sz w:val="20"/>
              </w:rPr>
              <w:t>O que ele precisa?</w:t>
            </w:r>
          </w:p>
        </w:tc>
        <w:tc>
          <w:tcPr>
            <w:tcW w:w="0" w:type="auto"/>
          </w:tcPr>
          <w:p w14:paraId="6E85D822" w14:textId="2C046FA3" w:rsidR="00632C4F" w:rsidRDefault="00692A53" w:rsidP="00086EDA">
            <w:pPr>
              <w:spacing w:line="360" w:lineRule="auto"/>
              <w:rPr>
                <w:rFonts w:ascii="Arial" w:eastAsia="Arial" w:hAnsi="Arial" w:cs="Arial"/>
                <w:sz w:val="20"/>
              </w:rPr>
            </w:pPr>
            <w:r>
              <w:rPr>
                <w:rFonts w:ascii="Arial" w:eastAsia="Arial" w:hAnsi="Arial" w:cs="Arial"/>
                <w:sz w:val="20"/>
              </w:rPr>
              <w:t>Um computador com capacidade de conexão à internet</w:t>
            </w:r>
            <w:r w:rsidR="00055F63">
              <w:rPr>
                <w:rFonts w:ascii="Arial" w:eastAsia="Arial" w:hAnsi="Arial" w:cs="Arial"/>
                <w:sz w:val="20"/>
              </w:rPr>
              <w:t xml:space="preserve"> com mais de 400Kbps de preferência</w:t>
            </w:r>
            <w:r>
              <w:rPr>
                <w:rFonts w:ascii="Arial" w:eastAsia="Arial" w:hAnsi="Arial" w:cs="Arial"/>
                <w:sz w:val="20"/>
              </w:rPr>
              <w:t>, mais de 1GB de memória RAM</w:t>
            </w:r>
            <w:r w:rsidR="00055F63">
              <w:rPr>
                <w:rFonts w:ascii="Arial" w:eastAsia="Arial" w:hAnsi="Arial" w:cs="Arial"/>
                <w:sz w:val="20"/>
              </w:rPr>
              <w:t xml:space="preserve"> e um navegador atualizado, sendo de preferência o Firefox, Chrome ou Safari.</w:t>
            </w:r>
          </w:p>
        </w:tc>
      </w:tr>
      <w:tr w:rsidR="00055F63" w14:paraId="14B4B2D0" w14:textId="77777777" w:rsidTr="006B5560">
        <w:tc>
          <w:tcPr>
            <w:tcW w:w="0" w:type="auto"/>
          </w:tcPr>
          <w:p w14:paraId="6068E29B" w14:textId="77777777" w:rsidR="00632C4F" w:rsidRDefault="00692A53" w:rsidP="00086EDA">
            <w:pPr>
              <w:spacing w:line="360" w:lineRule="auto"/>
              <w:rPr>
                <w:rFonts w:ascii="Arial" w:hAnsi="Arial" w:cs="Arial"/>
                <w:b/>
                <w:sz w:val="20"/>
              </w:rPr>
            </w:pPr>
            <w:r>
              <w:rPr>
                <w:rFonts w:ascii="Arial" w:hAnsi="Arial" w:cs="Arial"/>
                <w:b/>
                <w:sz w:val="20"/>
              </w:rPr>
              <w:t>Frequência de uso do sistema?</w:t>
            </w:r>
          </w:p>
        </w:tc>
        <w:tc>
          <w:tcPr>
            <w:tcW w:w="0" w:type="auto"/>
          </w:tcPr>
          <w:p w14:paraId="32CA448D" w14:textId="77777777" w:rsidR="00632C4F" w:rsidRDefault="00692A53" w:rsidP="00086EDA">
            <w:pPr>
              <w:spacing w:line="360" w:lineRule="auto"/>
              <w:rPr>
                <w:rFonts w:ascii="Arial" w:hAnsi="Arial" w:cs="Arial"/>
                <w:sz w:val="20"/>
              </w:rPr>
            </w:pPr>
            <w:r>
              <w:rPr>
                <w:rFonts w:ascii="Arial" w:hAnsi="Arial" w:cs="Arial"/>
                <w:sz w:val="20"/>
              </w:rPr>
              <w:t>Média</w:t>
            </w:r>
          </w:p>
        </w:tc>
      </w:tr>
      <w:tr w:rsidR="00055F63" w14:paraId="1590D121" w14:textId="77777777" w:rsidTr="006B5560">
        <w:tc>
          <w:tcPr>
            <w:tcW w:w="0" w:type="auto"/>
          </w:tcPr>
          <w:p w14:paraId="733C8404" w14:textId="77777777" w:rsidR="00632C4F" w:rsidRDefault="00692A53" w:rsidP="00086EDA">
            <w:pPr>
              <w:spacing w:line="360" w:lineRule="auto"/>
              <w:rPr>
                <w:rFonts w:ascii="Arial" w:hAnsi="Arial" w:cs="Arial"/>
                <w:b/>
                <w:sz w:val="20"/>
              </w:rPr>
            </w:pPr>
            <w:r>
              <w:rPr>
                <w:rFonts w:ascii="Arial" w:hAnsi="Arial" w:cs="Arial"/>
                <w:b/>
                <w:sz w:val="20"/>
              </w:rPr>
              <w:t>Volume de transações?</w:t>
            </w:r>
          </w:p>
        </w:tc>
        <w:tc>
          <w:tcPr>
            <w:tcW w:w="0" w:type="auto"/>
          </w:tcPr>
          <w:p w14:paraId="73A17EF7" w14:textId="77777777" w:rsidR="00632C4F" w:rsidRDefault="00692A53" w:rsidP="00086EDA">
            <w:pPr>
              <w:spacing w:line="360" w:lineRule="auto"/>
              <w:rPr>
                <w:rFonts w:ascii="Arial" w:hAnsi="Arial" w:cs="Arial"/>
                <w:sz w:val="20"/>
              </w:rPr>
            </w:pPr>
            <w:r>
              <w:rPr>
                <w:rFonts w:ascii="Arial" w:hAnsi="Arial" w:cs="Arial"/>
                <w:sz w:val="20"/>
              </w:rPr>
              <w:t>Média</w:t>
            </w:r>
          </w:p>
        </w:tc>
      </w:tr>
      <w:tr w:rsidR="00055F63" w14:paraId="2EA562C7" w14:textId="77777777" w:rsidTr="006B5560">
        <w:trPr>
          <w:trHeight w:val="863"/>
        </w:trPr>
        <w:tc>
          <w:tcPr>
            <w:tcW w:w="0" w:type="auto"/>
          </w:tcPr>
          <w:p w14:paraId="6FB39B27" w14:textId="77777777" w:rsidR="00632C4F" w:rsidRDefault="00692A53" w:rsidP="00086EDA">
            <w:pPr>
              <w:spacing w:line="360" w:lineRule="auto"/>
              <w:rPr>
                <w:rFonts w:ascii="Arial" w:hAnsi="Arial" w:cs="Arial"/>
                <w:b/>
                <w:sz w:val="20"/>
              </w:rPr>
            </w:pPr>
            <w:r>
              <w:rPr>
                <w:rFonts w:ascii="Arial" w:hAnsi="Arial" w:cs="Arial"/>
                <w:b/>
                <w:sz w:val="20"/>
              </w:rPr>
              <w:t>Precisa de treinamento em informática? Quais?</w:t>
            </w:r>
          </w:p>
        </w:tc>
        <w:tc>
          <w:tcPr>
            <w:tcW w:w="0" w:type="auto"/>
          </w:tcPr>
          <w:p w14:paraId="585421E6" w14:textId="77777777" w:rsidR="00632C4F" w:rsidRDefault="00692A53" w:rsidP="00086EDA">
            <w:pPr>
              <w:spacing w:line="360" w:lineRule="auto"/>
              <w:rPr>
                <w:rFonts w:ascii="Arial" w:hAnsi="Arial" w:cs="Arial"/>
                <w:sz w:val="20"/>
              </w:rPr>
            </w:pPr>
            <w:r>
              <w:rPr>
                <w:rFonts w:ascii="Arial" w:hAnsi="Arial" w:cs="Arial"/>
                <w:sz w:val="20"/>
              </w:rPr>
              <w:t>Não, visto que as funcionalidades acessíveis aos clientes serão comandos visuais, os quais são simples de compreender.</w:t>
            </w:r>
          </w:p>
        </w:tc>
      </w:tr>
      <w:tr w:rsidR="00055F63" w14:paraId="3EFAE2BA" w14:textId="77777777" w:rsidTr="006B5560">
        <w:tc>
          <w:tcPr>
            <w:tcW w:w="0" w:type="auto"/>
          </w:tcPr>
          <w:p w14:paraId="19CB2730" w14:textId="77777777" w:rsidR="00632C4F" w:rsidRDefault="00692A53" w:rsidP="00086EDA">
            <w:pPr>
              <w:spacing w:line="360" w:lineRule="auto"/>
              <w:rPr>
                <w:rFonts w:ascii="Arial" w:hAnsi="Arial" w:cs="Arial"/>
                <w:b/>
                <w:sz w:val="20"/>
              </w:rPr>
            </w:pPr>
            <w:r>
              <w:rPr>
                <w:rFonts w:ascii="Arial" w:hAnsi="Arial" w:cs="Arial"/>
                <w:b/>
                <w:sz w:val="20"/>
              </w:rPr>
              <w:t>Tem experiência com sistemas semelhantes?</w:t>
            </w:r>
          </w:p>
        </w:tc>
        <w:tc>
          <w:tcPr>
            <w:tcW w:w="0" w:type="auto"/>
          </w:tcPr>
          <w:p w14:paraId="21AB2D70" w14:textId="77777777" w:rsidR="00632C4F" w:rsidRDefault="00692A53" w:rsidP="00E31806">
            <w:pPr>
              <w:keepNext/>
              <w:spacing w:line="360" w:lineRule="auto"/>
              <w:rPr>
                <w:rFonts w:ascii="Arial" w:hAnsi="Arial" w:cs="Arial"/>
                <w:sz w:val="20"/>
              </w:rPr>
            </w:pPr>
            <w:r>
              <w:rPr>
                <w:rFonts w:ascii="Arial" w:hAnsi="Arial" w:cs="Arial"/>
                <w:sz w:val="20"/>
              </w:rPr>
              <w:t>Possivelmente.</w:t>
            </w:r>
          </w:p>
        </w:tc>
      </w:tr>
    </w:tbl>
    <w:p w14:paraId="39D8C686" w14:textId="4F816517" w:rsidR="00632C4F" w:rsidRDefault="00E31806" w:rsidP="00E31806">
      <w:pPr>
        <w:pStyle w:val="Legenda"/>
        <w:rPr>
          <w:rFonts w:ascii="Arial" w:hAnsi="Arial" w:cs="Arial"/>
          <w:color w:val="auto"/>
          <w:sz w:val="20"/>
        </w:rPr>
      </w:pPr>
      <w:bookmarkStart w:id="253" w:name="_Toc515021202"/>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17</w:t>
      </w:r>
      <w:r w:rsidR="00417029">
        <w:rPr>
          <w:rFonts w:ascii="Arial" w:hAnsi="Arial" w:cs="Arial"/>
          <w:color w:val="auto"/>
          <w:sz w:val="20"/>
        </w:rPr>
        <w:fldChar w:fldCharType="end"/>
      </w:r>
      <w:r w:rsidRPr="00E31806">
        <w:rPr>
          <w:rFonts w:ascii="Arial" w:hAnsi="Arial" w:cs="Arial"/>
          <w:color w:val="auto"/>
          <w:sz w:val="20"/>
        </w:rPr>
        <w:t>-Descrição do cliente</w:t>
      </w:r>
      <w:bookmarkEnd w:id="253"/>
    </w:p>
    <w:p w14:paraId="6760077B" w14:textId="77777777" w:rsidR="00417029" w:rsidRPr="00417029" w:rsidRDefault="00417029" w:rsidP="00417029"/>
    <w:p w14:paraId="4C44CB0F" w14:textId="77777777" w:rsidR="00632C4F" w:rsidRDefault="00692A53" w:rsidP="007F6FFA">
      <w:pPr>
        <w:pStyle w:val="N3"/>
        <w:outlineLvl w:val="2"/>
        <w:rPr>
          <w:rFonts w:ascii="Arial" w:hAnsi="Arial" w:cs="Arial"/>
        </w:rPr>
      </w:pPr>
      <w:bookmarkStart w:id="254" w:name="_Toc525570759"/>
      <w:r>
        <w:rPr>
          <w:rFonts w:ascii="Arial" w:hAnsi="Arial" w:cs="Arial"/>
        </w:rPr>
        <w:t>Sistemas Similares: principais funcionalidades, pontos positivos e negativos</w:t>
      </w:r>
      <w:bookmarkEnd w:id="254"/>
    </w:p>
    <w:p w14:paraId="062EEA20" w14:textId="17B41059" w:rsidR="00632C4F" w:rsidRDefault="00692A53" w:rsidP="00692A53">
      <w:pPr>
        <w:pStyle w:val="N3"/>
        <w:numPr>
          <w:ilvl w:val="0"/>
          <w:numId w:val="0"/>
        </w:numPr>
        <w:spacing w:line="360" w:lineRule="auto"/>
        <w:ind w:firstLine="709"/>
        <w:rPr>
          <w:rFonts w:ascii="Arial" w:hAnsi="Arial" w:cs="Arial"/>
          <w:b w:val="0"/>
        </w:rPr>
      </w:pPr>
      <w:proofErr w:type="spellStart"/>
      <w:r>
        <w:rPr>
          <w:rFonts w:ascii="Arial" w:hAnsi="Arial" w:cs="Arial"/>
          <w:b w:val="0"/>
        </w:rPr>
        <w:t>Quality</w:t>
      </w:r>
      <w:proofErr w:type="spellEnd"/>
      <w:sdt>
        <w:sdtPr>
          <w:rPr>
            <w:rFonts w:ascii="Arial" w:hAnsi="Arial" w:cs="Arial"/>
            <w:b w:val="0"/>
          </w:rPr>
          <w:id w:val="-1654527524"/>
          <w:citation/>
        </w:sdtPr>
        <w:sdtContent>
          <w:r w:rsidR="00F6103A">
            <w:rPr>
              <w:rFonts w:ascii="Arial" w:hAnsi="Arial" w:cs="Arial"/>
              <w:b w:val="0"/>
            </w:rPr>
            <w:fldChar w:fldCharType="begin"/>
          </w:r>
          <w:r w:rsidR="00367C1B">
            <w:rPr>
              <w:rFonts w:ascii="Arial" w:hAnsi="Arial" w:cs="Arial"/>
              <w:b w:val="0"/>
            </w:rPr>
            <w:instrText xml:space="preserve">CITATION Qua18 \l 1046 </w:instrText>
          </w:r>
          <w:r w:rsidR="00F6103A">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(QUALITY, 2012)</w:t>
          </w:r>
          <w:r w:rsidR="00F6103A">
            <w:rPr>
              <w:rFonts w:ascii="Arial" w:hAnsi="Arial" w:cs="Arial"/>
              <w:b w:val="0"/>
            </w:rPr>
            <w:fldChar w:fldCharType="end"/>
          </w:r>
        </w:sdtContent>
      </w:sdt>
      <w:r>
        <w:rPr>
          <w:rFonts w:ascii="Arial" w:hAnsi="Arial" w:cs="Arial"/>
          <w:b w:val="0"/>
        </w:rPr>
        <w:t xml:space="preserve">: Sistema online da escola náutica </w:t>
      </w:r>
      <w:proofErr w:type="spellStart"/>
      <w:r>
        <w:rPr>
          <w:rFonts w:ascii="Arial" w:hAnsi="Arial" w:cs="Arial"/>
          <w:b w:val="0"/>
        </w:rPr>
        <w:t>Quality</w:t>
      </w:r>
      <w:proofErr w:type="spellEnd"/>
      <w:r>
        <w:rPr>
          <w:rFonts w:ascii="Arial" w:hAnsi="Arial" w:cs="Arial"/>
          <w:b w:val="0"/>
        </w:rPr>
        <w:t>. É muito organizado e possui informações relevantes sobre a empresa e como obter habilitações náuticas. Porém, não oferece a opção para o cliente requisitar o serviço da empresa de forma online, devendo ligar no número da empresa, além disso, a empresa não fornece simulados para treinamento dos alunos.</w:t>
      </w:r>
    </w:p>
    <w:p w14:paraId="50D881C6" w14:textId="0C14FC35" w:rsidR="00895620" w:rsidRDefault="00692A53" w:rsidP="00895620">
      <w:pPr>
        <w:pStyle w:val="N3"/>
        <w:numPr>
          <w:ilvl w:val="0"/>
          <w:numId w:val="0"/>
        </w:numPr>
        <w:spacing w:line="360" w:lineRule="auto"/>
        <w:ind w:firstLine="709"/>
        <w:rPr>
          <w:rFonts w:ascii="Arial" w:hAnsi="Arial" w:cs="Arial"/>
          <w:b w:val="0"/>
        </w:rPr>
      </w:pPr>
      <w:r>
        <w:rPr>
          <w:rFonts w:ascii="Arial" w:hAnsi="Arial" w:cs="Arial"/>
          <w:b w:val="0"/>
        </w:rPr>
        <w:lastRenderedPageBreak/>
        <w:t xml:space="preserve"> </w:t>
      </w:r>
      <w:r w:rsidR="00BF60BD">
        <w:rPr>
          <w:rFonts w:ascii="Arial" w:hAnsi="Arial" w:cs="Arial"/>
          <w:b w:val="0"/>
        </w:rPr>
        <w:t>Arte de Navegar</w:t>
      </w:r>
      <w:sdt>
        <w:sdtPr>
          <w:rPr>
            <w:rFonts w:ascii="Arial" w:hAnsi="Arial" w:cs="Arial"/>
            <w:b w:val="0"/>
          </w:rPr>
          <w:id w:val="-271865931"/>
          <w:citation/>
        </w:sdtPr>
        <w:sdtContent>
          <w:r w:rsidR="00DE7EFB" w:rsidRPr="008241E1">
            <w:rPr>
              <w:rFonts w:ascii="Arial" w:hAnsi="Arial" w:cs="Arial"/>
              <w:b w:val="0"/>
            </w:rPr>
            <w:fldChar w:fldCharType="begin"/>
          </w:r>
          <w:r w:rsidR="00BF60BD" w:rsidRPr="008241E1">
            <w:rPr>
              <w:rFonts w:ascii="Arial" w:hAnsi="Arial" w:cs="Arial"/>
              <w:b w:val="0"/>
            </w:rPr>
            <w:instrText xml:space="preserve">CITATION Sit181 \l 1046 </w:instrText>
          </w:r>
          <w:r w:rsidR="00DE7EFB"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(AN, 2012)</w:t>
          </w:r>
          <w:r w:rsidR="00DE7EFB" w:rsidRPr="008241E1">
            <w:rPr>
              <w:rFonts w:ascii="Arial" w:hAnsi="Arial" w:cs="Arial"/>
              <w:b w:val="0"/>
            </w:rPr>
            <w:fldChar w:fldCharType="end"/>
          </w:r>
        </w:sdtContent>
      </w:sdt>
      <w:r>
        <w:rPr>
          <w:rFonts w:ascii="Arial" w:hAnsi="Arial" w:cs="Arial"/>
          <w:b w:val="0"/>
        </w:rPr>
        <w:t xml:space="preserve">: Plataforma online da escola náutica </w:t>
      </w:r>
      <w:r w:rsidR="00BF60BD">
        <w:rPr>
          <w:rFonts w:ascii="Arial" w:hAnsi="Arial" w:cs="Arial"/>
          <w:b w:val="0"/>
        </w:rPr>
        <w:t>Arte de Navegar</w:t>
      </w:r>
      <w:r>
        <w:rPr>
          <w:rFonts w:ascii="Arial" w:hAnsi="Arial" w:cs="Arial"/>
          <w:b w:val="0"/>
        </w:rPr>
        <w:t>. É bem estruturada na disposição de informações no site, oferecendo simulados e compra de apostilas no site. Todavia, o site não permite a requisição de serviços online, devendo o cliente entrar em contato com a empresa, além dos resultados não serem divulgados na plataforma, devendo os clientes entrarem constantemente em contato com a empresa para que ela os divulgue.</w:t>
      </w:r>
    </w:p>
    <w:p w14:paraId="5C01D54D" w14:textId="357F26F1" w:rsidR="00E31806" w:rsidRDefault="00417029" w:rsidP="00895620">
      <w:pPr>
        <w:pStyle w:val="N3"/>
        <w:numPr>
          <w:ilvl w:val="0"/>
          <w:numId w:val="0"/>
        </w:numPr>
        <w:spacing w:line="360" w:lineRule="auto"/>
        <w:ind w:firstLine="709"/>
        <w:rPr>
          <w:rFonts w:ascii="Arial" w:hAnsi="Arial" w:cs="Arial"/>
          <w:b w:val="0"/>
        </w:rPr>
      </w:pPr>
      <w:r>
        <w:rPr>
          <w:rFonts w:ascii="Arial" w:hAnsi="Arial" w:cs="Arial"/>
          <w:b w:val="0"/>
        </w:rPr>
        <w:t xml:space="preserve">Portanto, o sistema a ser construído para a empresa </w:t>
      </w:r>
      <w:proofErr w:type="spellStart"/>
      <w:r>
        <w:rPr>
          <w:rFonts w:ascii="Arial" w:hAnsi="Arial" w:cs="Arial"/>
          <w:b w:val="0"/>
        </w:rPr>
        <w:t>ArraisDF</w:t>
      </w:r>
      <w:proofErr w:type="spellEnd"/>
      <w:r>
        <w:rPr>
          <w:rFonts w:ascii="Arial" w:hAnsi="Arial" w:cs="Arial"/>
          <w:b w:val="0"/>
        </w:rPr>
        <w:t xml:space="preserve"> irá permitir que ela se destaque das concorrentes do mercado, já que além </w:t>
      </w:r>
      <w:r w:rsidR="009633D8">
        <w:rPr>
          <w:rFonts w:ascii="Arial" w:hAnsi="Arial" w:cs="Arial"/>
          <w:b w:val="0"/>
        </w:rPr>
        <w:t>das funcionalidades que eles oferecem, irá também acrescentar alguns diferenciais que auxiliarão o estabelecimento no negócio. Esses diferenciais serão os simulados online, a possibilidade de requisição de serviços diretamente da internet e a geração de gráficos de desempenho dos alunos nos simulados e dos pontos fortes a serem explorados dentro do negócio.</w:t>
      </w:r>
    </w:p>
    <w:p w14:paraId="4E48D71D" w14:textId="77777777" w:rsidR="009633D8" w:rsidRDefault="009633D8" w:rsidP="00F6103A">
      <w:pPr>
        <w:pStyle w:val="N3"/>
        <w:numPr>
          <w:ilvl w:val="0"/>
          <w:numId w:val="0"/>
        </w:numPr>
        <w:spacing w:line="360" w:lineRule="auto"/>
        <w:rPr>
          <w:rFonts w:ascii="Arial" w:hAnsi="Arial" w:cs="Arial"/>
          <w:b w:val="0"/>
        </w:rPr>
      </w:pPr>
    </w:p>
    <w:p w14:paraId="4D60E2EF" w14:textId="77777777" w:rsidR="00632C4F" w:rsidRDefault="00692A53" w:rsidP="007F6FFA">
      <w:pPr>
        <w:pStyle w:val="N2"/>
        <w:outlineLvl w:val="1"/>
        <w:rPr>
          <w:rFonts w:ascii="Arial" w:hAnsi="Arial" w:cs="Arial"/>
        </w:rPr>
      </w:pPr>
      <w:bookmarkStart w:id="255" w:name="_Toc525570760"/>
      <w:r>
        <w:rPr>
          <w:rFonts w:ascii="Arial" w:hAnsi="Arial" w:cs="Arial"/>
        </w:rPr>
        <w:t>PLANO DE PROJETO</w:t>
      </w:r>
      <w:bookmarkEnd w:id="255"/>
    </w:p>
    <w:p w14:paraId="18EEBD40" w14:textId="77777777" w:rsidR="00632C4F" w:rsidRDefault="00692A53" w:rsidP="007F6FFA">
      <w:pPr>
        <w:pStyle w:val="N3"/>
        <w:outlineLvl w:val="2"/>
        <w:rPr>
          <w:rFonts w:ascii="Arial" w:hAnsi="Arial" w:cs="Arial"/>
        </w:rPr>
      </w:pPr>
      <w:bookmarkStart w:id="256" w:name="_Toc525570761"/>
      <w:r>
        <w:rPr>
          <w:rFonts w:ascii="Arial" w:hAnsi="Arial" w:cs="Arial"/>
        </w:rPr>
        <w:t>Restrições Técnicas e Administrativas do Projeto</w:t>
      </w:r>
      <w:bookmarkEnd w:id="256"/>
    </w:p>
    <w:p w14:paraId="19DEEC3C" w14:textId="77777777"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 xml:space="preserve">Na execução do projeto, os integrantes estudam durante a semana, o que reduz o tempo para o trabalho no sistema a ser construído, visto que boa parte do tempo livre se encontra nos finais de semana. Além disso, nenhum dos integrantes do projeto possuem empregos fixos, de modo que as ferramentas utilizadas no projeto, em sua maioria, deverão estar disponíveis gratuitamente ou com as licenças disponibilizadas pelo </w:t>
      </w:r>
      <w:proofErr w:type="spellStart"/>
      <w:r>
        <w:rPr>
          <w:rFonts w:ascii="Arial" w:hAnsi="Arial" w:cs="Arial"/>
          <w:b w:val="0"/>
        </w:rPr>
        <w:t>UniCEUB</w:t>
      </w:r>
      <w:proofErr w:type="spellEnd"/>
      <w:r>
        <w:rPr>
          <w:rFonts w:ascii="Arial" w:hAnsi="Arial" w:cs="Arial"/>
          <w:b w:val="0"/>
        </w:rPr>
        <w:t>, para garantir o acesso a elas.</w:t>
      </w:r>
    </w:p>
    <w:p w14:paraId="1819852D" w14:textId="0924ABBB"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 xml:space="preserve">Além disso, durante a execução do projeto, algumas datas foram estabelecidas para a entrega parcial do projeto, de forma a permitir a avaliação do </w:t>
      </w:r>
      <w:r w:rsidR="00E30B51">
        <w:rPr>
          <w:rFonts w:ascii="Arial" w:hAnsi="Arial" w:cs="Arial"/>
          <w:b w:val="0"/>
        </w:rPr>
        <w:t xml:space="preserve">trabalho </w:t>
      </w:r>
      <w:r>
        <w:rPr>
          <w:rFonts w:ascii="Arial" w:hAnsi="Arial" w:cs="Arial"/>
          <w:b w:val="0"/>
        </w:rPr>
        <w:t xml:space="preserve">por parte do orientador. Essas datas de entrega parcial do projeto </w:t>
      </w:r>
      <w:r w:rsidR="00E30B51">
        <w:rPr>
          <w:rFonts w:ascii="Arial" w:hAnsi="Arial" w:cs="Arial"/>
          <w:b w:val="0"/>
        </w:rPr>
        <w:t xml:space="preserve">foram </w:t>
      </w:r>
      <w:r>
        <w:rPr>
          <w:rFonts w:ascii="Arial" w:hAnsi="Arial" w:cs="Arial"/>
          <w:b w:val="0"/>
        </w:rPr>
        <w:t>respeitadas obrigatoriamente, a fim de não interferir no andamento do projeto</w:t>
      </w:r>
      <w:r w:rsidR="00E30B51">
        <w:rPr>
          <w:rFonts w:ascii="Arial" w:hAnsi="Arial" w:cs="Arial"/>
          <w:b w:val="0"/>
        </w:rPr>
        <w:t xml:space="preserve"> e não implicar penalidades nas notas parciais definidas pelo orientador</w:t>
      </w:r>
      <w:r>
        <w:rPr>
          <w:rFonts w:ascii="Arial" w:hAnsi="Arial" w:cs="Arial"/>
          <w:b w:val="0"/>
        </w:rPr>
        <w:t>.</w:t>
      </w:r>
    </w:p>
    <w:p w14:paraId="2616DED9" w14:textId="16952D6E"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Além disso, os integrantes se encontram no terceiro semestre da faculdade, com pouca experiência na construção de sistemas web, que é o tipo do projeto. Dessa forma, os integrantes procurarão estabelecer as soluções que estiverem ao alcance do conhecimento deles.</w:t>
      </w:r>
    </w:p>
    <w:p w14:paraId="566FF9F5" w14:textId="77777777" w:rsidR="00632C4F" w:rsidRDefault="00632C4F">
      <w:pPr>
        <w:pStyle w:val="N3"/>
        <w:numPr>
          <w:ilvl w:val="0"/>
          <w:numId w:val="0"/>
        </w:numPr>
        <w:spacing w:line="360" w:lineRule="auto"/>
        <w:ind w:firstLine="709"/>
        <w:rPr>
          <w:rFonts w:ascii="Arial" w:hAnsi="Arial" w:cs="Arial"/>
          <w:b w:val="0"/>
        </w:rPr>
      </w:pPr>
    </w:p>
    <w:p w14:paraId="20D4FEA7" w14:textId="77777777" w:rsidR="00632C4F" w:rsidRDefault="00692A53" w:rsidP="007F6FFA">
      <w:pPr>
        <w:pStyle w:val="N3"/>
        <w:outlineLvl w:val="2"/>
        <w:rPr>
          <w:rFonts w:ascii="Arial" w:hAnsi="Arial" w:cs="Arial"/>
        </w:rPr>
      </w:pPr>
      <w:bookmarkStart w:id="257" w:name="_Toc525570762"/>
      <w:r>
        <w:rPr>
          <w:rFonts w:ascii="Arial" w:hAnsi="Arial" w:cs="Arial"/>
        </w:rPr>
        <w:t>Premissas do Projeto</w:t>
      </w:r>
      <w:bookmarkEnd w:id="257"/>
    </w:p>
    <w:p w14:paraId="263A0D8F" w14:textId="6A05CE3B"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lastRenderedPageBreak/>
        <w:t>A documentação final do projeto será entregue</w:t>
      </w:r>
      <w:r w:rsidR="00E30B51">
        <w:rPr>
          <w:rFonts w:ascii="Arial" w:hAnsi="Arial" w:cs="Arial"/>
          <w:b w:val="0"/>
        </w:rPr>
        <w:t xml:space="preserve"> no</w:t>
      </w:r>
      <w:r>
        <w:rPr>
          <w:rFonts w:ascii="Arial" w:hAnsi="Arial" w:cs="Arial"/>
          <w:b w:val="0"/>
        </w:rPr>
        <w:t xml:space="preserve"> dia 28 de </w:t>
      </w:r>
      <w:r w:rsidR="00B31F7D">
        <w:rPr>
          <w:rFonts w:ascii="Arial" w:hAnsi="Arial" w:cs="Arial"/>
          <w:b w:val="0"/>
        </w:rPr>
        <w:t>maio</w:t>
      </w:r>
      <w:r>
        <w:rPr>
          <w:rFonts w:ascii="Arial" w:hAnsi="Arial" w:cs="Arial"/>
          <w:b w:val="0"/>
        </w:rPr>
        <w:t xml:space="preserve">, para a apresentação </w:t>
      </w:r>
      <w:r w:rsidR="000C0E2C">
        <w:rPr>
          <w:rFonts w:ascii="Arial" w:hAnsi="Arial" w:cs="Arial"/>
          <w:b w:val="0"/>
        </w:rPr>
        <w:t xml:space="preserve">à </w:t>
      </w:r>
      <w:r>
        <w:rPr>
          <w:rFonts w:ascii="Arial" w:hAnsi="Arial" w:cs="Arial"/>
          <w:b w:val="0"/>
        </w:rPr>
        <w:t>banca.</w:t>
      </w:r>
    </w:p>
    <w:p w14:paraId="1C26E5F7" w14:textId="65282B7C"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 xml:space="preserve">O projeto </w:t>
      </w:r>
      <w:r w:rsidR="00E30B51">
        <w:rPr>
          <w:rFonts w:ascii="Arial" w:hAnsi="Arial" w:cs="Arial"/>
          <w:b w:val="0"/>
        </w:rPr>
        <w:t xml:space="preserve">será acompanhado </w:t>
      </w:r>
      <w:r>
        <w:rPr>
          <w:rFonts w:ascii="Arial" w:hAnsi="Arial" w:cs="Arial"/>
          <w:b w:val="0"/>
        </w:rPr>
        <w:t>pelo orientador do Projeto Final 1</w:t>
      </w:r>
      <w:r w:rsidR="006603A7">
        <w:rPr>
          <w:rFonts w:ascii="Arial" w:hAnsi="Arial" w:cs="Arial"/>
          <w:b w:val="0"/>
        </w:rPr>
        <w:t xml:space="preserve"> </w:t>
      </w:r>
      <w:r>
        <w:rPr>
          <w:rFonts w:ascii="Arial" w:hAnsi="Arial" w:cs="Arial"/>
          <w:b w:val="0"/>
        </w:rPr>
        <w:t>para a apresentação perante a banca de qualificação.</w:t>
      </w:r>
    </w:p>
    <w:p w14:paraId="1B51055B" w14:textId="4E1BD6C0"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 xml:space="preserve">O projeto </w:t>
      </w:r>
      <w:r w:rsidR="00E30B51">
        <w:rPr>
          <w:rFonts w:ascii="Arial" w:hAnsi="Arial" w:cs="Arial"/>
          <w:b w:val="0"/>
        </w:rPr>
        <w:t xml:space="preserve">será acompanhado </w:t>
      </w:r>
      <w:r>
        <w:rPr>
          <w:rFonts w:ascii="Arial" w:hAnsi="Arial" w:cs="Arial"/>
          <w:b w:val="0"/>
        </w:rPr>
        <w:t>pelo orientador do Projeto Final 2</w:t>
      </w:r>
      <w:r w:rsidR="006C4DDA">
        <w:rPr>
          <w:rFonts w:ascii="Arial" w:hAnsi="Arial" w:cs="Arial"/>
          <w:b w:val="0"/>
        </w:rPr>
        <w:t xml:space="preserve"> </w:t>
      </w:r>
      <w:r>
        <w:rPr>
          <w:rFonts w:ascii="Arial" w:hAnsi="Arial" w:cs="Arial"/>
          <w:b w:val="0"/>
        </w:rPr>
        <w:t>para a apresentação perante a banca de defesa.</w:t>
      </w:r>
    </w:p>
    <w:p w14:paraId="0E47389F" w14:textId="1CE114B0"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 xml:space="preserve">O projeto </w:t>
      </w:r>
      <w:r w:rsidR="0024200B">
        <w:rPr>
          <w:rFonts w:ascii="Arial" w:hAnsi="Arial" w:cs="Arial"/>
          <w:b w:val="0"/>
        </w:rPr>
        <w:t>será avaliado</w:t>
      </w:r>
      <w:r>
        <w:rPr>
          <w:rFonts w:ascii="Arial" w:hAnsi="Arial" w:cs="Arial"/>
          <w:b w:val="0"/>
        </w:rPr>
        <w:t xml:space="preserve"> pelo coordenador administrativo da empresa para que seja aplicado na empresa.</w:t>
      </w:r>
    </w:p>
    <w:p w14:paraId="15D8BC1B" w14:textId="77777777" w:rsidR="00F6103A" w:rsidRDefault="00F6103A" w:rsidP="00692A53">
      <w:pPr>
        <w:pStyle w:val="N3"/>
        <w:numPr>
          <w:ilvl w:val="0"/>
          <w:numId w:val="0"/>
        </w:numPr>
        <w:spacing w:line="360" w:lineRule="auto"/>
        <w:ind w:firstLine="709"/>
        <w:rPr>
          <w:rFonts w:ascii="Arial" w:hAnsi="Arial" w:cs="Arial"/>
          <w:b w:val="0"/>
        </w:rPr>
      </w:pPr>
    </w:p>
    <w:p w14:paraId="5D53E6F4" w14:textId="77777777" w:rsidR="00632C4F" w:rsidRDefault="00692A53" w:rsidP="007F6FFA">
      <w:pPr>
        <w:pStyle w:val="N3"/>
        <w:outlineLvl w:val="2"/>
        <w:rPr>
          <w:rFonts w:ascii="Arial" w:hAnsi="Arial" w:cs="Arial"/>
        </w:rPr>
      </w:pPr>
      <w:bookmarkStart w:id="258" w:name="_Toc525570763"/>
      <w:r>
        <w:rPr>
          <w:rFonts w:ascii="Arial" w:hAnsi="Arial" w:cs="Arial"/>
        </w:rPr>
        <w:t>Cronograma do Projeto</w:t>
      </w:r>
      <w:bookmarkEnd w:id="258"/>
    </w:p>
    <w:tbl>
      <w:tblPr>
        <w:tblStyle w:val="Tabelacomgrade1"/>
        <w:tblW w:w="5000" w:type="pct"/>
        <w:tblLook w:val="04A0" w:firstRow="1" w:lastRow="0" w:firstColumn="1" w:lastColumn="0" w:noHBand="0" w:noVBand="1"/>
      </w:tblPr>
      <w:tblGrid>
        <w:gridCol w:w="5863"/>
        <w:gridCol w:w="1598"/>
        <w:gridCol w:w="1600"/>
      </w:tblGrid>
      <w:tr w:rsidR="00632C4F" w14:paraId="26567782" w14:textId="77777777" w:rsidTr="006B5560">
        <w:trPr>
          <w:trHeight w:val="460"/>
        </w:trPr>
        <w:tc>
          <w:tcPr>
            <w:tcW w:w="5000" w:type="pct"/>
            <w:gridSpan w:val="3"/>
          </w:tcPr>
          <w:p w14:paraId="76D00B82" w14:textId="77777777" w:rsidR="00632C4F" w:rsidRDefault="00692A53" w:rsidP="00692A53">
            <w:pPr>
              <w:pStyle w:val="N3"/>
              <w:numPr>
                <w:ilvl w:val="0"/>
                <w:numId w:val="0"/>
              </w:numPr>
              <w:spacing w:line="360" w:lineRule="auto"/>
              <w:jc w:val="center"/>
              <w:rPr>
                <w:rFonts w:ascii="Arial" w:hAnsi="Arial" w:cs="Arial"/>
                <w:sz w:val="20"/>
              </w:rPr>
            </w:pPr>
            <w:r>
              <w:rPr>
                <w:rFonts w:ascii="Arial" w:hAnsi="Arial" w:cs="Arial"/>
                <w:sz w:val="20"/>
              </w:rPr>
              <w:t>Projeto Final I</w:t>
            </w:r>
          </w:p>
        </w:tc>
      </w:tr>
      <w:tr w:rsidR="00632C4F" w14:paraId="0A6FB531" w14:textId="77777777" w:rsidTr="006B5560">
        <w:tc>
          <w:tcPr>
            <w:tcW w:w="3235" w:type="pct"/>
          </w:tcPr>
          <w:p w14:paraId="5E3384AD" w14:textId="77777777" w:rsidR="00632C4F" w:rsidRDefault="00692A53" w:rsidP="00692A53">
            <w:pPr>
              <w:pStyle w:val="N3"/>
              <w:numPr>
                <w:ilvl w:val="0"/>
                <w:numId w:val="0"/>
              </w:numPr>
              <w:spacing w:line="360" w:lineRule="auto"/>
              <w:rPr>
                <w:rFonts w:ascii="Arial" w:hAnsi="Arial" w:cs="Arial"/>
                <w:sz w:val="20"/>
              </w:rPr>
            </w:pPr>
            <w:r>
              <w:rPr>
                <w:rFonts w:ascii="Arial" w:hAnsi="Arial" w:cs="Arial"/>
                <w:sz w:val="20"/>
              </w:rPr>
              <w:t>Tarefas</w:t>
            </w:r>
          </w:p>
        </w:tc>
        <w:tc>
          <w:tcPr>
            <w:tcW w:w="882" w:type="pct"/>
          </w:tcPr>
          <w:p w14:paraId="7975C181" w14:textId="77777777" w:rsidR="00632C4F" w:rsidRDefault="00692A53" w:rsidP="00692A53">
            <w:pPr>
              <w:pStyle w:val="N3"/>
              <w:numPr>
                <w:ilvl w:val="0"/>
                <w:numId w:val="0"/>
              </w:numPr>
              <w:spacing w:line="360" w:lineRule="auto"/>
              <w:rPr>
                <w:rFonts w:ascii="Arial" w:hAnsi="Arial" w:cs="Arial"/>
                <w:sz w:val="20"/>
              </w:rPr>
            </w:pPr>
            <w:r>
              <w:rPr>
                <w:rFonts w:ascii="Arial" w:hAnsi="Arial" w:cs="Arial"/>
                <w:sz w:val="20"/>
              </w:rPr>
              <w:t>Inicial</w:t>
            </w:r>
          </w:p>
        </w:tc>
        <w:tc>
          <w:tcPr>
            <w:tcW w:w="882" w:type="pct"/>
          </w:tcPr>
          <w:p w14:paraId="358D57D7" w14:textId="77777777" w:rsidR="00632C4F" w:rsidRDefault="00692A53" w:rsidP="00692A53">
            <w:pPr>
              <w:pStyle w:val="N3"/>
              <w:numPr>
                <w:ilvl w:val="0"/>
                <w:numId w:val="0"/>
              </w:numPr>
              <w:spacing w:line="360" w:lineRule="auto"/>
              <w:rPr>
                <w:rFonts w:ascii="Arial" w:hAnsi="Arial" w:cs="Arial"/>
                <w:sz w:val="20"/>
              </w:rPr>
            </w:pPr>
            <w:r>
              <w:rPr>
                <w:rFonts w:ascii="Arial" w:hAnsi="Arial" w:cs="Arial"/>
                <w:sz w:val="20"/>
              </w:rPr>
              <w:t>Final</w:t>
            </w:r>
          </w:p>
        </w:tc>
      </w:tr>
      <w:tr w:rsidR="00632C4F" w14:paraId="347548BB" w14:textId="77777777" w:rsidTr="006B5560">
        <w:trPr>
          <w:trHeight w:val="460"/>
        </w:trPr>
        <w:tc>
          <w:tcPr>
            <w:tcW w:w="3235" w:type="pct"/>
          </w:tcPr>
          <w:p w14:paraId="7A86C35B"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Apresentação</w:t>
            </w:r>
          </w:p>
        </w:tc>
        <w:tc>
          <w:tcPr>
            <w:tcW w:w="882" w:type="pct"/>
          </w:tcPr>
          <w:p w14:paraId="1F0180DB"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02/03/2018</w:t>
            </w:r>
          </w:p>
        </w:tc>
        <w:tc>
          <w:tcPr>
            <w:tcW w:w="882" w:type="pct"/>
          </w:tcPr>
          <w:p w14:paraId="17B922B5"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09/03/2018</w:t>
            </w:r>
          </w:p>
        </w:tc>
      </w:tr>
      <w:tr w:rsidR="00632C4F" w14:paraId="66A5B949" w14:textId="77777777" w:rsidTr="006B5560">
        <w:trPr>
          <w:trHeight w:val="460"/>
        </w:trPr>
        <w:tc>
          <w:tcPr>
            <w:tcW w:w="3235" w:type="pct"/>
          </w:tcPr>
          <w:p w14:paraId="1273F2A5"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Mapeamento dos processos</w:t>
            </w:r>
          </w:p>
        </w:tc>
        <w:tc>
          <w:tcPr>
            <w:tcW w:w="882" w:type="pct"/>
          </w:tcPr>
          <w:p w14:paraId="05306D13"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09/03/2018</w:t>
            </w:r>
          </w:p>
        </w:tc>
        <w:tc>
          <w:tcPr>
            <w:tcW w:w="882" w:type="pct"/>
          </w:tcPr>
          <w:p w14:paraId="2DD5302B"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16/03/2018</w:t>
            </w:r>
          </w:p>
        </w:tc>
      </w:tr>
      <w:tr w:rsidR="00632C4F" w14:paraId="15966E69" w14:textId="77777777" w:rsidTr="006B5560">
        <w:trPr>
          <w:trHeight w:val="460"/>
        </w:trPr>
        <w:tc>
          <w:tcPr>
            <w:tcW w:w="3235" w:type="pct"/>
          </w:tcPr>
          <w:p w14:paraId="7EC21349"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Identificação dos problemas principais e causas</w:t>
            </w:r>
          </w:p>
        </w:tc>
        <w:tc>
          <w:tcPr>
            <w:tcW w:w="882" w:type="pct"/>
          </w:tcPr>
          <w:p w14:paraId="766ADBB1"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16/03/2018</w:t>
            </w:r>
          </w:p>
        </w:tc>
        <w:tc>
          <w:tcPr>
            <w:tcW w:w="882" w:type="pct"/>
          </w:tcPr>
          <w:p w14:paraId="7C7AFF05"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23/03/2018</w:t>
            </w:r>
          </w:p>
        </w:tc>
      </w:tr>
      <w:tr w:rsidR="00632C4F" w14:paraId="0FDE5913" w14:textId="77777777" w:rsidTr="006B5560">
        <w:trPr>
          <w:trHeight w:val="460"/>
        </w:trPr>
        <w:tc>
          <w:tcPr>
            <w:tcW w:w="3235" w:type="pct"/>
          </w:tcPr>
          <w:p w14:paraId="471674E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Objetivo geral e objetivos específicos</w:t>
            </w:r>
          </w:p>
        </w:tc>
        <w:tc>
          <w:tcPr>
            <w:tcW w:w="882" w:type="pct"/>
          </w:tcPr>
          <w:p w14:paraId="438FBC0D"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23/03/2018</w:t>
            </w:r>
          </w:p>
        </w:tc>
        <w:tc>
          <w:tcPr>
            <w:tcW w:w="882" w:type="pct"/>
          </w:tcPr>
          <w:p w14:paraId="7C2E1B6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30/03/2018</w:t>
            </w:r>
          </w:p>
        </w:tc>
      </w:tr>
      <w:tr w:rsidR="00632C4F" w14:paraId="2F2060C3" w14:textId="77777777" w:rsidTr="006B5560">
        <w:trPr>
          <w:trHeight w:val="460"/>
        </w:trPr>
        <w:tc>
          <w:tcPr>
            <w:tcW w:w="3235" w:type="pct"/>
          </w:tcPr>
          <w:p w14:paraId="600BDDC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Funcionalidades</w:t>
            </w:r>
          </w:p>
        </w:tc>
        <w:tc>
          <w:tcPr>
            <w:tcW w:w="882" w:type="pct"/>
          </w:tcPr>
          <w:p w14:paraId="42481E1E"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30/03/2018</w:t>
            </w:r>
          </w:p>
        </w:tc>
        <w:tc>
          <w:tcPr>
            <w:tcW w:w="882" w:type="pct"/>
          </w:tcPr>
          <w:p w14:paraId="63B8444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31/03/2018</w:t>
            </w:r>
          </w:p>
        </w:tc>
      </w:tr>
      <w:tr w:rsidR="00632C4F" w14:paraId="039BD34F" w14:textId="77777777" w:rsidTr="006B5560">
        <w:trPr>
          <w:trHeight w:val="460"/>
        </w:trPr>
        <w:tc>
          <w:tcPr>
            <w:tcW w:w="3235" w:type="pct"/>
          </w:tcPr>
          <w:p w14:paraId="082CF42E"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sz w:val="20"/>
              </w:rPr>
              <w:t>Entrega do DAN</w:t>
            </w:r>
          </w:p>
        </w:tc>
        <w:tc>
          <w:tcPr>
            <w:tcW w:w="1765" w:type="pct"/>
            <w:gridSpan w:val="2"/>
          </w:tcPr>
          <w:p w14:paraId="3FA04C4C" w14:textId="77777777" w:rsidR="00632C4F" w:rsidRDefault="00692A53" w:rsidP="00692A53">
            <w:pPr>
              <w:pStyle w:val="N3"/>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31/03/2018</w:t>
            </w:r>
          </w:p>
        </w:tc>
      </w:tr>
      <w:tr w:rsidR="00632C4F" w14:paraId="57691E53" w14:textId="77777777" w:rsidTr="006B5560">
        <w:trPr>
          <w:trHeight w:val="460"/>
        </w:trPr>
        <w:tc>
          <w:tcPr>
            <w:tcW w:w="3235" w:type="pct"/>
          </w:tcPr>
          <w:p w14:paraId="0C062D0F"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Requisitos Funcionais e Não Funcionais</w:t>
            </w:r>
          </w:p>
        </w:tc>
        <w:tc>
          <w:tcPr>
            <w:tcW w:w="882" w:type="pct"/>
          </w:tcPr>
          <w:p w14:paraId="63FB4421"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06/04/2018</w:t>
            </w:r>
          </w:p>
        </w:tc>
        <w:tc>
          <w:tcPr>
            <w:tcW w:w="882" w:type="pct"/>
          </w:tcPr>
          <w:p w14:paraId="3971A238" w14:textId="77777777" w:rsidR="00632C4F" w:rsidRDefault="00692A53" w:rsidP="00692A53">
            <w:pPr>
              <w:shd w:val="clear" w:color="auto" w:fill="FFFFFF" w:themeFill="background1"/>
              <w:spacing w:line="360" w:lineRule="auto"/>
              <w:rPr>
                <w:sz w:val="20"/>
              </w:rPr>
            </w:pPr>
            <w:r>
              <w:rPr>
                <w:rFonts w:ascii="Arial" w:eastAsia="Arial" w:hAnsi="Arial" w:cs="Arial"/>
                <w:sz w:val="20"/>
              </w:rPr>
              <w:t>13/04/2018</w:t>
            </w:r>
          </w:p>
        </w:tc>
      </w:tr>
      <w:tr w:rsidR="00632C4F" w14:paraId="6AC3D232" w14:textId="77777777" w:rsidTr="006B5560">
        <w:trPr>
          <w:trHeight w:val="460"/>
        </w:trPr>
        <w:tc>
          <w:tcPr>
            <w:tcW w:w="3235" w:type="pct"/>
          </w:tcPr>
          <w:p w14:paraId="76BD4A23"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Protótipo não funcional</w:t>
            </w:r>
          </w:p>
        </w:tc>
        <w:tc>
          <w:tcPr>
            <w:tcW w:w="882" w:type="pct"/>
          </w:tcPr>
          <w:p w14:paraId="56D227CF"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13/04/2018</w:t>
            </w:r>
          </w:p>
        </w:tc>
        <w:tc>
          <w:tcPr>
            <w:tcW w:w="882" w:type="pct"/>
          </w:tcPr>
          <w:p w14:paraId="574E1D38"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20/04/2018</w:t>
            </w:r>
          </w:p>
        </w:tc>
      </w:tr>
      <w:tr w:rsidR="00632C4F" w14:paraId="43098050" w14:textId="77777777" w:rsidTr="006B5560">
        <w:trPr>
          <w:trHeight w:val="460"/>
        </w:trPr>
        <w:tc>
          <w:tcPr>
            <w:tcW w:w="3235" w:type="pct"/>
          </w:tcPr>
          <w:p w14:paraId="7563B4BB"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 xml:space="preserve">Modelo de </w:t>
            </w:r>
            <w:proofErr w:type="gramStart"/>
            <w:r>
              <w:rPr>
                <w:rFonts w:ascii="Arial" w:hAnsi="Arial" w:cs="Arial"/>
                <w:b w:val="0"/>
                <w:sz w:val="20"/>
              </w:rPr>
              <w:t>requisitos(</w:t>
            </w:r>
            <w:proofErr w:type="gramEnd"/>
            <w:r>
              <w:rPr>
                <w:rFonts w:ascii="Arial" w:hAnsi="Arial" w:cs="Arial"/>
                <w:b w:val="0"/>
                <w:sz w:val="20"/>
              </w:rPr>
              <w:t>DCU) e modelo conceitual</w:t>
            </w:r>
          </w:p>
        </w:tc>
        <w:tc>
          <w:tcPr>
            <w:tcW w:w="882" w:type="pct"/>
          </w:tcPr>
          <w:p w14:paraId="0D1971B5"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20/04/2018</w:t>
            </w:r>
          </w:p>
        </w:tc>
        <w:tc>
          <w:tcPr>
            <w:tcW w:w="882" w:type="pct"/>
          </w:tcPr>
          <w:p w14:paraId="242BE554"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27/04/2018</w:t>
            </w:r>
          </w:p>
        </w:tc>
      </w:tr>
      <w:tr w:rsidR="00632C4F" w14:paraId="30E9A544" w14:textId="77777777" w:rsidTr="006B5560">
        <w:trPr>
          <w:trHeight w:val="460"/>
        </w:trPr>
        <w:tc>
          <w:tcPr>
            <w:tcW w:w="3235" w:type="pct"/>
          </w:tcPr>
          <w:p w14:paraId="5E8C4AC3"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Estimativas e requisitos</w:t>
            </w:r>
          </w:p>
        </w:tc>
        <w:tc>
          <w:tcPr>
            <w:tcW w:w="882" w:type="pct"/>
          </w:tcPr>
          <w:p w14:paraId="471D028A"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27/04/2018</w:t>
            </w:r>
          </w:p>
        </w:tc>
        <w:tc>
          <w:tcPr>
            <w:tcW w:w="882" w:type="pct"/>
          </w:tcPr>
          <w:p w14:paraId="3EF750F5"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30/04/2018</w:t>
            </w:r>
          </w:p>
        </w:tc>
      </w:tr>
      <w:tr w:rsidR="00632C4F" w14:paraId="45049BC8" w14:textId="77777777" w:rsidTr="006B5560">
        <w:trPr>
          <w:trHeight w:val="460"/>
        </w:trPr>
        <w:tc>
          <w:tcPr>
            <w:tcW w:w="3235" w:type="pct"/>
          </w:tcPr>
          <w:p w14:paraId="0E75E884"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sz w:val="20"/>
              </w:rPr>
              <w:t>Entrega do DDR</w:t>
            </w:r>
          </w:p>
        </w:tc>
        <w:tc>
          <w:tcPr>
            <w:tcW w:w="1765" w:type="pct"/>
            <w:gridSpan w:val="2"/>
          </w:tcPr>
          <w:p w14:paraId="5C65B604" w14:textId="77777777" w:rsidR="00632C4F" w:rsidRDefault="00692A53" w:rsidP="00692A53">
            <w:pPr>
              <w:pStyle w:val="N3"/>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30/04/2018</w:t>
            </w:r>
          </w:p>
        </w:tc>
      </w:tr>
      <w:tr w:rsidR="00632C4F" w14:paraId="4659E196" w14:textId="77777777" w:rsidTr="006B5560">
        <w:trPr>
          <w:trHeight w:val="460"/>
        </w:trPr>
        <w:tc>
          <w:tcPr>
            <w:tcW w:w="3235" w:type="pct"/>
          </w:tcPr>
          <w:p w14:paraId="5CD929D0"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Administração de Requisitos</w:t>
            </w:r>
          </w:p>
        </w:tc>
        <w:tc>
          <w:tcPr>
            <w:tcW w:w="882" w:type="pct"/>
          </w:tcPr>
          <w:p w14:paraId="1225E875"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04/05/2018</w:t>
            </w:r>
          </w:p>
        </w:tc>
        <w:tc>
          <w:tcPr>
            <w:tcW w:w="882" w:type="pct"/>
          </w:tcPr>
          <w:p w14:paraId="53538674"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11/05/2018</w:t>
            </w:r>
          </w:p>
        </w:tc>
      </w:tr>
      <w:tr w:rsidR="00632C4F" w14:paraId="1B6223CB" w14:textId="77777777" w:rsidTr="006B5560">
        <w:trPr>
          <w:trHeight w:val="460"/>
        </w:trPr>
        <w:tc>
          <w:tcPr>
            <w:tcW w:w="3235" w:type="pct"/>
          </w:tcPr>
          <w:p w14:paraId="0130225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Gerenciamento de mudanças</w:t>
            </w:r>
          </w:p>
        </w:tc>
        <w:tc>
          <w:tcPr>
            <w:tcW w:w="882" w:type="pct"/>
          </w:tcPr>
          <w:p w14:paraId="2EA23E32"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11/05/2018</w:t>
            </w:r>
          </w:p>
        </w:tc>
        <w:tc>
          <w:tcPr>
            <w:tcW w:w="882" w:type="pct"/>
          </w:tcPr>
          <w:p w14:paraId="2138CECC"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18/05/2018</w:t>
            </w:r>
          </w:p>
        </w:tc>
      </w:tr>
      <w:tr w:rsidR="00632C4F" w14:paraId="18124D1B" w14:textId="77777777" w:rsidTr="006B5560">
        <w:trPr>
          <w:trHeight w:val="460"/>
        </w:trPr>
        <w:tc>
          <w:tcPr>
            <w:tcW w:w="3235" w:type="pct"/>
          </w:tcPr>
          <w:p w14:paraId="1F03DD01"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Gerenciamento de configuração</w:t>
            </w:r>
          </w:p>
        </w:tc>
        <w:tc>
          <w:tcPr>
            <w:tcW w:w="882" w:type="pct"/>
          </w:tcPr>
          <w:p w14:paraId="72423EAC"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18/05/2018</w:t>
            </w:r>
          </w:p>
        </w:tc>
        <w:tc>
          <w:tcPr>
            <w:tcW w:w="882" w:type="pct"/>
          </w:tcPr>
          <w:p w14:paraId="726B43BB"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25/05/2018</w:t>
            </w:r>
          </w:p>
        </w:tc>
      </w:tr>
      <w:tr w:rsidR="00632C4F" w14:paraId="2183B483" w14:textId="77777777" w:rsidTr="006B5560">
        <w:trPr>
          <w:trHeight w:val="460"/>
        </w:trPr>
        <w:tc>
          <w:tcPr>
            <w:tcW w:w="3235" w:type="pct"/>
          </w:tcPr>
          <w:p w14:paraId="1124B524"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 xml:space="preserve">Gerenciamento de qualidade </w:t>
            </w:r>
          </w:p>
        </w:tc>
        <w:tc>
          <w:tcPr>
            <w:tcW w:w="882" w:type="pct"/>
          </w:tcPr>
          <w:p w14:paraId="4845DF9F"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25/05/2018</w:t>
            </w:r>
          </w:p>
        </w:tc>
        <w:tc>
          <w:tcPr>
            <w:tcW w:w="882" w:type="pct"/>
          </w:tcPr>
          <w:p w14:paraId="3BA0C3C8"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28/05/2018</w:t>
            </w:r>
          </w:p>
        </w:tc>
      </w:tr>
      <w:tr w:rsidR="00632C4F" w14:paraId="66A9D0E3" w14:textId="77777777" w:rsidTr="006B5560">
        <w:trPr>
          <w:trHeight w:val="460"/>
        </w:trPr>
        <w:tc>
          <w:tcPr>
            <w:tcW w:w="3235" w:type="pct"/>
          </w:tcPr>
          <w:p w14:paraId="54B0CBCC"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sz w:val="20"/>
              </w:rPr>
              <w:t>Entrega da versão impressa do trabalho</w:t>
            </w:r>
          </w:p>
        </w:tc>
        <w:tc>
          <w:tcPr>
            <w:tcW w:w="1765" w:type="pct"/>
            <w:gridSpan w:val="2"/>
          </w:tcPr>
          <w:p w14:paraId="1D873285" w14:textId="77777777" w:rsidR="00632C4F" w:rsidRDefault="00692A53" w:rsidP="00692A53">
            <w:pPr>
              <w:pStyle w:val="N3"/>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28/05/2018</w:t>
            </w:r>
          </w:p>
        </w:tc>
      </w:tr>
      <w:tr w:rsidR="00632C4F" w14:paraId="5B4B1C5A" w14:textId="77777777" w:rsidTr="006B5560">
        <w:trPr>
          <w:trHeight w:val="460"/>
        </w:trPr>
        <w:tc>
          <w:tcPr>
            <w:tcW w:w="3235" w:type="pct"/>
          </w:tcPr>
          <w:p w14:paraId="1BBF73A0"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Revisão do trabalho</w:t>
            </w:r>
          </w:p>
        </w:tc>
        <w:tc>
          <w:tcPr>
            <w:tcW w:w="1765" w:type="pct"/>
            <w:gridSpan w:val="2"/>
          </w:tcPr>
          <w:p w14:paraId="1AC38ED4" w14:textId="77777777" w:rsidR="00632C4F" w:rsidRDefault="00692A53" w:rsidP="00692A53">
            <w:pPr>
              <w:pStyle w:val="N3"/>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01/06/2018</w:t>
            </w:r>
          </w:p>
        </w:tc>
      </w:tr>
      <w:tr w:rsidR="00632C4F" w14:paraId="04713893" w14:textId="77777777" w:rsidTr="006B5560">
        <w:trPr>
          <w:trHeight w:val="460"/>
        </w:trPr>
        <w:tc>
          <w:tcPr>
            <w:tcW w:w="3235" w:type="pct"/>
          </w:tcPr>
          <w:p w14:paraId="6B8B9185"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sz w:val="20"/>
              </w:rPr>
              <w:t>Bancas de qualificação</w:t>
            </w:r>
          </w:p>
        </w:tc>
        <w:tc>
          <w:tcPr>
            <w:tcW w:w="882" w:type="pct"/>
          </w:tcPr>
          <w:p w14:paraId="645A7993"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04/06/2018</w:t>
            </w:r>
          </w:p>
        </w:tc>
        <w:tc>
          <w:tcPr>
            <w:tcW w:w="882" w:type="pct"/>
          </w:tcPr>
          <w:p w14:paraId="7DF6E9B8"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07/06/2018</w:t>
            </w:r>
          </w:p>
        </w:tc>
      </w:tr>
      <w:tr w:rsidR="00632C4F" w14:paraId="15B3B90A" w14:textId="77777777" w:rsidTr="006B5560">
        <w:trPr>
          <w:trHeight w:val="460"/>
        </w:trPr>
        <w:tc>
          <w:tcPr>
            <w:tcW w:w="3235" w:type="pct"/>
          </w:tcPr>
          <w:p w14:paraId="0694154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lastRenderedPageBreak/>
              <w:t>Correção</w:t>
            </w:r>
          </w:p>
        </w:tc>
        <w:tc>
          <w:tcPr>
            <w:tcW w:w="1765" w:type="pct"/>
            <w:gridSpan w:val="2"/>
          </w:tcPr>
          <w:p w14:paraId="7A010F45" w14:textId="77777777" w:rsidR="00632C4F" w:rsidRDefault="00692A53" w:rsidP="00E31806">
            <w:pPr>
              <w:pStyle w:val="N3"/>
              <w:keepNext/>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08/06/2018</w:t>
            </w:r>
          </w:p>
        </w:tc>
      </w:tr>
    </w:tbl>
    <w:p w14:paraId="2ACE688F" w14:textId="10637A9C" w:rsidR="00632C4F" w:rsidRPr="00E31806" w:rsidRDefault="00E31806" w:rsidP="00E31806">
      <w:pPr>
        <w:pStyle w:val="Legenda"/>
        <w:rPr>
          <w:rFonts w:ascii="Arial" w:hAnsi="Arial" w:cs="Arial"/>
          <w:color w:val="auto"/>
          <w:sz w:val="20"/>
        </w:rPr>
      </w:pPr>
      <w:bookmarkStart w:id="259" w:name="_Toc515021203"/>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18</w:t>
      </w:r>
      <w:r w:rsidR="00417029">
        <w:rPr>
          <w:rFonts w:ascii="Arial" w:hAnsi="Arial" w:cs="Arial"/>
          <w:color w:val="auto"/>
          <w:sz w:val="20"/>
        </w:rPr>
        <w:fldChar w:fldCharType="end"/>
      </w:r>
      <w:r w:rsidRPr="00E31806">
        <w:rPr>
          <w:rFonts w:ascii="Arial" w:hAnsi="Arial" w:cs="Arial"/>
          <w:color w:val="auto"/>
          <w:sz w:val="20"/>
        </w:rPr>
        <w:t>-Cronograma do projeto final 1</w:t>
      </w:r>
      <w:bookmarkEnd w:id="259"/>
    </w:p>
    <w:tbl>
      <w:tblPr>
        <w:tblStyle w:val="Tabelacomgrade"/>
        <w:tblW w:w="5000" w:type="pct"/>
        <w:jc w:val="center"/>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4113"/>
        <w:gridCol w:w="89"/>
        <w:gridCol w:w="4859"/>
      </w:tblGrid>
      <w:tr w:rsidR="00632C4F" w14:paraId="2069055E" w14:textId="77777777" w:rsidTr="006B5560">
        <w:trPr>
          <w:tblHeade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4B8E0B11"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PF2</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34B7234"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Duração</w:t>
            </w:r>
          </w:p>
        </w:tc>
      </w:tr>
      <w:tr w:rsidR="00632C4F" w14:paraId="579A73E8"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77FF9DC5"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Especificação dos casos de uso</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454785E"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44129533"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B5D693D"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Diagrama de sequência</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99B40D3"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311FB68F"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7F2A85C" w14:textId="77777777" w:rsidR="00632C4F" w:rsidRDefault="00692A53" w:rsidP="00692A53">
            <w:pPr>
              <w:spacing w:line="360" w:lineRule="auto"/>
              <w:rPr>
                <w:rFonts w:ascii="Arial" w:eastAsia="Arial" w:hAnsi="Arial" w:cs="Arial"/>
                <w:color w:val="000000" w:themeColor="text1"/>
                <w:sz w:val="20"/>
              </w:rPr>
            </w:pPr>
            <w:proofErr w:type="gramStart"/>
            <w:r>
              <w:rPr>
                <w:rFonts w:ascii="Arial" w:eastAsia="Arial" w:hAnsi="Arial" w:cs="Arial"/>
                <w:color w:val="000000" w:themeColor="text1"/>
                <w:sz w:val="20"/>
              </w:rPr>
              <w:t>MER Físico</w:t>
            </w:r>
            <w:proofErr w:type="gramEnd"/>
            <w:r>
              <w:rPr>
                <w:rFonts w:ascii="Arial" w:eastAsia="Arial" w:hAnsi="Arial" w:cs="Arial"/>
                <w:color w:val="000000" w:themeColor="text1"/>
                <w:sz w:val="20"/>
              </w:rPr>
              <w:t xml:space="preserve"> </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3319B4D"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55D5E3CD"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8AB60C5"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Dicionário de dados físico</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1AC30B8"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1C5E50E4" w14:textId="77777777" w:rsidTr="006B5560">
        <w:trPr>
          <w:trHeight w:val="345"/>
          <w:jc w:val="center"/>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09910AF7" w14:textId="77777777" w:rsidR="00632C4F" w:rsidRDefault="00692A53" w:rsidP="00692A53">
            <w:pPr>
              <w:spacing w:line="360" w:lineRule="auto"/>
              <w:jc w:val="center"/>
              <w:rPr>
                <w:rFonts w:ascii="Arial" w:eastAsia="Arial" w:hAnsi="Arial" w:cs="Arial"/>
                <w:b/>
                <w:color w:val="000000" w:themeColor="text1"/>
                <w:sz w:val="20"/>
              </w:rPr>
            </w:pPr>
            <w:r>
              <w:rPr>
                <w:rFonts w:ascii="Arial" w:eastAsia="Arial" w:hAnsi="Arial" w:cs="Arial"/>
                <w:b/>
                <w:color w:val="000000" w:themeColor="text1"/>
                <w:sz w:val="20"/>
              </w:rPr>
              <w:t>Entrega dos Modelos do Sistema</w:t>
            </w:r>
          </w:p>
        </w:tc>
      </w:tr>
      <w:tr w:rsidR="00632C4F" w14:paraId="2E4E9B21"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69520647"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Estimativas e análise de pontos de função</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0AC7CEA1"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500E7D47"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8A21403"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Análise de custos x benefícios</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CE67475"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0AE0B2CA"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6E8DF4A"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Diagrama de componentes e instalação</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3ECAF333"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094ED427"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693798E4"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Segurança física e lógica</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4F154CC"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11DE881F"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302D9EEE"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Telas do protótipo funcional</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6136E43B"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519D96AE" w14:textId="77777777" w:rsidTr="006B5560">
        <w:trPr>
          <w:trHeight w:val="345"/>
          <w:jc w:val="center"/>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118DB30" w14:textId="77777777" w:rsidR="00632C4F" w:rsidRDefault="00692A53" w:rsidP="00692A53">
            <w:pPr>
              <w:spacing w:line="360" w:lineRule="auto"/>
              <w:jc w:val="center"/>
              <w:rPr>
                <w:rFonts w:ascii="Arial" w:eastAsia="Arial" w:hAnsi="Arial" w:cs="Arial"/>
                <w:b/>
                <w:color w:val="000000" w:themeColor="text1"/>
                <w:sz w:val="20"/>
              </w:rPr>
            </w:pPr>
            <w:r>
              <w:rPr>
                <w:rFonts w:ascii="Arial" w:eastAsia="Arial" w:hAnsi="Arial" w:cs="Arial"/>
                <w:b/>
                <w:color w:val="000000" w:themeColor="text1"/>
                <w:sz w:val="20"/>
              </w:rPr>
              <w:t>Entrega do Projeto Físico do Sistema</w:t>
            </w:r>
          </w:p>
        </w:tc>
      </w:tr>
      <w:tr w:rsidR="00632C4F" w14:paraId="6CFEAD40" w14:textId="77777777" w:rsidTr="006B5560">
        <w:trPr>
          <w:trHeight w:val="345"/>
          <w:jc w:val="center"/>
        </w:trPr>
        <w:tc>
          <w:tcPr>
            <w:tcW w:w="2319"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5AA6DAD"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Revisão completa do sistema</w:t>
            </w:r>
          </w:p>
        </w:tc>
        <w:tc>
          <w:tcPr>
            <w:tcW w:w="2681"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63E3EDF" w14:textId="77777777" w:rsidR="00632C4F" w:rsidRDefault="00692A53" w:rsidP="00692A53">
            <w:pPr>
              <w:spacing w:line="360" w:lineRule="auto"/>
              <w:rPr>
                <w:rFonts w:ascii="Arial" w:eastAsia="Arial" w:hAnsi="Arial" w:cs="Arial"/>
                <w:sz w:val="20"/>
              </w:rPr>
            </w:pPr>
            <w:r>
              <w:rPr>
                <w:rFonts w:ascii="Arial" w:eastAsia="Arial" w:hAnsi="Arial" w:cs="Arial"/>
                <w:sz w:val="20"/>
              </w:rPr>
              <w:t>1 semana</w:t>
            </w:r>
          </w:p>
        </w:tc>
      </w:tr>
      <w:tr w:rsidR="00632C4F" w14:paraId="79A5614C" w14:textId="77777777" w:rsidTr="006B5560">
        <w:trPr>
          <w:jc w:val="center"/>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014971F4" w14:textId="77777777" w:rsidR="00632C4F" w:rsidRDefault="00692A53" w:rsidP="00692A53">
            <w:pPr>
              <w:spacing w:line="360" w:lineRule="auto"/>
              <w:jc w:val="center"/>
              <w:rPr>
                <w:b/>
                <w:color w:val="000000" w:themeColor="text1"/>
              </w:rPr>
            </w:pPr>
            <w:r>
              <w:rPr>
                <w:rFonts w:ascii="Arial" w:eastAsia="Arial" w:hAnsi="Arial" w:cs="Arial"/>
                <w:b/>
                <w:color w:val="000000" w:themeColor="text1"/>
                <w:sz w:val="20"/>
              </w:rPr>
              <w:t>Entrega do protótipo funcional</w:t>
            </w:r>
          </w:p>
        </w:tc>
      </w:tr>
      <w:tr w:rsidR="00632C4F" w14:paraId="0C4FC75B" w14:textId="77777777" w:rsidTr="006B5560">
        <w:trPr>
          <w:jc w:val="center"/>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892A1A3" w14:textId="77777777" w:rsidR="00632C4F" w:rsidRDefault="00692A53" w:rsidP="00E31806">
            <w:pPr>
              <w:keepNext/>
              <w:spacing w:line="360" w:lineRule="auto"/>
              <w:jc w:val="center"/>
              <w:rPr>
                <w:b/>
                <w:color w:val="000000" w:themeColor="text1"/>
              </w:rPr>
            </w:pPr>
            <w:r>
              <w:rPr>
                <w:rFonts w:ascii="Arial" w:eastAsia="Arial" w:hAnsi="Arial" w:cs="Arial"/>
                <w:b/>
                <w:color w:val="000000" w:themeColor="text1"/>
                <w:sz w:val="20"/>
              </w:rPr>
              <w:t>Defesa da banca de qualificação</w:t>
            </w:r>
          </w:p>
        </w:tc>
      </w:tr>
    </w:tbl>
    <w:p w14:paraId="6B9F9911" w14:textId="3F8F6D79" w:rsidR="00632C4F" w:rsidRDefault="00E31806" w:rsidP="00E31806">
      <w:pPr>
        <w:pStyle w:val="Legenda"/>
        <w:rPr>
          <w:rFonts w:ascii="Arial" w:hAnsi="Arial" w:cs="Arial"/>
          <w:color w:val="auto"/>
          <w:sz w:val="20"/>
        </w:rPr>
      </w:pPr>
      <w:bookmarkStart w:id="260" w:name="_Toc515021204"/>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19</w:t>
      </w:r>
      <w:r w:rsidR="00417029">
        <w:rPr>
          <w:rFonts w:ascii="Arial" w:hAnsi="Arial" w:cs="Arial"/>
          <w:color w:val="auto"/>
          <w:sz w:val="20"/>
        </w:rPr>
        <w:fldChar w:fldCharType="end"/>
      </w:r>
      <w:r w:rsidRPr="00E31806">
        <w:rPr>
          <w:rFonts w:ascii="Arial" w:hAnsi="Arial" w:cs="Arial"/>
          <w:color w:val="auto"/>
          <w:sz w:val="20"/>
        </w:rPr>
        <w:t>-Cronograma do projeto final 2</w:t>
      </w:r>
      <w:bookmarkEnd w:id="260"/>
    </w:p>
    <w:p w14:paraId="5ABDFE58" w14:textId="77777777" w:rsidR="00F6103A" w:rsidRPr="00F6103A" w:rsidRDefault="00F6103A" w:rsidP="00F6103A"/>
    <w:p w14:paraId="64C0050E" w14:textId="77777777" w:rsidR="00632C4F" w:rsidRDefault="00692A53" w:rsidP="007F6FFA">
      <w:pPr>
        <w:pStyle w:val="N3"/>
        <w:outlineLvl w:val="2"/>
      </w:pPr>
      <w:bookmarkStart w:id="261" w:name="_Toc525570764"/>
      <w:r>
        <w:rPr>
          <w:rFonts w:ascii="Arial" w:hAnsi="Arial" w:cs="Arial"/>
        </w:rPr>
        <w:t>Análise de Riscos do Projeto</w:t>
      </w:r>
      <w:bookmarkEnd w:id="261"/>
      <w:r>
        <w:rPr>
          <w:rFonts w:ascii="Arial" w:hAnsi="Arial" w:cs="Arial"/>
        </w:rPr>
        <w:t xml:space="preserve"> </w:t>
      </w:r>
    </w:p>
    <w:tbl>
      <w:tblPr>
        <w:tblStyle w:val="Tabelacomgrade"/>
        <w:tblW w:w="5000" w:type="pct"/>
        <w:tblLook w:val="04A0" w:firstRow="1" w:lastRow="0" w:firstColumn="1" w:lastColumn="0" w:noHBand="0" w:noVBand="1"/>
      </w:tblPr>
      <w:tblGrid>
        <w:gridCol w:w="5332"/>
        <w:gridCol w:w="2209"/>
        <w:gridCol w:w="1520"/>
      </w:tblGrid>
      <w:tr w:rsidR="00632C4F" w14:paraId="5D0BE49C" w14:textId="77777777" w:rsidTr="008241E1">
        <w:trPr>
          <w:tblHeader/>
        </w:trPr>
        <w:tc>
          <w:tcPr>
            <w:tcW w:w="2942" w:type="pct"/>
          </w:tcPr>
          <w:p w14:paraId="358EC8DF" w14:textId="77777777" w:rsidR="00632C4F" w:rsidRDefault="00692A53" w:rsidP="00974DDF">
            <w:pPr>
              <w:spacing w:line="360" w:lineRule="auto"/>
              <w:rPr>
                <w:rFonts w:ascii="Arial" w:eastAsia="Arial" w:hAnsi="Arial" w:cs="Arial"/>
                <w:b/>
                <w:sz w:val="20"/>
              </w:rPr>
            </w:pPr>
            <w:r>
              <w:rPr>
                <w:rFonts w:ascii="Arial" w:eastAsia="Arial" w:hAnsi="Arial" w:cs="Arial"/>
                <w:b/>
                <w:sz w:val="20"/>
              </w:rPr>
              <w:t>Riscos</w:t>
            </w:r>
          </w:p>
        </w:tc>
        <w:tc>
          <w:tcPr>
            <w:tcW w:w="1219" w:type="pct"/>
          </w:tcPr>
          <w:p w14:paraId="41BCE43C" w14:textId="77777777" w:rsidR="00632C4F" w:rsidRDefault="00692A53" w:rsidP="00692A53">
            <w:pPr>
              <w:spacing w:line="360" w:lineRule="auto"/>
              <w:rPr>
                <w:rFonts w:ascii="Arial" w:eastAsia="Arial" w:hAnsi="Arial" w:cs="Arial"/>
                <w:b/>
                <w:sz w:val="20"/>
              </w:rPr>
            </w:pPr>
            <w:r>
              <w:rPr>
                <w:rFonts w:ascii="Arial" w:eastAsia="Arial" w:hAnsi="Arial" w:cs="Arial"/>
                <w:b/>
                <w:sz w:val="20"/>
              </w:rPr>
              <w:t xml:space="preserve">Probabilidade </w:t>
            </w:r>
          </w:p>
        </w:tc>
        <w:tc>
          <w:tcPr>
            <w:tcW w:w="839" w:type="pct"/>
          </w:tcPr>
          <w:p w14:paraId="068CA7BE" w14:textId="77777777" w:rsidR="00632C4F" w:rsidRDefault="00692A53" w:rsidP="00692A53">
            <w:pPr>
              <w:spacing w:line="360" w:lineRule="auto"/>
              <w:rPr>
                <w:rFonts w:ascii="Arial" w:eastAsia="Arial" w:hAnsi="Arial" w:cs="Arial"/>
                <w:b/>
                <w:sz w:val="20"/>
              </w:rPr>
            </w:pPr>
            <w:r>
              <w:rPr>
                <w:rFonts w:ascii="Arial" w:eastAsia="Arial" w:hAnsi="Arial" w:cs="Arial"/>
                <w:b/>
                <w:sz w:val="20"/>
              </w:rPr>
              <w:t>Impacto</w:t>
            </w:r>
          </w:p>
        </w:tc>
      </w:tr>
      <w:tr w:rsidR="00632C4F" w14:paraId="12A6F7C6" w14:textId="77777777" w:rsidTr="00895620">
        <w:trPr>
          <w:trHeight w:val="345"/>
        </w:trPr>
        <w:tc>
          <w:tcPr>
            <w:tcW w:w="2942" w:type="pct"/>
          </w:tcPr>
          <w:p w14:paraId="2C4E248B" w14:textId="77777777" w:rsidR="00632C4F" w:rsidRDefault="00692A53" w:rsidP="00974DDF">
            <w:pPr>
              <w:shd w:val="clear" w:color="auto" w:fill="FFFFFF" w:themeFill="background1"/>
              <w:spacing w:line="360" w:lineRule="auto"/>
              <w:rPr>
                <w:rFonts w:ascii="Arial" w:eastAsia="Arial" w:hAnsi="Arial" w:cs="Arial"/>
                <w:sz w:val="20"/>
              </w:rPr>
            </w:pPr>
            <w:r>
              <w:rPr>
                <w:rFonts w:ascii="Arial" w:eastAsia="Arial" w:hAnsi="Arial" w:cs="Arial"/>
                <w:sz w:val="20"/>
              </w:rPr>
              <w:t>Atraso na entrega parcial do projeto</w:t>
            </w:r>
          </w:p>
        </w:tc>
        <w:tc>
          <w:tcPr>
            <w:tcW w:w="1219" w:type="pct"/>
          </w:tcPr>
          <w:p w14:paraId="4CDCA33D" w14:textId="77777777" w:rsidR="00632C4F" w:rsidRDefault="00692A53" w:rsidP="00692A53">
            <w:pPr>
              <w:spacing w:line="360" w:lineRule="auto"/>
              <w:rPr>
                <w:rFonts w:ascii="Arial" w:eastAsia="Arial" w:hAnsi="Arial" w:cs="Arial"/>
                <w:sz w:val="20"/>
              </w:rPr>
            </w:pPr>
            <w:r>
              <w:rPr>
                <w:rFonts w:ascii="Arial" w:eastAsia="Arial" w:hAnsi="Arial" w:cs="Arial"/>
                <w:sz w:val="20"/>
              </w:rPr>
              <w:t>Alta</w:t>
            </w:r>
          </w:p>
        </w:tc>
        <w:tc>
          <w:tcPr>
            <w:tcW w:w="839" w:type="pct"/>
          </w:tcPr>
          <w:p w14:paraId="476F4496" w14:textId="77777777" w:rsidR="00632C4F" w:rsidRDefault="00692A53" w:rsidP="00692A53">
            <w:pPr>
              <w:spacing w:line="360" w:lineRule="auto"/>
              <w:rPr>
                <w:rFonts w:ascii="Arial" w:eastAsia="Arial" w:hAnsi="Arial" w:cs="Arial"/>
                <w:sz w:val="20"/>
              </w:rPr>
            </w:pPr>
            <w:r>
              <w:rPr>
                <w:rFonts w:ascii="Arial" w:eastAsia="Arial" w:hAnsi="Arial" w:cs="Arial"/>
                <w:sz w:val="20"/>
              </w:rPr>
              <w:t>Médio</w:t>
            </w:r>
          </w:p>
        </w:tc>
      </w:tr>
      <w:tr w:rsidR="00632C4F" w14:paraId="035262A0" w14:textId="77777777" w:rsidTr="00895620">
        <w:trPr>
          <w:trHeight w:val="345"/>
        </w:trPr>
        <w:tc>
          <w:tcPr>
            <w:tcW w:w="2942" w:type="pct"/>
          </w:tcPr>
          <w:p w14:paraId="2A7C3322" w14:textId="77777777" w:rsidR="00632C4F" w:rsidRDefault="00692A53" w:rsidP="00974DDF">
            <w:pPr>
              <w:spacing w:line="360" w:lineRule="auto"/>
              <w:rPr>
                <w:rFonts w:ascii="Arial" w:eastAsia="Arial" w:hAnsi="Arial" w:cs="Arial"/>
                <w:sz w:val="20"/>
              </w:rPr>
            </w:pPr>
            <w:r>
              <w:rPr>
                <w:rFonts w:ascii="Arial" w:eastAsia="Arial" w:hAnsi="Arial" w:cs="Arial"/>
                <w:sz w:val="20"/>
              </w:rPr>
              <w:t>Impossibilidade de implementar algum tópico presente na solução do sistema</w:t>
            </w:r>
          </w:p>
        </w:tc>
        <w:tc>
          <w:tcPr>
            <w:tcW w:w="1219" w:type="pct"/>
          </w:tcPr>
          <w:p w14:paraId="79C26EC6" w14:textId="77777777" w:rsidR="00632C4F" w:rsidRDefault="00692A53" w:rsidP="00692A53">
            <w:pPr>
              <w:spacing w:line="360" w:lineRule="auto"/>
              <w:rPr>
                <w:rFonts w:ascii="Arial" w:eastAsia="Arial" w:hAnsi="Arial" w:cs="Arial"/>
                <w:sz w:val="20"/>
              </w:rPr>
            </w:pPr>
            <w:r>
              <w:rPr>
                <w:rFonts w:ascii="Arial" w:eastAsia="Arial" w:hAnsi="Arial" w:cs="Arial"/>
                <w:sz w:val="20"/>
              </w:rPr>
              <w:t>Baixa</w:t>
            </w:r>
          </w:p>
        </w:tc>
        <w:tc>
          <w:tcPr>
            <w:tcW w:w="839" w:type="pct"/>
          </w:tcPr>
          <w:p w14:paraId="33209073"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4A8C4C4A" w14:textId="77777777" w:rsidTr="00895620">
        <w:trPr>
          <w:trHeight w:val="345"/>
        </w:trPr>
        <w:tc>
          <w:tcPr>
            <w:tcW w:w="2942" w:type="pct"/>
          </w:tcPr>
          <w:p w14:paraId="0A9E353F" w14:textId="77777777" w:rsidR="00632C4F" w:rsidRDefault="00692A53" w:rsidP="00974DDF">
            <w:pPr>
              <w:spacing w:line="360" w:lineRule="auto"/>
              <w:rPr>
                <w:rFonts w:ascii="Arial" w:eastAsia="Arial" w:hAnsi="Arial" w:cs="Arial"/>
                <w:sz w:val="20"/>
              </w:rPr>
            </w:pPr>
            <w:r>
              <w:rPr>
                <w:rFonts w:ascii="Arial" w:eastAsia="Arial" w:hAnsi="Arial" w:cs="Arial"/>
                <w:sz w:val="20"/>
              </w:rPr>
              <w:t>Inacessibilidade de obter alguma ferramenta que venha a ser necessária ao projeto por ser muito cara, como por exemplo: frameworks e etc.</w:t>
            </w:r>
          </w:p>
        </w:tc>
        <w:tc>
          <w:tcPr>
            <w:tcW w:w="1219" w:type="pct"/>
          </w:tcPr>
          <w:p w14:paraId="726D704D" w14:textId="77777777" w:rsidR="00632C4F" w:rsidRDefault="00692A53" w:rsidP="00692A53">
            <w:pPr>
              <w:spacing w:line="360" w:lineRule="auto"/>
              <w:rPr>
                <w:rFonts w:ascii="Arial" w:eastAsia="Arial" w:hAnsi="Arial" w:cs="Arial"/>
                <w:sz w:val="20"/>
              </w:rPr>
            </w:pPr>
            <w:r>
              <w:rPr>
                <w:rFonts w:ascii="Arial" w:eastAsia="Arial" w:hAnsi="Arial" w:cs="Arial"/>
                <w:sz w:val="20"/>
              </w:rPr>
              <w:t>Baixa</w:t>
            </w:r>
          </w:p>
        </w:tc>
        <w:tc>
          <w:tcPr>
            <w:tcW w:w="839" w:type="pct"/>
          </w:tcPr>
          <w:p w14:paraId="6B7A3691"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430A5F9A" w14:textId="77777777" w:rsidTr="00895620">
        <w:trPr>
          <w:trHeight w:val="345"/>
        </w:trPr>
        <w:tc>
          <w:tcPr>
            <w:tcW w:w="2942" w:type="pct"/>
          </w:tcPr>
          <w:p w14:paraId="03579737" w14:textId="77777777" w:rsidR="00632C4F" w:rsidRDefault="00692A53" w:rsidP="00974DDF">
            <w:pPr>
              <w:spacing w:line="360" w:lineRule="auto"/>
              <w:rPr>
                <w:rFonts w:ascii="Arial" w:eastAsia="Arial" w:hAnsi="Arial" w:cs="Arial"/>
                <w:sz w:val="20"/>
              </w:rPr>
            </w:pPr>
            <w:r>
              <w:rPr>
                <w:rFonts w:ascii="Arial" w:eastAsia="Arial" w:hAnsi="Arial" w:cs="Arial"/>
                <w:sz w:val="20"/>
              </w:rPr>
              <w:t>Falha na implementação física do sistema</w:t>
            </w:r>
          </w:p>
        </w:tc>
        <w:tc>
          <w:tcPr>
            <w:tcW w:w="1219" w:type="pct"/>
          </w:tcPr>
          <w:p w14:paraId="5250D4C6" w14:textId="77777777" w:rsidR="00632C4F" w:rsidRDefault="00692A53" w:rsidP="00692A53">
            <w:pPr>
              <w:spacing w:line="360" w:lineRule="auto"/>
              <w:rPr>
                <w:rFonts w:ascii="Arial" w:eastAsia="Arial" w:hAnsi="Arial" w:cs="Arial"/>
                <w:sz w:val="20"/>
              </w:rPr>
            </w:pPr>
            <w:r>
              <w:rPr>
                <w:rFonts w:ascii="Arial" w:eastAsia="Arial" w:hAnsi="Arial" w:cs="Arial"/>
                <w:sz w:val="20"/>
              </w:rPr>
              <w:t>Média</w:t>
            </w:r>
          </w:p>
        </w:tc>
        <w:tc>
          <w:tcPr>
            <w:tcW w:w="839" w:type="pct"/>
          </w:tcPr>
          <w:p w14:paraId="01FF87D3"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6D0F6B2F" w14:textId="77777777" w:rsidTr="00895620">
        <w:trPr>
          <w:trHeight w:val="345"/>
        </w:trPr>
        <w:tc>
          <w:tcPr>
            <w:tcW w:w="2942" w:type="pct"/>
          </w:tcPr>
          <w:p w14:paraId="00026866" w14:textId="77777777" w:rsidR="00632C4F" w:rsidRDefault="00692A53" w:rsidP="00974DDF">
            <w:pPr>
              <w:spacing w:line="360" w:lineRule="auto"/>
              <w:rPr>
                <w:rFonts w:ascii="Arial" w:eastAsia="Arial" w:hAnsi="Arial" w:cs="Arial"/>
                <w:sz w:val="20"/>
              </w:rPr>
            </w:pPr>
            <w:r>
              <w:rPr>
                <w:rFonts w:ascii="Arial" w:eastAsia="Arial" w:hAnsi="Arial" w:cs="Arial"/>
                <w:sz w:val="20"/>
              </w:rPr>
              <w:t>Atraso na entrega da documentação final do projeto</w:t>
            </w:r>
          </w:p>
        </w:tc>
        <w:tc>
          <w:tcPr>
            <w:tcW w:w="1219" w:type="pct"/>
          </w:tcPr>
          <w:p w14:paraId="776BC62D" w14:textId="77777777" w:rsidR="00632C4F" w:rsidRDefault="00692A53" w:rsidP="00692A53">
            <w:pPr>
              <w:spacing w:line="360" w:lineRule="auto"/>
              <w:rPr>
                <w:rFonts w:ascii="Arial" w:eastAsia="Arial" w:hAnsi="Arial" w:cs="Arial"/>
                <w:sz w:val="20"/>
              </w:rPr>
            </w:pPr>
            <w:r>
              <w:rPr>
                <w:rFonts w:ascii="Arial" w:eastAsia="Arial" w:hAnsi="Arial" w:cs="Arial"/>
                <w:sz w:val="20"/>
              </w:rPr>
              <w:t>Baixa</w:t>
            </w:r>
          </w:p>
        </w:tc>
        <w:tc>
          <w:tcPr>
            <w:tcW w:w="839" w:type="pct"/>
          </w:tcPr>
          <w:p w14:paraId="7C9EA43B"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35E771A7" w14:textId="77777777" w:rsidTr="00895620">
        <w:trPr>
          <w:trHeight w:val="345"/>
        </w:trPr>
        <w:tc>
          <w:tcPr>
            <w:tcW w:w="2942" w:type="pct"/>
          </w:tcPr>
          <w:p w14:paraId="038FDEBE" w14:textId="77777777" w:rsidR="00632C4F" w:rsidRDefault="00692A53" w:rsidP="00974DDF">
            <w:pPr>
              <w:spacing w:line="360" w:lineRule="auto"/>
              <w:rPr>
                <w:rFonts w:ascii="Arial" w:eastAsia="Arial" w:hAnsi="Arial" w:cs="Arial"/>
                <w:sz w:val="20"/>
              </w:rPr>
            </w:pPr>
            <w:r>
              <w:rPr>
                <w:rFonts w:ascii="Arial" w:eastAsia="Arial" w:hAnsi="Arial" w:cs="Arial"/>
                <w:sz w:val="20"/>
              </w:rPr>
              <w:lastRenderedPageBreak/>
              <w:t>Necessidade de inserir algum requisito no projeto posteriormente</w:t>
            </w:r>
          </w:p>
        </w:tc>
        <w:tc>
          <w:tcPr>
            <w:tcW w:w="1219" w:type="pct"/>
          </w:tcPr>
          <w:p w14:paraId="4160CB75" w14:textId="77777777" w:rsidR="00632C4F" w:rsidRDefault="00692A53" w:rsidP="00692A53">
            <w:pPr>
              <w:spacing w:line="360" w:lineRule="auto"/>
              <w:rPr>
                <w:rFonts w:ascii="Arial" w:eastAsia="Arial" w:hAnsi="Arial" w:cs="Arial"/>
                <w:sz w:val="20"/>
              </w:rPr>
            </w:pPr>
            <w:r>
              <w:rPr>
                <w:rFonts w:ascii="Arial" w:eastAsia="Arial" w:hAnsi="Arial" w:cs="Arial"/>
                <w:sz w:val="20"/>
              </w:rPr>
              <w:t>Média</w:t>
            </w:r>
          </w:p>
        </w:tc>
        <w:tc>
          <w:tcPr>
            <w:tcW w:w="839" w:type="pct"/>
          </w:tcPr>
          <w:p w14:paraId="396A1654" w14:textId="77777777" w:rsidR="00632C4F" w:rsidRDefault="00692A53" w:rsidP="00692A53">
            <w:pPr>
              <w:spacing w:line="360" w:lineRule="auto"/>
              <w:rPr>
                <w:rFonts w:ascii="Arial" w:eastAsia="Arial" w:hAnsi="Arial" w:cs="Arial"/>
                <w:sz w:val="20"/>
              </w:rPr>
            </w:pPr>
            <w:r>
              <w:rPr>
                <w:rFonts w:ascii="Arial" w:eastAsia="Arial" w:hAnsi="Arial" w:cs="Arial"/>
                <w:sz w:val="20"/>
              </w:rPr>
              <w:t>Baixo</w:t>
            </w:r>
          </w:p>
        </w:tc>
      </w:tr>
      <w:tr w:rsidR="00632C4F" w14:paraId="6431083A" w14:textId="77777777" w:rsidTr="00895620">
        <w:trPr>
          <w:trHeight w:val="345"/>
        </w:trPr>
        <w:tc>
          <w:tcPr>
            <w:tcW w:w="2942" w:type="pct"/>
          </w:tcPr>
          <w:p w14:paraId="0AFFE50B" w14:textId="77777777" w:rsidR="00632C4F" w:rsidRDefault="00692A53" w:rsidP="00974DDF">
            <w:pPr>
              <w:spacing w:line="360" w:lineRule="auto"/>
              <w:rPr>
                <w:rFonts w:ascii="Arial" w:eastAsia="Arial" w:hAnsi="Arial" w:cs="Arial"/>
                <w:sz w:val="20"/>
              </w:rPr>
            </w:pPr>
            <w:r>
              <w:rPr>
                <w:rFonts w:ascii="Arial" w:eastAsia="Arial" w:hAnsi="Arial" w:cs="Arial"/>
                <w:sz w:val="20"/>
              </w:rPr>
              <w:t>Sistema de solução não atender as necessidades da empresa direcionada</w:t>
            </w:r>
          </w:p>
        </w:tc>
        <w:tc>
          <w:tcPr>
            <w:tcW w:w="1219" w:type="pct"/>
          </w:tcPr>
          <w:p w14:paraId="16029484" w14:textId="77777777" w:rsidR="00632C4F" w:rsidRDefault="00692A53" w:rsidP="00692A53">
            <w:pPr>
              <w:spacing w:line="360" w:lineRule="auto"/>
              <w:rPr>
                <w:rFonts w:ascii="Arial" w:eastAsia="Arial" w:hAnsi="Arial" w:cs="Arial"/>
                <w:sz w:val="20"/>
              </w:rPr>
            </w:pPr>
            <w:r>
              <w:rPr>
                <w:rFonts w:ascii="Arial" w:eastAsia="Arial" w:hAnsi="Arial" w:cs="Arial"/>
                <w:sz w:val="20"/>
              </w:rPr>
              <w:t>Média</w:t>
            </w:r>
          </w:p>
        </w:tc>
        <w:tc>
          <w:tcPr>
            <w:tcW w:w="839" w:type="pct"/>
          </w:tcPr>
          <w:p w14:paraId="7C08444C"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2F9AC30A" w14:textId="77777777" w:rsidTr="00895620">
        <w:trPr>
          <w:trHeight w:val="345"/>
        </w:trPr>
        <w:tc>
          <w:tcPr>
            <w:tcW w:w="2942" w:type="pct"/>
          </w:tcPr>
          <w:p w14:paraId="48157335" w14:textId="77777777" w:rsidR="00632C4F" w:rsidRDefault="00692A53" w:rsidP="00974DDF">
            <w:pPr>
              <w:spacing w:line="360" w:lineRule="auto"/>
              <w:rPr>
                <w:rFonts w:ascii="Arial" w:eastAsia="Arial" w:hAnsi="Arial" w:cs="Arial"/>
                <w:sz w:val="20"/>
              </w:rPr>
            </w:pPr>
            <w:r>
              <w:rPr>
                <w:rFonts w:ascii="Arial" w:eastAsia="Arial" w:hAnsi="Arial" w:cs="Arial"/>
                <w:sz w:val="20"/>
              </w:rPr>
              <w:t>Necessidade de acrescentar alguma funcionalidade ao sistema de solução posteriormente</w:t>
            </w:r>
          </w:p>
        </w:tc>
        <w:tc>
          <w:tcPr>
            <w:tcW w:w="1219" w:type="pct"/>
          </w:tcPr>
          <w:p w14:paraId="79F1A5CC" w14:textId="77777777" w:rsidR="00632C4F" w:rsidRDefault="00692A53" w:rsidP="00692A53">
            <w:pPr>
              <w:spacing w:line="360" w:lineRule="auto"/>
              <w:rPr>
                <w:rFonts w:ascii="Arial" w:eastAsia="Arial" w:hAnsi="Arial" w:cs="Arial"/>
                <w:sz w:val="20"/>
              </w:rPr>
            </w:pPr>
            <w:r>
              <w:rPr>
                <w:rFonts w:ascii="Arial" w:eastAsia="Arial" w:hAnsi="Arial" w:cs="Arial"/>
                <w:sz w:val="20"/>
              </w:rPr>
              <w:t>Alta</w:t>
            </w:r>
          </w:p>
        </w:tc>
        <w:tc>
          <w:tcPr>
            <w:tcW w:w="839" w:type="pct"/>
          </w:tcPr>
          <w:p w14:paraId="46727261" w14:textId="77777777" w:rsidR="00632C4F" w:rsidRDefault="00692A53" w:rsidP="00E31806">
            <w:pPr>
              <w:keepNext/>
              <w:spacing w:line="360" w:lineRule="auto"/>
              <w:rPr>
                <w:rFonts w:ascii="Arial" w:eastAsia="Arial" w:hAnsi="Arial" w:cs="Arial"/>
                <w:sz w:val="20"/>
              </w:rPr>
            </w:pPr>
            <w:r>
              <w:rPr>
                <w:rFonts w:ascii="Arial" w:eastAsia="Arial" w:hAnsi="Arial" w:cs="Arial"/>
                <w:sz w:val="20"/>
              </w:rPr>
              <w:t>Médio</w:t>
            </w:r>
          </w:p>
        </w:tc>
      </w:tr>
    </w:tbl>
    <w:p w14:paraId="5F391B44" w14:textId="138956AC" w:rsidR="00632C4F" w:rsidRDefault="00E31806" w:rsidP="00E31806">
      <w:pPr>
        <w:pStyle w:val="Legenda"/>
        <w:rPr>
          <w:rFonts w:ascii="Arial" w:hAnsi="Arial" w:cs="Arial"/>
          <w:color w:val="auto"/>
          <w:sz w:val="20"/>
        </w:rPr>
      </w:pPr>
      <w:bookmarkStart w:id="262" w:name="_Toc515021205"/>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20</w:t>
      </w:r>
      <w:r w:rsidR="00417029">
        <w:rPr>
          <w:rFonts w:ascii="Arial" w:hAnsi="Arial" w:cs="Arial"/>
          <w:color w:val="auto"/>
          <w:sz w:val="20"/>
        </w:rPr>
        <w:fldChar w:fldCharType="end"/>
      </w:r>
      <w:r w:rsidRPr="00E31806">
        <w:rPr>
          <w:rFonts w:ascii="Arial" w:hAnsi="Arial" w:cs="Arial"/>
          <w:color w:val="auto"/>
          <w:sz w:val="20"/>
        </w:rPr>
        <w:t>-Matriz de riscos</w:t>
      </w:r>
      <w:bookmarkEnd w:id="262"/>
    </w:p>
    <w:p w14:paraId="2CD7E83B" w14:textId="77777777" w:rsidR="00632C4F" w:rsidRDefault="00692A53" w:rsidP="007F6FFA">
      <w:pPr>
        <w:pStyle w:val="N1"/>
        <w:spacing w:line="360" w:lineRule="auto"/>
        <w:outlineLvl w:val="0"/>
        <w:rPr>
          <w:rFonts w:ascii="Arial" w:hAnsi="Arial" w:cs="Arial"/>
        </w:rPr>
      </w:pPr>
      <w:bookmarkStart w:id="263" w:name="_Toc525570765"/>
      <w:r>
        <w:rPr>
          <w:rFonts w:ascii="Arial" w:hAnsi="Arial" w:cs="Arial"/>
        </w:rPr>
        <w:t>DEFINIÇÃO DOS REQUISITOS</w:t>
      </w:r>
      <w:bookmarkEnd w:id="263"/>
    </w:p>
    <w:p w14:paraId="71F4E1D1" w14:textId="77777777" w:rsidR="00632C4F" w:rsidRDefault="00692A53" w:rsidP="007F6FFA">
      <w:pPr>
        <w:pStyle w:val="N2"/>
        <w:spacing w:line="360" w:lineRule="auto"/>
        <w:outlineLvl w:val="1"/>
        <w:rPr>
          <w:rFonts w:ascii="Arial" w:hAnsi="Arial" w:cs="Arial"/>
        </w:rPr>
      </w:pPr>
      <w:bookmarkStart w:id="264" w:name="_Toc525570766"/>
      <w:r>
        <w:rPr>
          <w:rFonts w:ascii="Arial" w:hAnsi="Arial" w:cs="Arial"/>
        </w:rPr>
        <w:t>ELICITAÇÃO</w:t>
      </w:r>
      <w:bookmarkEnd w:id="264"/>
    </w:p>
    <w:p w14:paraId="5A880C94" w14:textId="3934775E" w:rsidR="00632C4F" w:rsidRDefault="00692A53" w:rsidP="00291D5F">
      <w:pPr>
        <w:spacing w:line="360" w:lineRule="auto"/>
        <w:ind w:firstLine="709"/>
        <w:rPr>
          <w:rFonts w:ascii="Arial" w:eastAsia="Arial" w:hAnsi="Arial" w:cs="Arial"/>
        </w:rPr>
      </w:pPr>
      <w:r>
        <w:rPr>
          <w:rFonts w:ascii="Arial" w:eastAsia="Arial" w:hAnsi="Arial" w:cs="Arial"/>
        </w:rPr>
        <w:t xml:space="preserve">Para o processo de </w:t>
      </w:r>
      <w:proofErr w:type="spellStart"/>
      <w:r>
        <w:rPr>
          <w:rFonts w:ascii="Arial" w:eastAsia="Arial" w:hAnsi="Arial" w:cs="Arial"/>
        </w:rPr>
        <w:t>elicitação</w:t>
      </w:r>
      <w:proofErr w:type="spellEnd"/>
      <w:r>
        <w:rPr>
          <w:rFonts w:ascii="Arial" w:eastAsia="Arial" w:hAnsi="Arial" w:cs="Arial"/>
        </w:rPr>
        <w:t xml:space="preserve"> de requisitos, acompanhamos</w:t>
      </w:r>
      <w:r w:rsidR="00883C21">
        <w:rPr>
          <w:rFonts w:ascii="Arial" w:eastAsia="Arial" w:hAnsi="Arial" w:cs="Arial"/>
        </w:rPr>
        <w:t xml:space="preserve"> </w:t>
      </w:r>
      <w:r>
        <w:rPr>
          <w:rFonts w:ascii="Arial" w:eastAsia="Arial" w:hAnsi="Arial" w:cs="Arial"/>
        </w:rPr>
        <w:t xml:space="preserve">por </w:t>
      </w:r>
      <w:r w:rsidR="00DB6AAD">
        <w:rPr>
          <w:rFonts w:ascii="Arial" w:eastAsia="Arial" w:hAnsi="Arial" w:cs="Arial"/>
        </w:rPr>
        <w:t xml:space="preserve">duas semanas </w:t>
      </w:r>
      <w:r>
        <w:rPr>
          <w:rFonts w:ascii="Arial" w:eastAsia="Arial" w:hAnsi="Arial" w:cs="Arial"/>
        </w:rPr>
        <w:t>o funcionamento da empresa e abordamos primeiramente os principais defeitos que encontramos nas empresa</w:t>
      </w:r>
      <w:r w:rsidR="00711CBE">
        <w:rPr>
          <w:rFonts w:ascii="Arial" w:eastAsia="Arial" w:hAnsi="Arial" w:cs="Arial"/>
        </w:rPr>
        <w:t>s</w:t>
      </w:r>
      <w:r>
        <w:rPr>
          <w:rFonts w:ascii="Arial" w:eastAsia="Arial" w:hAnsi="Arial" w:cs="Arial"/>
        </w:rPr>
        <w:t>, para posteriormente estabelecermos o nosso sistema de solução. Com isso, definimos os objetivos específicos que nosso sistema deveria cumprir, de modo a permitir a melhor a identificação dos requisitos.</w:t>
      </w:r>
    </w:p>
    <w:p w14:paraId="30577B22" w14:textId="77777777" w:rsidR="00632C4F" w:rsidRDefault="00692A53" w:rsidP="00291D5F">
      <w:pPr>
        <w:spacing w:line="360" w:lineRule="auto"/>
        <w:ind w:firstLine="709"/>
        <w:rPr>
          <w:rFonts w:ascii="Arial" w:eastAsia="Arial" w:hAnsi="Arial" w:cs="Arial"/>
        </w:rPr>
      </w:pPr>
      <w:r>
        <w:rPr>
          <w:rFonts w:ascii="Arial" w:eastAsia="Arial" w:hAnsi="Arial" w:cs="Arial"/>
        </w:rPr>
        <w:t>Com isso, estabelecemos os nossos requisitos com base nos objetivos que nosso sistema deve cumprir, de forma que os requisitos componham funcionalidades que resolvam os defeitos encontrados durante a análise da empresa.</w:t>
      </w:r>
    </w:p>
    <w:p w14:paraId="271B9A60" w14:textId="23B1CDD8" w:rsidR="00711CBE" w:rsidRDefault="00711CBE" w:rsidP="00291D5F">
      <w:pPr>
        <w:spacing w:line="360" w:lineRule="auto"/>
        <w:ind w:firstLine="709"/>
        <w:rPr>
          <w:rFonts w:ascii="Arial" w:eastAsia="Arial" w:hAnsi="Arial" w:cs="Arial"/>
        </w:rPr>
      </w:pPr>
      <w:r>
        <w:rPr>
          <w:rFonts w:ascii="Arial" w:eastAsia="Arial" w:hAnsi="Arial" w:cs="Arial"/>
        </w:rPr>
        <w:t xml:space="preserve">Posteriormente, utilizando o método disposto no livro do Método </w:t>
      </w:r>
      <w:proofErr w:type="spellStart"/>
      <w:r w:rsidR="00D106B6">
        <w:rPr>
          <w:rFonts w:ascii="Arial" w:eastAsia="Arial" w:hAnsi="Arial" w:cs="Arial"/>
        </w:rPr>
        <w:t>iRON</w:t>
      </w:r>
      <w:proofErr w:type="spellEnd"/>
      <w:sdt>
        <w:sdtPr>
          <w:rPr>
            <w:rFonts w:ascii="Arial" w:eastAsia="Arial" w:hAnsi="Arial" w:cs="Arial"/>
          </w:rPr>
          <w:id w:val="-1486555099"/>
          <w:citation/>
        </w:sdtPr>
        <w:sdtContent>
          <w:r w:rsidR="009633D8">
            <w:rPr>
              <w:rFonts w:ascii="Arial" w:eastAsia="Arial" w:hAnsi="Arial" w:cs="Arial"/>
            </w:rPr>
            <w:fldChar w:fldCharType="begin"/>
          </w:r>
          <w:r w:rsidR="00BD5F04">
            <w:rPr>
              <w:rFonts w:ascii="Arial" w:eastAsia="Arial" w:hAnsi="Arial" w:cs="Arial"/>
            </w:rPr>
            <w:instrText xml:space="preserve">CITATION Ang14 \l 1046 </w:instrText>
          </w:r>
          <w:r w:rsidR="009633D8">
            <w:rPr>
              <w:rFonts w:ascii="Arial" w:eastAsia="Arial" w:hAnsi="Arial" w:cs="Arial"/>
            </w:rPr>
            <w:fldChar w:fldCharType="separate"/>
          </w:r>
          <w:r w:rsidR="00EA2613">
            <w:rPr>
              <w:rFonts w:ascii="Arial" w:eastAsia="Arial" w:hAnsi="Arial" w:cs="Arial"/>
              <w:noProof/>
            </w:rPr>
            <w:t xml:space="preserve"> </w:t>
          </w:r>
          <w:r w:rsidR="00EA2613" w:rsidRPr="00EA2613">
            <w:rPr>
              <w:rFonts w:ascii="Arial" w:eastAsia="Arial" w:hAnsi="Arial" w:cs="Arial"/>
              <w:noProof/>
            </w:rPr>
            <w:t xml:space="preserve">(CASTRO, TOFFANO, </w:t>
          </w:r>
          <w:r w:rsidR="00EA2613" w:rsidRPr="00EA2613">
            <w:rPr>
              <w:rFonts w:ascii="Arial" w:eastAsia="Arial" w:hAnsi="Arial" w:cs="Arial"/>
              <w:i/>
              <w:iCs/>
              <w:noProof/>
            </w:rPr>
            <w:t>et al.</w:t>
          </w:r>
          <w:r w:rsidR="00EA2613" w:rsidRPr="00EA2613">
            <w:rPr>
              <w:rFonts w:ascii="Arial" w:eastAsia="Arial" w:hAnsi="Arial" w:cs="Arial"/>
              <w:noProof/>
            </w:rPr>
            <w:t>, 2014)</w:t>
          </w:r>
          <w:r w:rsidR="009633D8">
            <w:rPr>
              <w:rFonts w:ascii="Arial" w:eastAsia="Arial" w:hAnsi="Arial" w:cs="Arial"/>
            </w:rPr>
            <w:fldChar w:fldCharType="end"/>
          </w:r>
        </w:sdtContent>
      </w:sdt>
      <w:r>
        <w:rPr>
          <w:rFonts w:ascii="Arial" w:eastAsia="Arial" w:hAnsi="Arial" w:cs="Arial"/>
        </w:rPr>
        <w:t>, separamos os requisitos do nosso projeto em quatro tipos distintos.</w:t>
      </w:r>
    </w:p>
    <w:p w14:paraId="68FE123D" w14:textId="77777777" w:rsidR="00B31F7D" w:rsidRDefault="00B31F7D" w:rsidP="00291D5F">
      <w:pPr>
        <w:spacing w:line="360" w:lineRule="auto"/>
        <w:ind w:firstLine="709"/>
        <w:rPr>
          <w:rFonts w:ascii="Arial" w:eastAsia="Arial" w:hAnsi="Arial" w:cs="Arial"/>
          <w:b/>
        </w:rPr>
      </w:pPr>
      <w:r>
        <w:rPr>
          <w:rFonts w:ascii="Arial" w:eastAsia="Arial" w:hAnsi="Arial" w:cs="Arial"/>
          <w:b/>
        </w:rPr>
        <w:t>Requisitos Funcionais</w:t>
      </w:r>
    </w:p>
    <w:p w14:paraId="760EA54B" w14:textId="2B5B9631" w:rsidR="00DA40F8" w:rsidRDefault="00B31F7D" w:rsidP="00291D5F">
      <w:pPr>
        <w:spacing w:line="360" w:lineRule="auto"/>
        <w:ind w:firstLine="709"/>
        <w:rPr>
          <w:rFonts w:ascii="Arial" w:eastAsia="Arial" w:hAnsi="Arial" w:cs="Arial"/>
        </w:rPr>
      </w:pPr>
      <w:r>
        <w:rPr>
          <w:rFonts w:ascii="Arial" w:eastAsia="Arial" w:hAnsi="Arial" w:cs="Arial"/>
        </w:rPr>
        <w:t xml:space="preserve">Os requisitos funcionais definem as funções que </w:t>
      </w:r>
      <w:r w:rsidR="00BD6277">
        <w:rPr>
          <w:rFonts w:ascii="Arial" w:eastAsia="Arial" w:hAnsi="Arial" w:cs="Arial"/>
        </w:rPr>
        <w:t xml:space="preserve">o </w:t>
      </w:r>
      <w:r>
        <w:rPr>
          <w:rFonts w:ascii="Arial" w:eastAsia="Arial" w:hAnsi="Arial" w:cs="Arial"/>
        </w:rPr>
        <w:t xml:space="preserve">sistema deve cumprir, para </w:t>
      </w:r>
      <w:r w:rsidR="00BD6277">
        <w:rPr>
          <w:rFonts w:ascii="Arial" w:eastAsia="Arial" w:hAnsi="Arial" w:cs="Arial"/>
        </w:rPr>
        <w:t xml:space="preserve">atender às </w:t>
      </w:r>
      <w:r>
        <w:rPr>
          <w:rFonts w:ascii="Arial" w:eastAsia="Arial" w:hAnsi="Arial" w:cs="Arial"/>
        </w:rPr>
        <w:t>exigências propostas pelo cliente</w:t>
      </w:r>
      <w:r w:rsidR="00DA40F8">
        <w:rPr>
          <w:rFonts w:ascii="Arial" w:eastAsia="Arial" w:hAnsi="Arial" w:cs="Arial"/>
        </w:rPr>
        <w:t>, auxiliando-o no crescimento do negócio</w:t>
      </w:r>
      <w:r>
        <w:rPr>
          <w:rFonts w:ascii="Arial" w:eastAsia="Arial" w:hAnsi="Arial" w:cs="Arial"/>
        </w:rPr>
        <w:t>.</w:t>
      </w:r>
      <w:r w:rsidR="00686B97">
        <w:rPr>
          <w:rFonts w:ascii="Arial" w:eastAsia="Arial" w:hAnsi="Arial" w:cs="Arial"/>
        </w:rPr>
        <w:t xml:space="preserve"> Para isso, os</w:t>
      </w:r>
      <w:r w:rsidR="00DA40F8">
        <w:rPr>
          <w:rFonts w:ascii="Arial" w:eastAsia="Arial" w:hAnsi="Arial" w:cs="Arial"/>
        </w:rPr>
        <w:t xml:space="preserve"> requisitos funcionais atuarão manipulando dados, que serão expressos como requisitos complementares aos funcionais.</w:t>
      </w:r>
    </w:p>
    <w:p w14:paraId="2AE8271B" w14:textId="77777777" w:rsidR="00DA40F8" w:rsidRDefault="00DA40F8" w:rsidP="00291D5F">
      <w:pPr>
        <w:spacing w:line="360" w:lineRule="auto"/>
        <w:ind w:firstLine="709"/>
        <w:rPr>
          <w:rFonts w:ascii="Arial" w:eastAsia="Arial" w:hAnsi="Arial" w:cs="Arial"/>
          <w:b/>
        </w:rPr>
      </w:pPr>
      <w:r>
        <w:rPr>
          <w:rFonts w:ascii="Arial" w:eastAsia="Arial" w:hAnsi="Arial" w:cs="Arial"/>
          <w:b/>
        </w:rPr>
        <w:t>Requisitos de Dados</w:t>
      </w:r>
    </w:p>
    <w:p w14:paraId="27311033" w14:textId="77777777" w:rsidR="00D106B6" w:rsidRDefault="00D106B6" w:rsidP="00291D5F">
      <w:pPr>
        <w:spacing w:line="360" w:lineRule="auto"/>
        <w:ind w:firstLine="709"/>
        <w:rPr>
          <w:rFonts w:ascii="Arial" w:eastAsia="Arial" w:hAnsi="Arial" w:cs="Arial"/>
        </w:rPr>
      </w:pPr>
      <w:r>
        <w:rPr>
          <w:rFonts w:ascii="Arial" w:eastAsia="Arial" w:hAnsi="Arial" w:cs="Arial"/>
        </w:rPr>
        <w:t>Os requisitos de dados estipulam quais e como são compostos os objetos de manipulação dos requisitos funcionais.</w:t>
      </w:r>
    </w:p>
    <w:p w14:paraId="204742C1" w14:textId="77777777" w:rsidR="00D106B6" w:rsidRDefault="00D106B6" w:rsidP="00291D5F">
      <w:pPr>
        <w:spacing w:line="360" w:lineRule="auto"/>
        <w:ind w:firstLine="709"/>
        <w:rPr>
          <w:rFonts w:ascii="Arial" w:eastAsia="Arial" w:hAnsi="Arial" w:cs="Arial"/>
          <w:b/>
        </w:rPr>
      </w:pPr>
      <w:r>
        <w:rPr>
          <w:rFonts w:ascii="Arial" w:eastAsia="Arial" w:hAnsi="Arial" w:cs="Arial"/>
          <w:b/>
        </w:rPr>
        <w:t>Regra de Execução</w:t>
      </w:r>
    </w:p>
    <w:p w14:paraId="68D8B1DD" w14:textId="59BE6C5C" w:rsidR="00D106B6" w:rsidRDefault="00D106B6" w:rsidP="00291D5F">
      <w:pPr>
        <w:spacing w:line="360" w:lineRule="auto"/>
        <w:ind w:firstLine="709"/>
        <w:rPr>
          <w:rFonts w:ascii="Arial" w:eastAsia="Arial" w:hAnsi="Arial" w:cs="Arial"/>
        </w:rPr>
      </w:pPr>
      <w:r>
        <w:rPr>
          <w:rFonts w:ascii="Arial" w:eastAsia="Arial" w:hAnsi="Arial" w:cs="Arial"/>
        </w:rPr>
        <w:t xml:space="preserve">As regras de negócios podem ser definidas, de acordo com a premissa do Método </w:t>
      </w:r>
      <w:proofErr w:type="spellStart"/>
      <w:r>
        <w:rPr>
          <w:rFonts w:ascii="Arial" w:eastAsia="Arial" w:hAnsi="Arial" w:cs="Arial"/>
        </w:rPr>
        <w:t>iRON</w:t>
      </w:r>
      <w:proofErr w:type="spellEnd"/>
      <w:r>
        <w:rPr>
          <w:rFonts w:ascii="Arial" w:eastAsia="Arial" w:hAnsi="Arial" w:cs="Arial"/>
        </w:rPr>
        <w:t xml:space="preserve">, como </w:t>
      </w:r>
      <w:r w:rsidR="00190593">
        <w:rPr>
          <w:rFonts w:ascii="Arial" w:eastAsia="Arial" w:hAnsi="Arial" w:cs="Arial"/>
        </w:rPr>
        <w:t>“</w:t>
      </w:r>
      <w:r>
        <w:rPr>
          <w:rFonts w:ascii="Arial" w:eastAsia="Arial" w:hAnsi="Arial" w:cs="Arial"/>
        </w:rPr>
        <w:t>expressões políticas de uma organização que orientam as condições de se executar um serviço, isto é, são premissas ou condições que estipulam como uma certa ação deve ser executada dentro da empresa</w:t>
      </w:r>
      <w:r w:rsidR="00190593">
        <w:rPr>
          <w:rFonts w:ascii="Arial" w:eastAsia="Arial" w:hAnsi="Arial" w:cs="Arial"/>
        </w:rPr>
        <w:t>”</w:t>
      </w:r>
      <w:r>
        <w:rPr>
          <w:rFonts w:ascii="Arial" w:eastAsia="Arial" w:hAnsi="Arial" w:cs="Arial"/>
        </w:rPr>
        <w:t>.</w:t>
      </w:r>
    </w:p>
    <w:p w14:paraId="5C2C5DA0" w14:textId="77777777" w:rsidR="00350F0C" w:rsidRDefault="00D106B6" w:rsidP="00291D5F">
      <w:pPr>
        <w:spacing w:line="360" w:lineRule="auto"/>
        <w:ind w:firstLine="709"/>
        <w:rPr>
          <w:rFonts w:ascii="Arial" w:eastAsia="Arial" w:hAnsi="Arial" w:cs="Arial"/>
          <w:b/>
        </w:rPr>
      </w:pPr>
      <w:r>
        <w:rPr>
          <w:rFonts w:ascii="Arial" w:eastAsia="Arial" w:hAnsi="Arial" w:cs="Arial"/>
          <w:b/>
        </w:rPr>
        <w:t>Requisitos Não Funcionais</w:t>
      </w:r>
    </w:p>
    <w:p w14:paraId="2C82398C" w14:textId="7609BEAC" w:rsidR="009633D8" w:rsidRDefault="00574071" w:rsidP="00574071">
      <w:pPr>
        <w:spacing w:line="360" w:lineRule="auto"/>
        <w:ind w:firstLine="709"/>
        <w:rPr>
          <w:rFonts w:ascii="Arial" w:eastAsia="Calibri" w:hAnsi="Arial" w:cs="Arial"/>
          <w:szCs w:val="23"/>
          <w:lang w:eastAsia="pt-BR"/>
        </w:rPr>
      </w:pPr>
      <w:r w:rsidRPr="00574071">
        <w:rPr>
          <w:rFonts w:ascii="Arial" w:eastAsia="Calibri" w:hAnsi="Arial" w:cs="Arial"/>
          <w:szCs w:val="23"/>
          <w:lang w:eastAsia="pt-BR"/>
        </w:rPr>
        <w:lastRenderedPageBreak/>
        <w:t>Relacionam os aspectos de qualidade desejada, como confiabilidade, eficiência, portabilidade, usabilidade ou qualquer outra característica que o sistema deva atender, como padrões, regulamentos e contratos com os quais o sistema deve ter conformidade.</w:t>
      </w:r>
    </w:p>
    <w:p w14:paraId="6EE4B468" w14:textId="77777777" w:rsidR="00574071" w:rsidRPr="00574071" w:rsidRDefault="00574071" w:rsidP="00574071">
      <w:pPr>
        <w:spacing w:line="360" w:lineRule="auto"/>
        <w:ind w:firstLine="709"/>
        <w:rPr>
          <w:rFonts w:ascii="Arial" w:eastAsia="Arial" w:hAnsi="Arial" w:cs="Arial"/>
          <w:sz w:val="28"/>
        </w:rPr>
      </w:pPr>
    </w:p>
    <w:p w14:paraId="68E60787" w14:textId="77777777" w:rsidR="00632C4F" w:rsidRDefault="00692A53" w:rsidP="007F6FFA">
      <w:pPr>
        <w:pStyle w:val="N2"/>
        <w:spacing w:line="360" w:lineRule="auto"/>
        <w:outlineLvl w:val="1"/>
        <w:rPr>
          <w:rFonts w:ascii="Arial" w:hAnsi="Arial" w:cs="Arial"/>
        </w:rPr>
      </w:pPr>
      <w:bookmarkStart w:id="265" w:name="_Toc525570767"/>
      <w:r>
        <w:rPr>
          <w:rFonts w:ascii="Arial" w:hAnsi="Arial" w:cs="Arial"/>
        </w:rPr>
        <w:t>REQUISITOS</w:t>
      </w:r>
      <w:bookmarkEnd w:id="265"/>
    </w:p>
    <w:p w14:paraId="5BBBB78F" w14:textId="77777777" w:rsidR="00E31806" w:rsidRPr="00E2713B" w:rsidRDefault="00692A53" w:rsidP="007F6FFA">
      <w:pPr>
        <w:pStyle w:val="N3"/>
        <w:spacing w:line="360" w:lineRule="auto"/>
        <w:outlineLvl w:val="2"/>
        <w:rPr>
          <w:rFonts w:ascii="Arial" w:hAnsi="Arial" w:cs="Arial"/>
        </w:rPr>
      </w:pPr>
      <w:bookmarkStart w:id="266" w:name="_Toc525570768"/>
      <w:r w:rsidRPr="00E2713B">
        <w:rPr>
          <w:rFonts w:ascii="Arial" w:hAnsi="Arial" w:cs="Arial"/>
        </w:rPr>
        <w:t>Requisitos Funcionais</w:t>
      </w:r>
      <w:bookmarkEnd w:id="266"/>
    </w:p>
    <w:p w14:paraId="33B7A4C5" w14:textId="77777777" w:rsidR="00E31806" w:rsidRPr="00E2713B" w:rsidRDefault="00692A53">
      <w:pPr>
        <w:spacing w:line="360" w:lineRule="auto"/>
        <w:rPr>
          <w:rFonts w:ascii="Arial" w:eastAsia="Arial" w:hAnsi="Arial" w:cs="Arial"/>
          <w:b/>
        </w:rPr>
      </w:pPr>
      <w:r w:rsidRPr="00E2713B">
        <w:rPr>
          <w:rFonts w:ascii="Arial" w:eastAsia="Arial" w:hAnsi="Arial" w:cs="Arial"/>
          <w:b/>
        </w:rPr>
        <w:t>Funcionalidade: Manter apostila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742"/>
        <w:gridCol w:w="1959"/>
        <w:gridCol w:w="1943"/>
      </w:tblGrid>
      <w:tr w:rsidR="00FC5BDA" w:rsidRPr="00E2713B" w14:paraId="11047CB9" w14:textId="77777777" w:rsidTr="00E31806">
        <w:trPr>
          <w:trHeight w:val="631"/>
          <w:tblHeader/>
        </w:trPr>
        <w:tc>
          <w:tcPr>
            <w:tcW w:w="0" w:type="auto"/>
            <w:shd w:val="clear" w:color="auto" w:fill="CCCCCC"/>
            <w:vAlign w:val="center"/>
          </w:tcPr>
          <w:p w14:paraId="2738EB17" w14:textId="77777777" w:rsidR="00FC5BDA" w:rsidRPr="00E2713B" w:rsidRDefault="00FC5BDA" w:rsidP="00692A53">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4D9F9CCF" w14:textId="77777777" w:rsidR="00FC5BDA" w:rsidRPr="00E2713B" w:rsidRDefault="00FC5BDA" w:rsidP="00692A53">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7F4F87AA" w14:textId="77777777" w:rsidR="00FC5BDA" w:rsidRPr="00E2713B" w:rsidRDefault="00FC5BDA" w:rsidP="00692A53">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29147620" w14:textId="77777777" w:rsidR="00FC5BDA" w:rsidRPr="00E2713B" w:rsidRDefault="00FC5BDA" w:rsidP="00692A53">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7B49F2A1" w14:textId="77777777" w:rsidTr="00FC5BDA">
        <w:trPr>
          <w:trHeight w:val="251"/>
        </w:trPr>
        <w:tc>
          <w:tcPr>
            <w:tcW w:w="0" w:type="auto"/>
            <w:vAlign w:val="center"/>
          </w:tcPr>
          <w:p w14:paraId="7431898A"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RF01</w:t>
            </w:r>
          </w:p>
        </w:tc>
        <w:tc>
          <w:tcPr>
            <w:tcW w:w="0" w:type="auto"/>
            <w:vAlign w:val="center"/>
          </w:tcPr>
          <w:p w14:paraId="2B766626" w14:textId="739D91D1"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O sistema deve permitir o cadastrar apostila</w:t>
            </w:r>
          </w:p>
        </w:tc>
        <w:tc>
          <w:tcPr>
            <w:tcW w:w="0" w:type="auto"/>
            <w:vAlign w:val="center"/>
          </w:tcPr>
          <w:p w14:paraId="783992BF"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RD01, RD02</w:t>
            </w:r>
          </w:p>
        </w:tc>
        <w:tc>
          <w:tcPr>
            <w:tcW w:w="0" w:type="auto"/>
          </w:tcPr>
          <w:p w14:paraId="53BFAC83" w14:textId="77777777" w:rsidR="00FC5BDA" w:rsidRPr="00E2713B" w:rsidRDefault="00FC5BDA" w:rsidP="00692A53">
            <w:pPr>
              <w:spacing w:line="360" w:lineRule="auto"/>
              <w:rPr>
                <w:rFonts w:ascii="Arial" w:eastAsia="Arial" w:hAnsi="Arial" w:cs="Arial"/>
                <w:sz w:val="20"/>
              </w:rPr>
            </w:pPr>
          </w:p>
        </w:tc>
      </w:tr>
      <w:tr w:rsidR="00FC5BDA" w:rsidRPr="00E2713B" w14:paraId="5A5C73F9" w14:textId="77777777" w:rsidTr="00FC5BDA">
        <w:trPr>
          <w:trHeight w:val="251"/>
        </w:trPr>
        <w:tc>
          <w:tcPr>
            <w:tcW w:w="0" w:type="auto"/>
            <w:vAlign w:val="center"/>
          </w:tcPr>
          <w:p w14:paraId="5EEE10E8"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RF02</w:t>
            </w:r>
          </w:p>
        </w:tc>
        <w:tc>
          <w:tcPr>
            <w:tcW w:w="0" w:type="auto"/>
            <w:vAlign w:val="center"/>
          </w:tcPr>
          <w:p w14:paraId="6E0B8F63" w14:textId="7EEFEBB8"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 xml:space="preserve">O sistema deve permitir </w:t>
            </w:r>
            <w:r w:rsidR="00711CBE" w:rsidRPr="00E2713B">
              <w:rPr>
                <w:rFonts w:ascii="Arial" w:eastAsia="Arial" w:hAnsi="Arial" w:cs="Arial"/>
                <w:sz w:val="20"/>
              </w:rPr>
              <w:t>consultar apostila</w:t>
            </w:r>
          </w:p>
        </w:tc>
        <w:tc>
          <w:tcPr>
            <w:tcW w:w="0" w:type="auto"/>
            <w:vAlign w:val="center"/>
          </w:tcPr>
          <w:p w14:paraId="4C88B383"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RD02</w:t>
            </w:r>
          </w:p>
        </w:tc>
        <w:tc>
          <w:tcPr>
            <w:tcW w:w="0" w:type="auto"/>
          </w:tcPr>
          <w:p w14:paraId="335B8DD2" w14:textId="77777777" w:rsidR="00FC5BDA" w:rsidRPr="00E2713B" w:rsidRDefault="00FC5BDA" w:rsidP="00692A53">
            <w:pPr>
              <w:spacing w:line="360" w:lineRule="auto"/>
              <w:rPr>
                <w:rFonts w:ascii="Arial" w:eastAsia="Arial" w:hAnsi="Arial" w:cs="Arial"/>
                <w:sz w:val="20"/>
              </w:rPr>
            </w:pPr>
          </w:p>
        </w:tc>
      </w:tr>
      <w:tr w:rsidR="00FC5BDA" w:rsidRPr="00E2713B" w14:paraId="09371C57" w14:textId="77777777" w:rsidTr="00FC5BDA">
        <w:trPr>
          <w:trHeight w:val="251"/>
        </w:trPr>
        <w:tc>
          <w:tcPr>
            <w:tcW w:w="0" w:type="auto"/>
            <w:vAlign w:val="center"/>
          </w:tcPr>
          <w:p w14:paraId="27DA0AA0"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RF03</w:t>
            </w:r>
          </w:p>
        </w:tc>
        <w:tc>
          <w:tcPr>
            <w:tcW w:w="0" w:type="auto"/>
            <w:vAlign w:val="center"/>
          </w:tcPr>
          <w:p w14:paraId="72D65691" w14:textId="5532E828"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O sistema deve permitir alterar apostila</w:t>
            </w:r>
          </w:p>
        </w:tc>
        <w:tc>
          <w:tcPr>
            <w:tcW w:w="0" w:type="auto"/>
            <w:vAlign w:val="center"/>
          </w:tcPr>
          <w:p w14:paraId="23C3EC98"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RD01, RD02</w:t>
            </w:r>
          </w:p>
        </w:tc>
        <w:tc>
          <w:tcPr>
            <w:tcW w:w="0" w:type="auto"/>
          </w:tcPr>
          <w:p w14:paraId="2E5836B2" w14:textId="77777777" w:rsidR="00FC5BDA" w:rsidRPr="00E2713B" w:rsidRDefault="00FC5BDA" w:rsidP="00692A53">
            <w:pPr>
              <w:spacing w:line="360" w:lineRule="auto"/>
              <w:rPr>
                <w:rFonts w:ascii="Arial" w:eastAsia="Arial" w:hAnsi="Arial" w:cs="Arial"/>
                <w:sz w:val="20"/>
              </w:rPr>
            </w:pPr>
          </w:p>
        </w:tc>
      </w:tr>
      <w:tr w:rsidR="00FC5BDA" w:rsidRPr="00E2713B" w14:paraId="215AFFA1" w14:textId="77777777" w:rsidTr="00FC5BDA">
        <w:trPr>
          <w:trHeight w:val="251"/>
        </w:trPr>
        <w:tc>
          <w:tcPr>
            <w:tcW w:w="0" w:type="auto"/>
            <w:vAlign w:val="center"/>
          </w:tcPr>
          <w:p w14:paraId="2246E8A2"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RF04</w:t>
            </w:r>
          </w:p>
        </w:tc>
        <w:tc>
          <w:tcPr>
            <w:tcW w:w="0" w:type="auto"/>
            <w:vAlign w:val="center"/>
          </w:tcPr>
          <w:p w14:paraId="15575D14" w14:textId="1D01192E"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O sistema deve permitir excluir apostila</w:t>
            </w:r>
          </w:p>
        </w:tc>
        <w:tc>
          <w:tcPr>
            <w:tcW w:w="0" w:type="auto"/>
            <w:vAlign w:val="center"/>
          </w:tcPr>
          <w:p w14:paraId="539A9404"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RD01</w:t>
            </w:r>
          </w:p>
        </w:tc>
        <w:tc>
          <w:tcPr>
            <w:tcW w:w="0" w:type="auto"/>
          </w:tcPr>
          <w:p w14:paraId="6C2D4FCB" w14:textId="77777777" w:rsidR="00FC5BDA" w:rsidRPr="00E2713B" w:rsidRDefault="00FC5BDA" w:rsidP="00E31806">
            <w:pPr>
              <w:keepNext/>
              <w:spacing w:line="360" w:lineRule="auto"/>
              <w:rPr>
                <w:rFonts w:ascii="Arial" w:eastAsia="Arial" w:hAnsi="Arial" w:cs="Arial"/>
                <w:sz w:val="20"/>
              </w:rPr>
            </w:pPr>
          </w:p>
        </w:tc>
      </w:tr>
    </w:tbl>
    <w:p w14:paraId="3B0D9815" w14:textId="6BE9CD49" w:rsidR="00632C4F" w:rsidRPr="00E2713B" w:rsidRDefault="00E31806" w:rsidP="00E31806">
      <w:pPr>
        <w:pStyle w:val="Legenda"/>
        <w:rPr>
          <w:rFonts w:ascii="Arial" w:hAnsi="Arial" w:cs="Arial"/>
          <w:color w:val="auto"/>
          <w:sz w:val="20"/>
        </w:rPr>
      </w:pPr>
      <w:bookmarkStart w:id="267" w:name="_Toc515021206"/>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21</w:t>
      </w:r>
      <w:r w:rsidR="00417029">
        <w:rPr>
          <w:rFonts w:ascii="Arial" w:hAnsi="Arial" w:cs="Arial"/>
          <w:color w:val="auto"/>
          <w:sz w:val="20"/>
        </w:rPr>
        <w:fldChar w:fldCharType="end"/>
      </w:r>
      <w:r w:rsidRPr="00E2713B">
        <w:rPr>
          <w:rFonts w:ascii="Arial" w:hAnsi="Arial" w:cs="Arial"/>
          <w:color w:val="auto"/>
          <w:sz w:val="20"/>
        </w:rPr>
        <w:t>-Requisitos de manter apostila</w:t>
      </w:r>
      <w:bookmarkEnd w:id="267"/>
    </w:p>
    <w:p w14:paraId="13903A3E"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Manter serviço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664"/>
        <w:gridCol w:w="1999"/>
        <w:gridCol w:w="1981"/>
      </w:tblGrid>
      <w:tr w:rsidR="00FC5BDA" w:rsidRPr="00E2713B" w14:paraId="04F31AA4" w14:textId="77777777" w:rsidTr="00FC5BDA">
        <w:trPr>
          <w:trHeight w:val="631"/>
          <w:tblHeader/>
        </w:trPr>
        <w:tc>
          <w:tcPr>
            <w:tcW w:w="0" w:type="auto"/>
            <w:shd w:val="clear" w:color="auto" w:fill="CCCCCC"/>
            <w:vAlign w:val="center"/>
          </w:tcPr>
          <w:p w14:paraId="1F17237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55B9000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3543A87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7FA20051"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0C4A7B70" w14:textId="77777777" w:rsidTr="00FC5BDA">
        <w:trPr>
          <w:trHeight w:val="251"/>
        </w:trPr>
        <w:tc>
          <w:tcPr>
            <w:tcW w:w="0" w:type="auto"/>
            <w:vAlign w:val="center"/>
          </w:tcPr>
          <w:p w14:paraId="7D51B8C0"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RF05</w:t>
            </w:r>
          </w:p>
        </w:tc>
        <w:tc>
          <w:tcPr>
            <w:tcW w:w="0" w:type="auto"/>
            <w:vAlign w:val="center"/>
          </w:tcPr>
          <w:p w14:paraId="4329A046" w14:textId="4E2FBA99"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cadastrar serviço</w:t>
            </w:r>
          </w:p>
        </w:tc>
        <w:tc>
          <w:tcPr>
            <w:tcW w:w="0" w:type="auto"/>
            <w:vAlign w:val="center"/>
          </w:tcPr>
          <w:p w14:paraId="2EF68774"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RD03, RD04</w:t>
            </w:r>
          </w:p>
        </w:tc>
        <w:tc>
          <w:tcPr>
            <w:tcW w:w="0" w:type="auto"/>
          </w:tcPr>
          <w:p w14:paraId="42B747C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RE01</w:t>
            </w:r>
          </w:p>
        </w:tc>
      </w:tr>
      <w:tr w:rsidR="00FC5BDA" w:rsidRPr="00E2713B" w14:paraId="47B02875" w14:textId="77777777" w:rsidTr="00FC5BDA">
        <w:trPr>
          <w:trHeight w:val="251"/>
        </w:trPr>
        <w:tc>
          <w:tcPr>
            <w:tcW w:w="0" w:type="auto"/>
            <w:vAlign w:val="center"/>
          </w:tcPr>
          <w:p w14:paraId="206E23BF"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RF06</w:t>
            </w:r>
          </w:p>
        </w:tc>
        <w:tc>
          <w:tcPr>
            <w:tcW w:w="0" w:type="auto"/>
            <w:vAlign w:val="center"/>
          </w:tcPr>
          <w:p w14:paraId="3C5E28BC" w14:textId="181664F6"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consultar serviço</w:t>
            </w:r>
          </w:p>
        </w:tc>
        <w:tc>
          <w:tcPr>
            <w:tcW w:w="0" w:type="auto"/>
            <w:vAlign w:val="center"/>
          </w:tcPr>
          <w:p w14:paraId="034D7FA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RD04</w:t>
            </w:r>
          </w:p>
        </w:tc>
        <w:tc>
          <w:tcPr>
            <w:tcW w:w="0" w:type="auto"/>
          </w:tcPr>
          <w:p w14:paraId="4F27DF59" w14:textId="77777777" w:rsidR="00FC5BDA" w:rsidRPr="00E2713B" w:rsidRDefault="00FC5BDA">
            <w:pPr>
              <w:spacing w:line="360" w:lineRule="auto"/>
              <w:rPr>
                <w:rFonts w:ascii="Arial" w:eastAsia="Arial" w:hAnsi="Arial" w:cs="Arial"/>
                <w:sz w:val="20"/>
              </w:rPr>
            </w:pPr>
          </w:p>
        </w:tc>
      </w:tr>
      <w:tr w:rsidR="00FC5BDA" w:rsidRPr="00E2713B" w14:paraId="16BA8B67" w14:textId="77777777" w:rsidTr="00FC5BDA">
        <w:trPr>
          <w:trHeight w:val="251"/>
        </w:trPr>
        <w:tc>
          <w:tcPr>
            <w:tcW w:w="0" w:type="auto"/>
            <w:vAlign w:val="center"/>
          </w:tcPr>
          <w:p w14:paraId="4C0CFA2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RF07</w:t>
            </w:r>
          </w:p>
        </w:tc>
        <w:tc>
          <w:tcPr>
            <w:tcW w:w="0" w:type="auto"/>
            <w:vAlign w:val="center"/>
          </w:tcPr>
          <w:p w14:paraId="28E5885B" w14:textId="2E2C01FE"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alterar serviço</w:t>
            </w:r>
          </w:p>
        </w:tc>
        <w:tc>
          <w:tcPr>
            <w:tcW w:w="0" w:type="auto"/>
            <w:vAlign w:val="center"/>
          </w:tcPr>
          <w:p w14:paraId="08ACCAE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RD03, RD04</w:t>
            </w:r>
          </w:p>
        </w:tc>
        <w:tc>
          <w:tcPr>
            <w:tcW w:w="0" w:type="auto"/>
          </w:tcPr>
          <w:p w14:paraId="67F0AA1A" w14:textId="77777777" w:rsidR="00FC5BDA" w:rsidRPr="00E2713B" w:rsidRDefault="00FC5BDA">
            <w:pPr>
              <w:spacing w:line="360" w:lineRule="auto"/>
              <w:rPr>
                <w:rFonts w:ascii="Arial" w:eastAsia="Arial" w:hAnsi="Arial" w:cs="Arial"/>
                <w:sz w:val="20"/>
              </w:rPr>
            </w:pPr>
          </w:p>
        </w:tc>
      </w:tr>
      <w:tr w:rsidR="00FC5BDA" w:rsidRPr="00E2713B" w14:paraId="758289F4" w14:textId="77777777" w:rsidTr="00FC5BDA">
        <w:trPr>
          <w:trHeight w:val="251"/>
        </w:trPr>
        <w:tc>
          <w:tcPr>
            <w:tcW w:w="0" w:type="auto"/>
            <w:vAlign w:val="center"/>
          </w:tcPr>
          <w:p w14:paraId="0D82ADB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RF08</w:t>
            </w:r>
          </w:p>
        </w:tc>
        <w:tc>
          <w:tcPr>
            <w:tcW w:w="0" w:type="auto"/>
            <w:vAlign w:val="center"/>
          </w:tcPr>
          <w:p w14:paraId="694FCB6D" w14:textId="695531D5"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excluir serviço</w:t>
            </w:r>
          </w:p>
        </w:tc>
        <w:tc>
          <w:tcPr>
            <w:tcW w:w="0" w:type="auto"/>
            <w:vAlign w:val="center"/>
          </w:tcPr>
          <w:p w14:paraId="353C1566"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RD03</w:t>
            </w:r>
          </w:p>
        </w:tc>
        <w:tc>
          <w:tcPr>
            <w:tcW w:w="0" w:type="auto"/>
          </w:tcPr>
          <w:p w14:paraId="5D0DCD1C" w14:textId="77777777" w:rsidR="00FC5BDA" w:rsidRPr="00E2713B" w:rsidRDefault="00FC5BDA" w:rsidP="00E31806">
            <w:pPr>
              <w:keepNext/>
              <w:spacing w:line="360" w:lineRule="auto"/>
              <w:rPr>
                <w:rFonts w:ascii="Arial" w:eastAsia="Arial" w:hAnsi="Arial" w:cs="Arial"/>
                <w:sz w:val="20"/>
              </w:rPr>
            </w:pPr>
          </w:p>
        </w:tc>
      </w:tr>
    </w:tbl>
    <w:p w14:paraId="2BF34D3A" w14:textId="68A4029D" w:rsidR="00632C4F" w:rsidRPr="00E2713B" w:rsidRDefault="00E31806" w:rsidP="00E31806">
      <w:pPr>
        <w:pStyle w:val="Legenda"/>
        <w:rPr>
          <w:rFonts w:ascii="Arial" w:hAnsi="Arial" w:cs="Arial"/>
          <w:color w:val="auto"/>
          <w:sz w:val="20"/>
        </w:rPr>
      </w:pPr>
      <w:bookmarkStart w:id="268" w:name="_Toc515021207"/>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22</w:t>
      </w:r>
      <w:r w:rsidR="00417029">
        <w:rPr>
          <w:rFonts w:ascii="Arial" w:hAnsi="Arial" w:cs="Arial"/>
          <w:color w:val="auto"/>
          <w:sz w:val="20"/>
        </w:rPr>
        <w:fldChar w:fldCharType="end"/>
      </w:r>
      <w:r w:rsidRPr="00E2713B">
        <w:rPr>
          <w:rFonts w:ascii="Arial" w:hAnsi="Arial" w:cs="Arial"/>
          <w:color w:val="auto"/>
          <w:sz w:val="20"/>
        </w:rPr>
        <w:t>-Requisitos de manter serviços</w:t>
      </w:r>
      <w:bookmarkEnd w:id="268"/>
    </w:p>
    <w:p w14:paraId="2FE68004"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Postar resultado da prova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973"/>
        <w:gridCol w:w="1841"/>
        <w:gridCol w:w="1830"/>
      </w:tblGrid>
      <w:tr w:rsidR="00FC5BDA" w:rsidRPr="00E2713B" w14:paraId="1B3B9894" w14:textId="77777777" w:rsidTr="00FC5BDA">
        <w:trPr>
          <w:trHeight w:val="631"/>
        </w:trPr>
        <w:tc>
          <w:tcPr>
            <w:tcW w:w="0" w:type="auto"/>
            <w:shd w:val="clear" w:color="auto" w:fill="CCCCCC"/>
            <w:vAlign w:val="center"/>
          </w:tcPr>
          <w:p w14:paraId="38C9DA0B"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32BEA180"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56468C9B"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6B8CFFBB"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4F6B0A3B" w14:textId="77777777" w:rsidTr="00FC5BDA">
        <w:trPr>
          <w:trHeight w:val="251"/>
        </w:trPr>
        <w:tc>
          <w:tcPr>
            <w:tcW w:w="0" w:type="auto"/>
            <w:vAlign w:val="center"/>
          </w:tcPr>
          <w:p w14:paraId="5859321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RF09</w:t>
            </w:r>
          </w:p>
        </w:tc>
        <w:tc>
          <w:tcPr>
            <w:tcW w:w="0" w:type="auto"/>
            <w:vAlign w:val="center"/>
          </w:tcPr>
          <w:p w14:paraId="70E48642" w14:textId="046599F1"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cadastrar resultado da prova</w:t>
            </w:r>
          </w:p>
        </w:tc>
        <w:tc>
          <w:tcPr>
            <w:tcW w:w="0" w:type="auto"/>
            <w:vAlign w:val="center"/>
          </w:tcPr>
          <w:p w14:paraId="09FF784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RD05</w:t>
            </w:r>
          </w:p>
        </w:tc>
        <w:tc>
          <w:tcPr>
            <w:tcW w:w="0" w:type="auto"/>
          </w:tcPr>
          <w:p w14:paraId="28B52D35" w14:textId="77777777" w:rsidR="00FC5BDA" w:rsidRPr="00E2713B" w:rsidRDefault="00FC5BDA">
            <w:pPr>
              <w:spacing w:line="360" w:lineRule="auto"/>
              <w:rPr>
                <w:rFonts w:ascii="Arial" w:eastAsia="Arial" w:hAnsi="Arial" w:cs="Arial"/>
                <w:sz w:val="20"/>
              </w:rPr>
            </w:pPr>
          </w:p>
          <w:p w14:paraId="49940AB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RE02</w:t>
            </w:r>
          </w:p>
        </w:tc>
      </w:tr>
      <w:tr w:rsidR="00FC5BDA" w:rsidRPr="00E2713B" w14:paraId="1C9B9A3B" w14:textId="77777777" w:rsidTr="00FC5BDA">
        <w:trPr>
          <w:trHeight w:val="251"/>
        </w:trPr>
        <w:tc>
          <w:tcPr>
            <w:tcW w:w="0" w:type="auto"/>
            <w:vAlign w:val="center"/>
          </w:tcPr>
          <w:p w14:paraId="587462C8"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RF10</w:t>
            </w:r>
          </w:p>
        </w:tc>
        <w:tc>
          <w:tcPr>
            <w:tcW w:w="0" w:type="auto"/>
            <w:vAlign w:val="center"/>
          </w:tcPr>
          <w:p w14:paraId="03FE7B56" w14:textId="48CF52B2"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consultar resultado da prova</w:t>
            </w:r>
          </w:p>
        </w:tc>
        <w:tc>
          <w:tcPr>
            <w:tcW w:w="0" w:type="auto"/>
            <w:vAlign w:val="center"/>
          </w:tcPr>
          <w:p w14:paraId="54CE3C33"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RD06</w:t>
            </w:r>
          </w:p>
        </w:tc>
        <w:tc>
          <w:tcPr>
            <w:tcW w:w="0" w:type="auto"/>
          </w:tcPr>
          <w:p w14:paraId="06E865F2" w14:textId="77777777" w:rsidR="00FC5BDA" w:rsidRPr="00E2713B" w:rsidRDefault="00FC5BDA" w:rsidP="00E31806">
            <w:pPr>
              <w:keepNext/>
              <w:spacing w:line="360" w:lineRule="auto"/>
              <w:rPr>
                <w:rFonts w:ascii="Arial" w:eastAsia="Arial" w:hAnsi="Arial" w:cs="Arial"/>
                <w:sz w:val="20"/>
              </w:rPr>
            </w:pPr>
          </w:p>
        </w:tc>
      </w:tr>
    </w:tbl>
    <w:p w14:paraId="18788E72" w14:textId="6C45CA2C" w:rsidR="00632C4F" w:rsidRDefault="00E31806" w:rsidP="00E31806">
      <w:pPr>
        <w:pStyle w:val="Legenda"/>
        <w:rPr>
          <w:rFonts w:ascii="Arial" w:hAnsi="Arial" w:cs="Arial"/>
          <w:color w:val="auto"/>
          <w:sz w:val="20"/>
        </w:rPr>
      </w:pPr>
      <w:bookmarkStart w:id="269" w:name="_Toc515021208"/>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23</w:t>
      </w:r>
      <w:r w:rsidR="00417029">
        <w:rPr>
          <w:rFonts w:ascii="Arial" w:hAnsi="Arial" w:cs="Arial"/>
          <w:color w:val="auto"/>
          <w:sz w:val="20"/>
        </w:rPr>
        <w:fldChar w:fldCharType="end"/>
      </w:r>
      <w:r w:rsidRPr="00E2713B">
        <w:rPr>
          <w:rFonts w:ascii="Arial" w:hAnsi="Arial" w:cs="Arial"/>
          <w:color w:val="auto"/>
          <w:sz w:val="20"/>
        </w:rPr>
        <w:t>-Requisitos de postar resultado da prova</w:t>
      </w:r>
      <w:bookmarkEnd w:id="269"/>
    </w:p>
    <w:p w14:paraId="63FD6A0D"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Realizar compra de apostila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962"/>
        <w:gridCol w:w="1846"/>
        <w:gridCol w:w="1836"/>
      </w:tblGrid>
      <w:tr w:rsidR="00FC5BDA" w:rsidRPr="00E2713B" w14:paraId="07192F25" w14:textId="77777777" w:rsidTr="007F6FFA">
        <w:trPr>
          <w:trHeight w:val="631"/>
          <w:tblHeader/>
        </w:trPr>
        <w:tc>
          <w:tcPr>
            <w:tcW w:w="0" w:type="auto"/>
            <w:shd w:val="clear" w:color="auto" w:fill="CCCCCC"/>
            <w:vAlign w:val="center"/>
          </w:tcPr>
          <w:p w14:paraId="0BDA6F3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lastRenderedPageBreak/>
              <w:t>Identificador</w:t>
            </w:r>
          </w:p>
        </w:tc>
        <w:tc>
          <w:tcPr>
            <w:tcW w:w="0" w:type="auto"/>
            <w:shd w:val="clear" w:color="auto" w:fill="CCCCCC"/>
            <w:vAlign w:val="center"/>
          </w:tcPr>
          <w:p w14:paraId="55EA0399"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0D98E445"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3D79DCD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4E001AC7" w14:textId="77777777" w:rsidTr="00FC5BDA">
        <w:trPr>
          <w:trHeight w:val="251"/>
        </w:trPr>
        <w:tc>
          <w:tcPr>
            <w:tcW w:w="0" w:type="auto"/>
            <w:vAlign w:val="center"/>
          </w:tcPr>
          <w:p w14:paraId="6C326386"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RF11</w:t>
            </w:r>
          </w:p>
        </w:tc>
        <w:tc>
          <w:tcPr>
            <w:tcW w:w="0" w:type="auto"/>
            <w:vAlign w:val="center"/>
          </w:tcPr>
          <w:p w14:paraId="6420F7A6" w14:textId="54A44D94"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que o cliente realize compra</w:t>
            </w:r>
          </w:p>
        </w:tc>
        <w:tc>
          <w:tcPr>
            <w:tcW w:w="0" w:type="auto"/>
            <w:vAlign w:val="center"/>
          </w:tcPr>
          <w:p w14:paraId="5FC991C4"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RD07</w:t>
            </w:r>
          </w:p>
        </w:tc>
        <w:tc>
          <w:tcPr>
            <w:tcW w:w="0" w:type="auto"/>
          </w:tcPr>
          <w:p w14:paraId="52E9ECB6" w14:textId="77777777" w:rsidR="00FC5BDA" w:rsidRPr="00E2713B" w:rsidRDefault="00FC5BDA">
            <w:pPr>
              <w:spacing w:line="360" w:lineRule="auto"/>
              <w:rPr>
                <w:rFonts w:ascii="Arial" w:eastAsia="Arial" w:hAnsi="Arial" w:cs="Arial"/>
              </w:rPr>
            </w:pPr>
          </w:p>
          <w:p w14:paraId="732ADA28" w14:textId="77777777" w:rsidR="00FC5BDA" w:rsidRPr="00E2713B" w:rsidRDefault="00FC5BDA" w:rsidP="00E31806">
            <w:pPr>
              <w:keepNext/>
              <w:spacing w:line="360" w:lineRule="auto"/>
              <w:rPr>
                <w:rFonts w:ascii="Arial" w:eastAsia="Arial" w:hAnsi="Arial" w:cs="Arial"/>
                <w:sz w:val="16"/>
              </w:rPr>
            </w:pPr>
            <w:r w:rsidRPr="00E2713B">
              <w:rPr>
                <w:rFonts w:ascii="Arial" w:eastAsia="Arial" w:hAnsi="Arial" w:cs="Arial"/>
                <w:sz w:val="20"/>
              </w:rPr>
              <w:t>RE03</w:t>
            </w:r>
          </w:p>
        </w:tc>
      </w:tr>
    </w:tbl>
    <w:p w14:paraId="75103402" w14:textId="10719B00" w:rsidR="00632C4F" w:rsidRPr="00E2713B" w:rsidRDefault="00E31806" w:rsidP="00E31806">
      <w:pPr>
        <w:pStyle w:val="Legenda"/>
        <w:rPr>
          <w:rFonts w:ascii="Arial" w:hAnsi="Arial" w:cs="Arial"/>
          <w:color w:val="auto"/>
          <w:sz w:val="20"/>
        </w:rPr>
      </w:pPr>
      <w:bookmarkStart w:id="270" w:name="_Toc515021209"/>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24</w:t>
      </w:r>
      <w:r w:rsidR="00417029">
        <w:rPr>
          <w:rFonts w:ascii="Arial" w:hAnsi="Arial" w:cs="Arial"/>
          <w:color w:val="auto"/>
          <w:sz w:val="20"/>
        </w:rPr>
        <w:fldChar w:fldCharType="end"/>
      </w:r>
      <w:r w:rsidRPr="00E2713B">
        <w:rPr>
          <w:rFonts w:ascii="Arial" w:hAnsi="Arial" w:cs="Arial"/>
          <w:color w:val="auto"/>
          <w:sz w:val="20"/>
        </w:rPr>
        <w:t>-Requisitos de realizar compra de apostila</w:t>
      </w:r>
      <w:bookmarkEnd w:id="270"/>
    </w:p>
    <w:p w14:paraId="09A82A44"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Realizar requisição de serviços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4190"/>
        <w:gridCol w:w="1729"/>
        <w:gridCol w:w="1724"/>
      </w:tblGrid>
      <w:tr w:rsidR="00FC5BDA" w:rsidRPr="00E2713B" w14:paraId="63787567" w14:textId="77777777" w:rsidTr="00E31806">
        <w:trPr>
          <w:trHeight w:val="631"/>
          <w:tblHeader/>
        </w:trPr>
        <w:tc>
          <w:tcPr>
            <w:tcW w:w="0" w:type="auto"/>
            <w:shd w:val="clear" w:color="auto" w:fill="CCCCCC"/>
            <w:vAlign w:val="center"/>
          </w:tcPr>
          <w:p w14:paraId="136A17C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681F9D36"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1FDF11F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4BC1C391"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4F3EEDDB" w14:textId="77777777" w:rsidTr="00FC5BDA">
        <w:trPr>
          <w:trHeight w:val="251"/>
        </w:trPr>
        <w:tc>
          <w:tcPr>
            <w:tcW w:w="0" w:type="auto"/>
            <w:vAlign w:val="center"/>
          </w:tcPr>
          <w:p w14:paraId="1F3CE78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RF12</w:t>
            </w:r>
          </w:p>
        </w:tc>
        <w:tc>
          <w:tcPr>
            <w:tcW w:w="0" w:type="auto"/>
            <w:vAlign w:val="center"/>
          </w:tcPr>
          <w:p w14:paraId="7E8C0514" w14:textId="3E411B94" w:rsidR="00FC5BDA" w:rsidRPr="00E2713B" w:rsidRDefault="00FC5BDA">
            <w:pPr>
              <w:spacing w:line="360" w:lineRule="auto"/>
              <w:rPr>
                <w:rFonts w:ascii="Arial" w:eastAsia="Arial" w:hAnsi="Arial" w:cs="Arial"/>
                <w:sz w:val="20"/>
              </w:rPr>
            </w:pPr>
            <w:r w:rsidRPr="00E2713B">
              <w:rPr>
                <w:rFonts w:ascii="Arial" w:eastAsia="Arial" w:hAnsi="Arial" w:cs="Arial"/>
                <w:sz w:val="20"/>
              </w:rPr>
              <w:t xml:space="preserve">O sistema deve permitir que o cliente faça requisição de serviço </w:t>
            </w:r>
          </w:p>
        </w:tc>
        <w:tc>
          <w:tcPr>
            <w:tcW w:w="0" w:type="auto"/>
            <w:vAlign w:val="center"/>
          </w:tcPr>
          <w:p w14:paraId="5CABCFF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RD08, RD09</w:t>
            </w:r>
          </w:p>
        </w:tc>
        <w:tc>
          <w:tcPr>
            <w:tcW w:w="0" w:type="auto"/>
          </w:tcPr>
          <w:p w14:paraId="46553E2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RE04, RE03</w:t>
            </w:r>
          </w:p>
        </w:tc>
      </w:tr>
      <w:tr w:rsidR="00FC5BDA" w:rsidRPr="00E2713B" w14:paraId="5FEF94C9" w14:textId="77777777" w:rsidTr="00FC5BDA">
        <w:trPr>
          <w:trHeight w:val="251"/>
        </w:trPr>
        <w:tc>
          <w:tcPr>
            <w:tcW w:w="0" w:type="auto"/>
            <w:vAlign w:val="center"/>
          </w:tcPr>
          <w:p w14:paraId="3C37DC86"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RF13</w:t>
            </w:r>
          </w:p>
        </w:tc>
        <w:tc>
          <w:tcPr>
            <w:tcW w:w="0" w:type="auto"/>
            <w:vAlign w:val="center"/>
          </w:tcPr>
          <w:p w14:paraId="4613E515" w14:textId="62CBDD6C"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o envio de documentos em anexos</w:t>
            </w:r>
          </w:p>
        </w:tc>
        <w:tc>
          <w:tcPr>
            <w:tcW w:w="0" w:type="auto"/>
            <w:vAlign w:val="center"/>
          </w:tcPr>
          <w:p w14:paraId="04483FC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RD08, RD09</w:t>
            </w:r>
          </w:p>
        </w:tc>
        <w:tc>
          <w:tcPr>
            <w:tcW w:w="0" w:type="auto"/>
          </w:tcPr>
          <w:p w14:paraId="62C2A2E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RE05</w:t>
            </w:r>
          </w:p>
        </w:tc>
      </w:tr>
      <w:tr w:rsidR="00FC5BDA" w:rsidRPr="00E2713B" w14:paraId="3F54BB61" w14:textId="77777777" w:rsidTr="00FC5BDA">
        <w:trPr>
          <w:trHeight w:val="251"/>
        </w:trPr>
        <w:tc>
          <w:tcPr>
            <w:tcW w:w="0" w:type="auto"/>
            <w:vAlign w:val="center"/>
          </w:tcPr>
          <w:p w14:paraId="052BD750"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RF14</w:t>
            </w:r>
          </w:p>
        </w:tc>
        <w:tc>
          <w:tcPr>
            <w:tcW w:w="0" w:type="auto"/>
            <w:vAlign w:val="center"/>
          </w:tcPr>
          <w:p w14:paraId="7DEFC7F0" w14:textId="41FA5E36"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prover a opção de emissão de formulários</w:t>
            </w:r>
          </w:p>
        </w:tc>
        <w:tc>
          <w:tcPr>
            <w:tcW w:w="0" w:type="auto"/>
            <w:vAlign w:val="center"/>
          </w:tcPr>
          <w:p w14:paraId="72D6450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RD10</w:t>
            </w:r>
          </w:p>
        </w:tc>
        <w:tc>
          <w:tcPr>
            <w:tcW w:w="0" w:type="auto"/>
          </w:tcPr>
          <w:p w14:paraId="212263A0" w14:textId="77777777" w:rsidR="00FC5BDA" w:rsidRPr="00E2713B" w:rsidRDefault="00FC5BDA" w:rsidP="00E31806">
            <w:pPr>
              <w:keepNext/>
              <w:spacing w:line="360" w:lineRule="auto"/>
              <w:rPr>
                <w:rFonts w:ascii="Arial" w:eastAsia="Arial" w:hAnsi="Arial" w:cs="Arial"/>
                <w:sz w:val="20"/>
              </w:rPr>
            </w:pPr>
          </w:p>
        </w:tc>
      </w:tr>
    </w:tbl>
    <w:p w14:paraId="30A5524E" w14:textId="435B5445" w:rsidR="00632C4F" w:rsidRPr="00E2713B" w:rsidRDefault="00E31806" w:rsidP="00E31806">
      <w:pPr>
        <w:pStyle w:val="Legenda"/>
        <w:rPr>
          <w:rFonts w:ascii="Arial" w:hAnsi="Arial" w:cs="Arial"/>
          <w:color w:val="auto"/>
          <w:sz w:val="20"/>
        </w:rPr>
      </w:pPr>
      <w:bookmarkStart w:id="271" w:name="_Toc515021210"/>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25</w:t>
      </w:r>
      <w:r w:rsidR="00417029">
        <w:rPr>
          <w:rFonts w:ascii="Arial" w:hAnsi="Arial" w:cs="Arial"/>
          <w:color w:val="auto"/>
          <w:sz w:val="20"/>
        </w:rPr>
        <w:fldChar w:fldCharType="end"/>
      </w:r>
      <w:r w:rsidRPr="00E2713B">
        <w:rPr>
          <w:rFonts w:ascii="Arial" w:hAnsi="Arial" w:cs="Arial"/>
          <w:color w:val="auto"/>
          <w:sz w:val="20"/>
        </w:rPr>
        <w:t>-Requisitos de realizar requisição de serviços</w:t>
      </w:r>
      <w:bookmarkEnd w:id="271"/>
    </w:p>
    <w:p w14:paraId="51533A8C"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Realizar simulado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901"/>
        <w:gridCol w:w="1877"/>
        <w:gridCol w:w="1866"/>
      </w:tblGrid>
      <w:tr w:rsidR="00FC5BDA" w:rsidRPr="00E2713B" w14:paraId="4603C8CF" w14:textId="77777777" w:rsidTr="00086EDA">
        <w:trPr>
          <w:trHeight w:val="631"/>
          <w:tblHeader/>
        </w:trPr>
        <w:tc>
          <w:tcPr>
            <w:tcW w:w="0" w:type="auto"/>
            <w:shd w:val="clear" w:color="auto" w:fill="CCCCCC"/>
            <w:vAlign w:val="center"/>
          </w:tcPr>
          <w:p w14:paraId="00FA0041"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11E8669A"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1BB4E323"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057A75BF"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2670DFE0" w14:textId="77777777" w:rsidTr="00FC5BDA">
        <w:trPr>
          <w:trHeight w:val="251"/>
        </w:trPr>
        <w:tc>
          <w:tcPr>
            <w:tcW w:w="0" w:type="auto"/>
            <w:vAlign w:val="center"/>
          </w:tcPr>
          <w:p w14:paraId="1A3B9A09"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RF15</w:t>
            </w:r>
          </w:p>
        </w:tc>
        <w:tc>
          <w:tcPr>
            <w:tcW w:w="0" w:type="auto"/>
            <w:vAlign w:val="center"/>
          </w:tcPr>
          <w:p w14:paraId="7B910B8E" w14:textId="3CFD1FA0" w:rsidR="00FC5BDA" w:rsidRPr="00E2713B" w:rsidRDefault="00FC5BDA">
            <w:pPr>
              <w:spacing w:line="360" w:lineRule="auto"/>
              <w:rPr>
                <w:rFonts w:ascii="Arial" w:eastAsia="Arial" w:hAnsi="Arial" w:cs="Arial"/>
                <w:sz w:val="20"/>
              </w:rPr>
            </w:pPr>
            <w:r w:rsidRPr="00E2713B">
              <w:rPr>
                <w:rFonts w:ascii="Arial" w:eastAsia="Arial" w:hAnsi="Arial" w:cs="Arial"/>
                <w:sz w:val="20"/>
              </w:rPr>
              <w:t xml:space="preserve">O sistema deve permitir </w:t>
            </w:r>
            <w:proofErr w:type="gramStart"/>
            <w:r w:rsidRPr="00E2713B">
              <w:rPr>
                <w:rFonts w:ascii="Arial" w:eastAsia="Arial" w:hAnsi="Arial" w:cs="Arial"/>
                <w:sz w:val="20"/>
              </w:rPr>
              <w:t>a  realização</w:t>
            </w:r>
            <w:proofErr w:type="gramEnd"/>
            <w:r w:rsidRPr="00E2713B">
              <w:rPr>
                <w:rFonts w:ascii="Arial" w:eastAsia="Arial" w:hAnsi="Arial" w:cs="Arial"/>
                <w:sz w:val="20"/>
              </w:rPr>
              <w:t xml:space="preserve"> de simulado</w:t>
            </w:r>
          </w:p>
        </w:tc>
        <w:tc>
          <w:tcPr>
            <w:tcW w:w="0" w:type="auto"/>
            <w:vAlign w:val="center"/>
          </w:tcPr>
          <w:p w14:paraId="067540F3"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RD11</w:t>
            </w:r>
          </w:p>
        </w:tc>
        <w:tc>
          <w:tcPr>
            <w:tcW w:w="0" w:type="auto"/>
          </w:tcPr>
          <w:p w14:paraId="5B494F3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RE06</w:t>
            </w:r>
          </w:p>
        </w:tc>
      </w:tr>
      <w:tr w:rsidR="00FC5BDA" w:rsidRPr="00E2713B" w14:paraId="6DB56220" w14:textId="77777777" w:rsidTr="00FC5BDA">
        <w:trPr>
          <w:trHeight w:val="345"/>
        </w:trPr>
        <w:tc>
          <w:tcPr>
            <w:tcW w:w="0" w:type="auto"/>
            <w:vAlign w:val="center"/>
          </w:tcPr>
          <w:p w14:paraId="5349679F"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RF16</w:t>
            </w:r>
          </w:p>
        </w:tc>
        <w:tc>
          <w:tcPr>
            <w:tcW w:w="0" w:type="auto"/>
            <w:vAlign w:val="center"/>
          </w:tcPr>
          <w:p w14:paraId="42191108" w14:textId="55B30714"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incluir simulado</w:t>
            </w:r>
          </w:p>
        </w:tc>
        <w:tc>
          <w:tcPr>
            <w:tcW w:w="0" w:type="auto"/>
            <w:vAlign w:val="center"/>
          </w:tcPr>
          <w:p w14:paraId="56AF4AA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RD11</w:t>
            </w:r>
          </w:p>
        </w:tc>
        <w:tc>
          <w:tcPr>
            <w:tcW w:w="0" w:type="auto"/>
          </w:tcPr>
          <w:p w14:paraId="1DD0C8D5" w14:textId="77777777" w:rsidR="00FC5BDA" w:rsidRPr="00E2713B" w:rsidRDefault="00FC5BDA">
            <w:pPr>
              <w:spacing w:line="360" w:lineRule="auto"/>
              <w:rPr>
                <w:rFonts w:ascii="Arial" w:eastAsia="Arial" w:hAnsi="Arial" w:cs="Arial"/>
                <w:sz w:val="20"/>
              </w:rPr>
            </w:pPr>
          </w:p>
        </w:tc>
      </w:tr>
      <w:tr w:rsidR="00FC5BDA" w:rsidRPr="00E2713B" w14:paraId="4A11242D" w14:textId="77777777" w:rsidTr="00FC5BDA">
        <w:trPr>
          <w:trHeight w:val="345"/>
        </w:trPr>
        <w:tc>
          <w:tcPr>
            <w:tcW w:w="0" w:type="auto"/>
            <w:vAlign w:val="center"/>
          </w:tcPr>
          <w:p w14:paraId="6282622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RF17</w:t>
            </w:r>
          </w:p>
        </w:tc>
        <w:tc>
          <w:tcPr>
            <w:tcW w:w="0" w:type="auto"/>
            <w:vAlign w:val="center"/>
          </w:tcPr>
          <w:p w14:paraId="3EFC6E2D" w14:textId="50236ED2"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alterar simulado</w:t>
            </w:r>
          </w:p>
        </w:tc>
        <w:tc>
          <w:tcPr>
            <w:tcW w:w="0" w:type="auto"/>
            <w:vAlign w:val="center"/>
          </w:tcPr>
          <w:p w14:paraId="751B7F6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RD11</w:t>
            </w:r>
          </w:p>
        </w:tc>
        <w:tc>
          <w:tcPr>
            <w:tcW w:w="0" w:type="auto"/>
          </w:tcPr>
          <w:p w14:paraId="3AF45296" w14:textId="77777777" w:rsidR="00FC5BDA" w:rsidRPr="00E2713B" w:rsidRDefault="00FC5BDA">
            <w:pPr>
              <w:spacing w:line="360" w:lineRule="auto"/>
              <w:rPr>
                <w:rFonts w:ascii="Arial" w:eastAsia="Arial" w:hAnsi="Arial" w:cs="Arial"/>
                <w:sz w:val="20"/>
              </w:rPr>
            </w:pPr>
          </w:p>
        </w:tc>
      </w:tr>
      <w:tr w:rsidR="00FC5BDA" w:rsidRPr="00E2713B" w14:paraId="4369D866" w14:textId="77777777" w:rsidTr="00FC5BDA">
        <w:trPr>
          <w:trHeight w:val="345"/>
        </w:trPr>
        <w:tc>
          <w:tcPr>
            <w:tcW w:w="0" w:type="auto"/>
            <w:vAlign w:val="center"/>
          </w:tcPr>
          <w:p w14:paraId="0EA5AA7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 xml:space="preserve">RF18 </w:t>
            </w:r>
          </w:p>
        </w:tc>
        <w:tc>
          <w:tcPr>
            <w:tcW w:w="0" w:type="auto"/>
            <w:vAlign w:val="center"/>
          </w:tcPr>
          <w:p w14:paraId="04896216" w14:textId="7A5F3EFC"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excluir simulado</w:t>
            </w:r>
          </w:p>
        </w:tc>
        <w:tc>
          <w:tcPr>
            <w:tcW w:w="0" w:type="auto"/>
            <w:vAlign w:val="center"/>
          </w:tcPr>
          <w:p w14:paraId="2584AB14"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RD11</w:t>
            </w:r>
          </w:p>
        </w:tc>
        <w:tc>
          <w:tcPr>
            <w:tcW w:w="0" w:type="auto"/>
          </w:tcPr>
          <w:p w14:paraId="6DA3E3DF" w14:textId="77777777" w:rsidR="00FC5BDA" w:rsidRPr="00E2713B" w:rsidRDefault="00FC5BDA" w:rsidP="00E31806">
            <w:pPr>
              <w:keepNext/>
              <w:spacing w:line="360" w:lineRule="auto"/>
              <w:rPr>
                <w:rFonts w:ascii="Arial" w:eastAsia="Arial" w:hAnsi="Arial" w:cs="Arial"/>
                <w:sz w:val="20"/>
              </w:rPr>
            </w:pPr>
          </w:p>
        </w:tc>
      </w:tr>
    </w:tbl>
    <w:p w14:paraId="4E9F9A98" w14:textId="572223A0" w:rsidR="00632C4F" w:rsidRPr="00E2713B" w:rsidRDefault="00E31806" w:rsidP="00E31806">
      <w:pPr>
        <w:pStyle w:val="Legenda"/>
        <w:rPr>
          <w:rFonts w:ascii="Arial" w:hAnsi="Arial" w:cs="Arial"/>
          <w:color w:val="auto"/>
          <w:sz w:val="20"/>
        </w:rPr>
      </w:pPr>
      <w:bookmarkStart w:id="272" w:name="_Toc515021211"/>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26</w:t>
      </w:r>
      <w:r w:rsidR="00417029">
        <w:rPr>
          <w:rFonts w:ascii="Arial" w:hAnsi="Arial" w:cs="Arial"/>
          <w:color w:val="auto"/>
          <w:sz w:val="20"/>
        </w:rPr>
        <w:fldChar w:fldCharType="end"/>
      </w:r>
      <w:r w:rsidRPr="00E2713B">
        <w:rPr>
          <w:rFonts w:ascii="Arial" w:hAnsi="Arial" w:cs="Arial"/>
          <w:color w:val="auto"/>
          <w:sz w:val="20"/>
        </w:rPr>
        <w:t>-Requisitos de realizar simulado</w:t>
      </w:r>
      <w:bookmarkEnd w:id="272"/>
    </w:p>
    <w:p w14:paraId="5BFA9561"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Agendar prova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4000"/>
        <w:gridCol w:w="1827"/>
        <w:gridCol w:w="1817"/>
      </w:tblGrid>
      <w:tr w:rsidR="00FC5BDA" w:rsidRPr="00E2713B" w14:paraId="0FE937FF" w14:textId="77777777" w:rsidTr="00FC5BDA">
        <w:trPr>
          <w:trHeight w:val="631"/>
          <w:tblHeader/>
        </w:trPr>
        <w:tc>
          <w:tcPr>
            <w:tcW w:w="0" w:type="auto"/>
            <w:shd w:val="clear" w:color="auto" w:fill="CCCCCC"/>
            <w:vAlign w:val="center"/>
          </w:tcPr>
          <w:p w14:paraId="3741941D"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69DBE94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3490892E"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27EB7B6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3AD86C65" w14:textId="77777777" w:rsidTr="00FC5BDA">
        <w:trPr>
          <w:trHeight w:val="251"/>
        </w:trPr>
        <w:tc>
          <w:tcPr>
            <w:tcW w:w="0" w:type="auto"/>
            <w:vAlign w:val="center"/>
          </w:tcPr>
          <w:p w14:paraId="0115D98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RF19</w:t>
            </w:r>
          </w:p>
        </w:tc>
        <w:tc>
          <w:tcPr>
            <w:tcW w:w="0" w:type="auto"/>
            <w:vAlign w:val="center"/>
          </w:tcPr>
          <w:p w14:paraId="3E45CF41" w14:textId="33003B70"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marcação de prova</w:t>
            </w:r>
          </w:p>
        </w:tc>
        <w:tc>
          <w:tcPr>
            <w:tcW w:w="0" w:type="auto"/>
            <w:vAlign w:val="center"/>
          </w:tcPr>
          <w:p w14:paraId="172CBC98"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w:t>
            </w:r>
            <w:r w:rsidR="00B209EC" w:rsidRPr="00E2713B">
              <w:rPr>
                <w:rFonts w:ascii="Arial" w:eastAsia="Arial" w:hAnsi="Arial" w:cs="Arial"/>
                <w:sz w:val="20"/>
              </w:rPr>
              <w:t>2</w:t>
            </w:r>
          </w:p>
        </w:tc>
        <w:tc>
          <w:tcPr>
            <w:tcW w:w="0" w:type="auto"/>
          </w:tcPr>
          <w:p w14:paraId="2A4BD934" w14:textId="77777777" w:rsidR="00FC5BDA" w:rsidRPr="00E2713B" w:rsidRDefault="00FC5BDA">
            <w:pPr>
              <w:spacing w:line="360" w:lineRule="auto"/>
              <w:rPr>
                <w:rFonts w:ascii="Arial" w:eastAsia="Arial" w:hAnsi="Arial" w:cs="Arial"/>
                <w:sz w:val="20"/>
              </w:rPr>
            </w:pPr>
          </w:p>
        </w:tc>
      </w:tr>
      <w:tr w:rsidR="00FC5BDA" w:rsidRPr="00E2713B" w14:paraId="322975C8" w14:textId="77777777" w:rsidTr="00FC5BDA">
        <w:trPr>
          <w:trHeight w:val="251"/>
        </w:trPr>
        <w:tc>
          <w:tcPr>
            <w:tcW w:w="0" w:type="auto"/>
            <w:vAlign w:val="center"/>
          </w:tcPr>
          <w:p w14:paraId="1BC323A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RF20</w:t>
            </w:r>
          </w:p>
        </w:tc>
        <w:tc>
          <w:tcPr>
            <w:tcW w:w="0" w:type="auto"/>
            <w:vAlign w:val="center"/>
          </w:tcPr>
          <w:p w14:paraId="283A8F29" w14:textId="2AF51520"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confirmar marcação de prova</w:t>
            </w:r>
          </w:p>
        </w:tc>
        <w:tc>
          <w:tcPr>
            <w:tcW w:w="0" w:type="auto"/>
            <w:vAlign w:val="center"/>
          </w:tcPr>
          <w:p w14:paraId="6992F028"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RD13</w:t>
            </w:r>
          </w:p>
        </w:tc>
        <w:tc>
          <w:tcPr>
            <w:tcW w:w="0" w:type="auto"/>
          </w:tcPr>
          <w:p w14:paraId="45142DAF"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RE07</w:t>
            </w:r>
          </w:p>
        </w:tc>
      </w:tr>
      <w:tr w:rsidR="00FC5BDA" w:rsidRPr="00E2713B" w14:paraId="09DAAA3A" w14:textId="77777777" w:rsidTr="00FC5BDA">
        <w:trPr>
          <w:trHeight w:val="251"/>
        </w:trPr>
        <w:tc>
          <w:tcPr>
            <w:tcW w:w="0" w:type="auto"/>
            <w:vAlign w:val="center"/>
          </w:tcPr>
          <w:p w14:paraId="7B984003"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RF21</w:t>
            </w:r>
          </w:p>
        </w:tc>
        <w:tc>
          <w:tcPr>
            <w:tcW w:w="0" w:type="auto"/>
            <w:vAlign w:val="center"/>
          </w:tcPr>
          <w:p w14:paraId="1ADCA270" w14:textId="17383383"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cancelar marcação da prova</w:t>
            </w:r>
          </w:p>
        </w:tc>
        <w:tc>
          <w:tcPr>
            <w:tcW w:w="0" w:type="auto"/>
            <w:vAlign w:val="center"/>
          </w:tcPr>
          <w:p w14:paraId="1D50532B"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RD13</w:t>
            </w:r>
          </w:p>
        </w:tc>
        <w:tc>
          <w:tcPr>
            <w:tcW w:w="0" w:type="auto"/>
          </w:tcPr>
          <w:p w14:paraId="2D93601B" w14:textId="77777777" w:rsidR="00FC5BDA" w:rsidRPr="00E2713B" w:rsidRDefault="00FC5BDA">
            <w:pPr>
              <w:spacing w:line="360" w:lineRule="auto"/>
              <w:rPr>
                <w:rFonts w:ascii="Arial" w:eastAsia="Arial" w:hAnsi="Arial" w:cs="Arial"/>
                <w:sz w:val="20"/>
              </w:rPr>
            </w:pPr>
          </w:p>
        </w:tc>
      </w:tr>
      <w:tr w:rsidR="00FC5BDA" w:rsidRPr="00E2713B" w14:paraId="20AB2FEE" w14:textId="77777777" w:rsidTr="00FC5BDA">
        <w:trPr>
          <w:trHeight w:val="251"/>
        </w:trPr>
        <w:tc>
          <w:tcPr>
            <w:tcW w:w="0" w:type="auto"/>
            <w:vAlign w:val="center"/>
          </w:tcPr>
          <w:p w14:paraId="24C13250"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RF22</w:t>
            </w:r>
          </w:p>
        </w:tc>
        <w:tc>
          <w:tcPr>
            <w:tcW w:w="0" w:type="auto"/>
            <w:vAlign w:val="center"/>
          </w:tcPr>
          <w:p w14:paraId="22B3E63B" w14:textId="621CD59F"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notificar a marcação de prova</w:t>
            </w:r>
          </w:p>
        </w:tc>
        <w:tc>
          <w:tcPr>
            <w:tcW w:w="0" w:type="auto"/>
            <w:vAlign w:val="center"/>
          </w:tcPr>
          <w:p w14:paraId="6A941DA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RD14</w:t>
            </w:r>
          </w:p>
        </w:tc>
        <w:tc>
          <w:tcPr>
            <w:tcW w:w="0" w:type="auto"/>
          </w:tcPr>
          <w:p w14:paraId="4F418C2B"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RE08</w:t>
            </w:r>
          </w:p>
        </w:tc>
      </w:tr>
      <w:tr w:rsidR="00FC5BDA" w:rsidRPr="00E2713B" w14:paraId="0A21ADAE" w14:textId="77777777" w:rsidTr="00FC5BDA">
        <w:trPr>
          <w:trHeight w:val="251"/>
        </w:trPr>
        <w:tc>
          <w:tcPr>
            <w:tcW w:w="0" w:type="auto"/>
            <w:vAlign w:val="center"/>
          </w:tcPr>
          <w:p w14:paraId="625A7CE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RF23</w:t>
            </w:r>
          </w:p>
        </w:tc>
        <w:tc>
          <w:tcPr>
            <w:tcW w:w="0" w:type="auto"/>
            <w:vAlign w:val="center"/>
          </w:tcPr>
          <w:p w14:paraId="4477642B" w14:textId="073C14F9"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notificar o cliente o resultado da prova</w:t>
            </w:r>
          </w:p>
        </w:tc>
        <w:tc>
          <w:tcPr>
            <w:tcW w:w="0" w:type="auto"/>
            <w:vAlign w:val="center"/>
          </w:tcPr>
          <w:p w14:paraId="334A97D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RD06</w:t>
            </w:r>
          </w:p>
        </w:tc>
        <w:tc>
          <w:tcPr>
            <w:tcW w:w="0" w:type="auto"/>
          </w:tcPr>
          <w:p w14:paraId="4FAF10BB" w14:textId="77777777" w:rsidR="00FC5BDA" w:rsidRPr="00E2713B" w:rsidRDefault="00FC5BDA" w:rsidP="00E31806">
            <w:pPr>
              <w:keepNext/>
              <w:spacing w:line="360" w:lineRule="auto"/>
              <w:rPr>
                <w:rFonts w:ascii="Arial" w:eastAsia="Arial" w:hAnsi="Arial" w:cs="Arial"/>
                <w:sz w:val="20"/>
              </w:rPr>
            </w:pPr>
            <w:r w:rsidRPr="00E2713B">
              <w:rPr>
                <w:rFonts w:ascii="Arial" w:eastAsia="Arial" w:hAnsi="Arial" w:cs="Arial"/>
                <w:sz w:val="20"/>
              </w:rPr>
              <w:t>RE08</w:t>
            </w:r>
          </w:p>
        </w:tc>
      </w:tr>
    </w:tbl>
    <w:p w14:paraId="49109439" w14:textId="365033C2" w:rsidR="00632C4F" w:rsidRDefault="00E31806" w:rsidP="00E31806">
      <w:pPr>
        <w:pStyle w:val="Legenda"/>
        <w:rPr>
          <w:rFonts w:ascii="Arial" w:hAnsi="Arial" w:cs="Arial"/>
          <w:color w:val="auto"/>
          <w:sz w:val="20"/>
        </w:rPr>
      </w:pPr>
      <w:bookmarkStart w:id="273" w:name="_Toc515021212"/>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27</w:t>
      </w:r>
      <w:r w:rsidR="00417029">
        <w:rPr>
          <w:rFonts w:ascii="Arial" w:hAnsi="Arial" w:cs="Arial"/>
          <w:color w:val="auto"/>
          <w:sz w:val="20"/>
        </w:rPr>
        <w:fldChar w:fldCharType="end"/>
      </w:r>
      <w:r w:rsidRPr="00E2713B">
        <w:rPr>
          <w:rFonts w:ascii="Arial" w:hAnsi="Arial" w:cs="Arial"/>
          <w:color w:val="auto"/>
          <w:sz w:val="20"/>
        </w:rPr>
        <w:t>-Requisitos de agendar prova</w:t>
      </w:r>
      <w:bookmarkEnd w:id="273"/>
    </w:p>
    <w:p w14:paraId="5F0ADE7E" w14:textId="3F0675D8" w:rsidR="007F6FFA" w:rsidRDefault="007F6FFA" w:rsidP="007F6FFA"/>
    <w:p w14:paraId="75E3B2C9" w14:textId="77777777" w:rsidR="007F6FFA" w:rsidRPr="007F6FFA" w:rsidRDefault="007F6FFA" w:rsidP="007F6FFA"/>
    <w:p w14:paraId="1C132866"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Agendar aulas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4070"/>
        <w:gridCol w:w="1791"/>
        <w:gridCol w:w="1783"/>
      </w:tblGrid>
      <w:tr w:rsidR="00FC5BDA" w:rsidRPr="00E2713B" w14:paraId="773AC8CC" w14:textId="77777777" w:rsidTr="009633D8">
        <w:trPr>
          <w:trHeight w:val="631"/>
          <w:tblHeader/>
        </w:trPr>
        <w:tc>
          <w:tcPr>
            <w:tcW w:w="0" w:type="auto"/>
            <w:shd w:val="clear" w:color="auto" w:fill="CCCCCC"/>
            <w:vAlign w:val="center"/>
          </w:tcPr>
          <w:p w14:paraId="260194CB"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25B5EB04"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4F05C5EE"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2B870E4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6C016E72" w14:textId="77777777" w:rsidTr="00FC5BDA">
        <w:trPr>
          <w:trHeight w:val="251"/>
        </w:trPr>
        <w:tc>
          <w:tcPr>
            <w:tcW w:w="0" w:type="auto"/>
            <w:vAlign w:val="center"/>
          </w:tcPr>
          <w:p w14:paraId="25363D9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RF24</w:t>
            </w:r>
          </w:p>
        </w:tc>
        <w:tc>
          <w:tcPr>
            <w:tcW w:w="0" w:type="auto"/>
            <w:vAlign w:val="center"/>
          </w:tcPr>
          <w:p w14:paraId="2CE65B1F" w14:textId="3B4EC89F"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agendamento de aulas</w:t>
            </w:r>
          </w:p>
        </w:tc>
        <w:tc>
          <w:tcPr>
            <w:tcW w:w="0" w:type="auto"/>
            <w:vAlign w:val="center"/>
          </w:tcPr>
          <w:p w14:paraId="1C4278C0"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RD15</w:t>
            </w:r>
          </w:p>
        </w:tc>
        <w:tc>
          <w:tcPr>
            <w:tcW w:w="0" w:type="auto"/>
          </w:tcPr>
          <w:p w14:paraId="3D1F11FA" w14:textId="77777777" w:rsidR="00FC5BDA" w:rsidRPr="00E2713B" w:rsidRDefault="00FC5BDA">
            <w:pPr>
              <w:spacing w:line="360" w:lineRule="auto"/>
              <w:rPr>
                <w:rFonts w:ascii="Arial" w:eastAsia="Arial" w:hAnsi="Arial" w:cs="Arial"/>
                <w:sz w:val="20"/>
              </w:rPr>
            </w:pPr>
          </w:p>
        </w:tc>
      </w:tr>
      <w:tr w:rsidR="00FC5BDA" w:rsidRPr="00E2713B" w14:paraId="5F18A8BB" w14:textId="77777777" w:rsidTr="00FC5BDA">
        <w:trPr>
          <w:trHeight w:val="251"/>
        </w:trPr>
        <w:tc>
          <w:tcPr>
            <w:tcW w:w="0" w:type="auto"/>
            <w:vAlign w:val="center"/>
          </w:tcPr>
          <w:p w14:paraId="0DF70853"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RF25</w:t>
            </w:r>
          </w:p>
        </w:tc>
        <w:tc>
          <w:tcPr>
            <w:tcW w:w="0" w:type="auto"/>
            <w:vAlign w:val="center"/>
          </w:tcPr>
          <w:p w14:paraId="590703D6" w14:textId="5873627D" w:rsidR="00FC5BDA" w:rsidRPr="00E2713B" w:rsidRDefault="00FC5BDA">
            <w:pPr>
              <w:spacing w:line="360" w:lineRule="auto"/>
              <w:rPr>
                <w:rFonts w:ascii="Arial" w:eastAsia="Arial" w:hAnsi="Arial" w:cs="Arial"/>
                <w:sz w:val="20"/>
              </w:rPr>
            </w:pPr>
            <w:r w:rsidRPr="00E2713B">
              <w:rPr>
                <w:rFonts w:ascii="Arial" w:eastAsia="Arial" w:hAnsi="Arial" w:cs="Arial"/>
                <w:sz w:val="20"/>
              </w:rPr>
              <w:t xml:space="preserve">O sistema deve </w:t>
            </w:r>
            <w:r w:rsidR="00CB2A35" w:rsidRPr="00E2713B">
              <w:rPr>
                <w:rFonts w:ascii="Arial" w:eastAsia="Arial" w:hAnsi="Arial" w:cs="Arial"/>
                <w:sz w:val="20"/>
              </w:rPr>
              <w:t xml:space="preserve">permitir </w:t>
            </w:r>
            <w:r w:rsidRPr="00E2713B">
              <w:rPr>
                <w:rFonts w:ascii="Arial" w:eastAsia="Arial" w:hAnsi="Arial" w:cs="Arial"/>
                <w:sz w:val="20"/>
              </w:rPr>
              <w:t>cancelar agendamento de aulas</w:t>
            </w:r>
          </w:p>
        </w:tc>
        <w:tc>
          <w:tcPr>
            <w:tcW w:w="0" w:type="auto"/>
            <w:vAlign w:val="center"/>
          </w:tcPr>
          <w:p w14:paraId="7D2AFE9B"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RD16</w:t>
            </w:r>
          </w:p>
        </w:tc>
        <w:tc>
          <w:tcPr>
            <w:tcW w:w="0" w:type="auto"/>
          </w:tcPr>
          <w:p w14:paraId="757686A7" w14:textId="77777777" w:rsidR="00FC5BDA" w:rsidRPr="00E2713B" w:rsidRDefault="00FC5BDA">
            <w:pPr>
              <w:spacing w:line="360" w:lineRule="auto"/>
              <w:rPr>
                <w:rFonts w:ascii="Arial" w:eastAsia="Arial" w:hAnsi="Arial" w:cs="Arial"/>
                <w:sz w:val="20"/>
              </w:rPr>
            </w:pPr>
          </w:p>
        </w:tc>
      </w:tr>
      <w:tr w:rsidR="00FC5BDA" w:rsidRPr="00E2713B" w14:paraId="508BABFB" w14:textId="77777777" w:rsidTr="00FC5BDA">
        <w:trPr>
          <w:trHeight w:val="251"/>
        </w:trPr>
        <w:tc>
          <w:tcPr>
            <w:tcW w:w="0" w:type="auto"/>
            <w:vAlign w:val="center"/>
          </w:tcPr>
          <w:p w14:paraId="500DF5B5"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RF26</w:t>
            </w:r>
          </w:p>
        </w:tc>
        <w:tc>
          <w:tcPr>
            <w:tcW w:w="0" w:type="auto"/>
            <w:vAlign w:val="center"/>
          </w:tcPr>
          <w:p w14:paraId="4298108C" w14:textId="5D96305F"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notificar o aluno a data das aulas</w:t>
            </w:r>
          </w:p>
        </w:tc>
        <w:tc>
          <w:tcPr>
            <w:tcW w:w="0" w:type="auto"/>
            <w:vAlign w:val="center"/>
          </w:tcPr>
          <w:p w14:paraId="5EBFA4FF"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RD17</w:t>
            </w:r>
          </w:p>
        </w:tc>
        <w:tc>
          <w:tcPr>
            <w:tcW w:w="0" w:type="auto"/>
          </w:tcPr>
          <w:p w14:paraId="7929B82E" w14:textId="77777777" w:rsidR="00FC5BDA" w:rsidRPr="00E2713B" w:rsidRDefault="00FC5BDA" w:rsidP="00E31806">
            <w:pPr>
              <w:keepNext/>
              <w:spacing w:line="360" w:lineRule="auto"/>
              <w:rPr>
                <w:rFonts w:ascii="Arial" w:eastAsia="Arial" w:hAnsi="Arial" w:cs="Arial"/>
                <w:sz w:val="20"/>
              </w:rPr>
            </w:pPr>
            <w:r w:rsidRPr="00E2713B">
              <w:rPr>
                <w:rFonts w:ascii="Arial" w:eastAsia="Arial" w:hAnsi="Arial" w:cs="Arial"/>
                <w:sz w:val="20"/>
              </w:rPr>
              <w:t>RE08</w:t>
            </w:r>
          </w:p>
        </w:tc>
      </w:tr>
    </w:tbl>
    <w:p w14:paraId="19518BFC" w14:textId="275D6C8D" w:rsidR="00632C4F" w:rsidRDefault="00E31806" w:rsidP="00E31806">
      <w:pPr>
        <w:pStyle w:val="Legenda"/>
        <w:rPr>
          <w:rFonts w:ascii="Arial" w:hAnsi="Arial" w:cs="Arial"/>
          <w:color w:val="auto"/>
          <w:sz w:val="20"/>
        </w:rPr>
      </w:pPr>
      <w:bookmarkStart w:id="274" w:name="_Toc515021213"/>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28</w:t>
      </w:r>
      <w:r w:rsidR="00417029">
        <w:rPr>
          <w:rFonts w:ascii="Arial" w:hAnsi="Arial" w:cs="Arial"/>
          <w:color w:val="auto"/>
          <w:sz w:val="20"/>
        </w:rPr>
        <w:fldChar w:fldCharType="end"/>
      </w:r>
      <w:r w:rsidRPr="00E2713B">
        <w:rPr>
          <w:rFonts w:ascii="Arial" w:hAnsi="Arial" w:cs="Arial"/>
          <w:color w:val="auto"/>
          <w:sz w:val="20"/>
        </w:rPr>
        <w:t>-Requisitos de agendar aulas</w:t>
      </w:r>
      <w:bookmarkEnd w:id="274"/>
    </w:p>
    <w:p w14:paraId="3746C22B" w14:textId="016D08A6" w:rsidR="00A25928" w:rsidRPr="00E2713B" w:rsidRDefault="00A25928" w:rsidP="00A25928">
      <w:pPr>
        <w:spacing w:line="360" w:lineRule="auto"/>
        <w:rPr>
          <w:rFonts w:ascii="Arial" w:eastAsia="Arial" w:hAnsi="Arial" w:cs="Arial"/>
          <w:b/>
        </w:rPr>
      </w:pPr>
      <w:r w:rsidRPr="00E2713B">
        <w:rPr>
          <w:rFonts w:ascii="Arial" w:eastAsia="Arial" w:hAnsi="Arial" w:cs="Arial"/>
          <w:b/>
        </w:rPr>
        <w:t xml:space="preserve">Funcionalidade: </w:t>
      </w:r>
      <w:r>
        <w:rPr>
          <w:rFonts w:ascii="Arial" w:eastAsia="Arial" w:hAnsi="Arial" w:cs="Arial"/>
          <w:b/>
        </w:rPr>
        <w:t>Gerar Gráfico de Desempenho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4635"/>
        <w:gridCol w:w="1502"/>
        <w:gridCol w:w="1507"/>
      </w:tblGrid>
      <w:tr w:rsidR="00A25928" w:rsidRPr="00E2713B" w14:paraId="4C694C2E" w14:textId="77777777" w:rsidTr="00481C26">
        <w:trPr>
          <w:trHeight w:val="631"/>
          <w:tblHeader/>
        </w:trPr>
        <w:tc>
          <w:tcPr>
            <w:tcW w:w="0" w:type="auto"/>
            <w:shd w:val="clear" w:color="auto" w:fill="CCCCCC"/>
            <w:vAlign w:val="center"/>
          </w:tcPr>
          <w:p w14:paraId="3093B7F0" w14:textId="77777777" w:rsidR="00A25928" w:rsidRPr="00E2713B" w:rsidRDefault="00A25928" w:rsidP="00481C26">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2E0438EC" w14:textId="77777777" w:rsidR="00A25928" w:rsidRPr="00E2713B" w:rsidRDefault="00A25928" w:rsidP="00481C26">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73087B31" w14:textId="77777777" w:rsidR="00A25928" w:rsidRPr="00E2713B" w:rsidRDefault="00A25928" w:rsidP="00481C26">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276AEF41" w14:textId="77777777" w:rsidR="00A25928" w:rsidRPr="00E2713B" w:rsidRDefault="00A25928" w:rsidP="00481C26">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A25928" w:rsidRPr="00E2713B" w14:paraId="00DD8617" w14:textId="77777777" w:rsidTr="00481C26">
        <w:trPr>
          <w:trHeight w:val="251"/>
        </w:trPr>
        <w:tc>
          <w:tcPr>
            <w:tcW w:w="0" w:type="auto"/>
            <w:vAlign w:val="center"/>
          </w:tcPr>
          <w:p w14:paraId="7E9C6A0E" w14:textId="08052D43"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RF2</w:t>
            </w:r>
            <w:r>
              <w:rPr>
                <w:rFonts w:ascii="Arial" w:eastAsia="Arial" w:hAnsi="Arial" w:cs="Arial"/>
                <w:sz w:val="20"/>
              </w:rPr>
              <w:t>7</w:t>
            </w:r>
          </w:p>
        </w:tc>
        <w:tc>
          <w:tcPr>
            <w:tcW w:w="0" w:type="auto"/>
            <w:vAlign w:val="center"/>
          </w:tcPr>
          <w:p w14:paraId="519DAA20" w14:textId="65CA99FB"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 xml:space="preserve">O sistema deve </w:t>
            </w:r>
            <w:r>
              <w:rPr>
                <w:rFonts w:ascii="Arial" w:eastAsia="Arial" w:hAnsi="Arial" w:cs="Arial"/>
                <w:sz w:val="20"/>
              </w:rPr>
              <w:t>armazenar as respostas dos clientes após cada simulado feito</w:t>
            </w:r>
          </w:p>
        </w:tc>
        <w:tc>
          <w:tcPr>
            <w:tcW w:w="0" w:type="auto"/>
            <w:vAlign w:val="center"/>
          </w:tcPr>
          <w:p w14:paraId="28945E06" w14:textId="560271C5"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RD1</w:t>
            </w:r>
            <w:r>
              <w:rPr>
                <w:rFonts w:ascii="Arial" w:eastAsia="Arial" w:hAnsi="Arial" w:cs="Arial"/>
                <w:sz w:val="20"/>
              </w:rPr>
              <w:t>1, RD08</w:t>
            </w:r>
          </w:p>
        </w:tc>
        <w:tc>
          <w:tcPr>
            <w:tcW w:w="0" w:type="auto"/>
          </w:tcPr>
          <w:p w14:paraId="5EE7E232" w14:textId="77777777" w:rsidR="00A25928" w:rsidRPr="00E2713B" w:rsidRDefault="00A25928" w:rsidP="00481C26">
            <w:pPr>
              <w:spacing w:line="360" w:lineRule="auto"/>
              <w:rPr>
                <w:rFonts w:ascii="Arial" w:eastAsia="Arial" w:hAnsi="Arial" w:cs="Arial"/>
                <w:sz w:val="20"/>
              </w:rPr>
            </w:pPr>
          </w:p>
        </w:tc>
      </w:tr>
      <w:tr w:rsidR="00A25928" w:rsidRPr="00E2713B" w14:paraId="3AE89021" w14:textId="77777777" w:rsidTr="00481C26">
        <w:trPr>
          <w:trHeight w:val="251"/>
        </w:trPr>
        <w:tc>
          <w:tcPr>
            <w:tcW w:w="0" w:type="auto"/>
            <w:vAlign w:val="center"/>
          </w:tcPr>
          <w:p w14:paraId="4D6DBF60" w14:textId="0069912A"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RF2</w:t>
            </w:r>
            <w:r>
              <w:rPr>
                <w:rFonts w:ascii="Arial" w:eastAsia="Arial" w:hAnsi="Arial" w:cs="Arial"/>
                <w:sz w:val="20"/>
              </w:rPr>
              <w:t>8</w:t>
            </w:r>
          </w:p>
        </w:tc>
        <w:tc>
          <w:tcPr>
            <w:tcW w:w="0" w:type="auto"/>
            <w:vAlign w:val="center"/>
          </w:tcPr>
          <w:p w14:paraId="0653A75D" w14:textId="28821A7C"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 xml:space="preserve">O sistema deve </w:t>
            </w:r>
            <w:r>
              <w:rPr>
                <w:rFonts w:ascii="Arial" w:eastAsia="Arial" w:hAnsi="Arial" w:cs="Arial"/>
                <w:sz w:val="20"/>
              </w:rPr>
              <w:t>gerar um gráfico de desempenho geral dos alunos no simulado.</w:t>
            </w:r>
          </w:p>
        </w:tc>
        <w:tc>
          <w:tcPr>
            <w:tcW w:w="0" w:type="auto"/>
            <w:vAlign w:val="center"/>
          </w:tcPr>
          <w:p w14:paraId="52483F6D" w14:textId="76C05B4E"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RD</w:t>
            </w:r>
            <w:r>
              <w:rPr>
                <w:rFonts w:ascii="Arial" w:eastAsia="Arial" w:hAnsi="Arial" w:cs="Arial"/>
                <w:sz w:val="20"/>
              </w:rPr>
              <w:t>11</w:t>
            </w:r>
          </w:p>
        </w:tc>
        <w:tc>
          <w:tcPr>
            <w:tcW w:w="0" w:type="auto"/>
          </w:tcPr>
          <w:p w14:paraId="38B60B9E" w14:textId="77777777" w:rsidR="00A25928" w:rsidRPr="00E2713B" w:rsidRDefault="00A25928" w:rsidP="00481C26">
            <w:pPr>
              <w:spacing w:line="360" w:lineRule="auto"/>
              <w:rPr>
                <w:rFonts w:ascii="Arial" w:eastAsia="Arial" w:hAnsi="Arial" w:cs="Arial"/>
                <w:sz w:val="20"/>
              </w:rPr>
            </w:pPr>
          </w:p>
        </w:tc>
      </w:tr>
      <w:tr w:rsidR="00A25928" w:rsidRPr="00E2713B" w14:paraId="38658721" w14:textId="77777777" w:rsidTr="00481C26">
        <w:trPr>
          <w:trHeight w:val="251"/>
        </w:trPr>
        <w:tc>
          <w:tcPr>
            <w:tcW w:w="0" w:type="auto"/>
            <w:vAlign w:val="center"/>
          </w:tcPr>
          <w:p w14:paraId="06EE12C4" w14:textId="337F8ACF"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RF2</w:t>
            </w:r>
            <w:r>
              <w:rPr>
                <w:rFonts w:ascii="Arial" w:eastAsia="Arial" w:hAnsi="Arial" w:cs="Arial"/>
                <w:sz w:val="20"/>
              </w:rPr>
              <w:t>9</w:t>
            </w:r>
          </w:p>
        </w:tc>
        <w:tc>
          <w:tcPr>
            <w:tcW w:w="0" w:type="auto"/>
            <w:vAlign w:val="center"/>
          </w:tcPr>
          <w:p w14:paraId="76529555" w14:textId="223EDAE5"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 xml:space="preserve">O sistema deve </w:t>
            </w:r>
            <w:r>
              <w:rPr>
                <w:rFonts w:ascii="Arial" w:eastAsia="Arial" w:hAnsi="Arial" w:cs="Arial"/>
                <w:sz w:val="20"/>
              </w:rPr>
              <w:t>gerar um arquivo indicando os conteúdos que devem ter um foco maior nas aulas teóricas.</w:t>
            </w:r>
          </w:p>
        </w:tc>
        <w:tc>
          <w:tcPr>
            <w:tcW w:w="0" w:type="auto"/>
            <w:vAlign w:val="center"/>
          </w:tcPr>
          <w:p w14:paraId="5937DD8E" w14:textId="4344994F"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RD1</w:t>
            </w:r>
            <w:r>
              <w:rPr>
                <w:rFonts w:ascii="Arial" w:eastAsia="Arial" w:hAnsi="Arial" w:cs="Arial"/>
                <w:sz w:val="20"/>
              </w:rPr>
              <w:t>8</w:t>
            </w:r>
          </w:p>
        </w:tc>
        <w:tc>
          <w:tcPr>
            <w:tcW w:w="0" w:type="auto"/>
          </w:tcPr>
          <w:p w14:paraId="4F3B7E35" w14:textId="26B92689" w:rsidR="00A25928" w:rsidRPr="00E2713B" w:rsidRDefault="00A25928" w:rsidP="00A25928">
            <w:pPr>
              <w:keepNext/>
              <w:spacing w:line="360" w:lineRule="auto"/>
              <w:rPr>
                <w:rFonts w:ascii="Arial" w:eastAsia="Arial" w:hAnsi="Arial" w:cs="Arial"/>
                <w:sz w:val="20"/>
              </w:rPr>
            </w:pPr>
          </w:p>
        </w:tc>
      </w:tr>
    </w:tbl>
    <w:p w14:paraId="06F31A5B" w14:textId="7F02388B" w:rsidR="00A25928" w:rsidRDefault="00A25928" w:rsidP="00A25928">
      <w:pPr>
        <w:pStyle w:val="Legenda"/>
        <w:rPr>
          <w:rFonts w:ascii="Arial" w:hAnsi="Arial" w:cs="Arial"/>
          <w:color w:val="auto"/>
          <w:sz w:val="20"/>
        </w:rPr>
      </w:pPr>
      <w:bookmarkStart w:id="275" w:name="_Toc515021214"/>
      <w:r w:rsidRPr="00A25928">
        <w:rPr>
          <w:rFonts w:ascii="Arial" w:hAnsi="Arial" w:cs="Arial"/>
          <w:color w:val="auto"/>
          <w:sz w:val="20"/>
        </w:rPr>
        <w:t xml:space="preserve">Tabela </w:t>
      </w:r>
      <w:r w:rsidRPr="00A25928">
        <w:rPr>
          <w:rFonts w:ascii="Arial" w:hAnsi="Arial" w:cs="Arial"/>
          <w:color w:val="auto"/>
          <w:sz w:val="20"/>
        </w:rPr>
        <w:fldChar w:fldCharType="begin"/>
      </w:r>
      <w:r w:rsidRPr="00A25928">
        <w:rPr>
          <w:rFonts w:ascii="Arial" w:hAnsi="Arial" w:cs="Arial"/>
          <w:color w:val="auto"/>
          <w:sz w:val="20"/>
        </w:rPr>
        <w:instrText xml:space="preserve"> SEQ Tabela \* ARABIC </w:instrText>
      </w:r>
      <w:r w:rsidRPr="00A25928">
        <w:rPr>
          <w:rFonts w:ascii="Arial" w:hAnsi="Arial" w:cs="Arial"/>
          <w:color w:val="auto"/>
          <w:sz w:val="20"/>
        </w:rPr>
        <w:fldChar w:fldCharType="separate"/>
      </w:r>
      <w:r w:rsidR="002D0F59">
        <w:rPr>
          <w:rFonts w:ascii="Arial" w:hAnsi="Arial" w:cs="Arial"/>
          <w:noProof/>
          <w:color w:val="auto"/>
          <w:sz w:val="20"/>
        </w:rPr>
        <w:t>29</w:t>
      </w:r>
      <w:r w:rsidRPr="00A25928">
        <w:rPr>
          <w:rFonts w:ascii="Arial" w:hAnsi="Arial" w:cs="Arial"/>
          <w:color w:val="auto"/>
          <w:sz w:val="20"/>
        </w:rPr>
        <w:fldChar w:fldCharType="end"/>
      </w:r>
      <w:r w:rsidRPr="00A25928">
        <w:rPr>
          <w:rFonts w:ascii="Arial" w:hAnsi="Arial" w:cs="Arial"/>
          <w:color w:val="auto"/>
          <w:sz w:val="20"/>
        </w:rPr>
        <w:t>-Gerar Gráfico de Desempenho</w:t>
      </w:r>
      <w:bookmarkEnd w:id="275"/>
    </w:p>
    <w:p w14:paraId="57C72C4D" w14:textId="07991C13" w:rsidR="00B35D24" w:rsidRPr="00E2713B" w:rsidRDefault="00B35D24" w:rsidP="00B35D24">
      <w:pPr>
        <w:spacing w:line="360" w:lineRule="auto"/>
        <w:rPr>
          <w:rFonts w:ascii="Arial" w:eastAsia="Arial" w:hAnsi="Arial" w:cs="Arial"/>
          <w:b/>
        </w:rPr>
      </w:pPr>
      <w:r w:rsidRPr="00E2713B">
        <w:rPr>
          <w:rFonts w:ascii="Arial" w:eastAsia="Arial" w:hAnsi="Arial" w:cs="Arial"/>
          <w:b/>
        </w:rPr>
        <w:t xml:space="preserve">Funcionalidade: </w:t>
      </w:r>
      <w:r>
        <w:rPr>
          <w:rFonts w:ascii="Arial" w:eastAsia="Arial" w:hAnsi="Arial" w:cs="Arial"/>
          <w:b/>
        </w:rPr>
        <w:t xml:space="preserve">Gerar Gráfico de </w:t>
      </w:r>
      <w:r w:rsidR="000A5DCC">
        <w:rPr>
          <w:rFonts w:ascii="Arial" w:eastAsia="Arial" w:hAnsi="Arial" w:cs="Arial"/>
          <w:b/>
        </w:rPr>
        <w:t>Lucro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4920"/>
        <w:gridCol w:w="1356"/>
        <w:gridCol w:w="1368"/>
      </w:tblGrid>
      <w:tr w:rsidR="00291D5F" w:rsidRPr="00E2713B" w14:paraId="4707A596" w14:textId="77777777" w:rsidTr="00481C26">
        <w:trPr>
          <w:trHeight w:val="631"/>
          <w:tblHeader/>
        </w:trPr>
        <w:tc>
          <w:tcPr>
            <w:tcW w:w="0" w:type="auto"/>
            <w:shd w:val="clear" w:color="auto" w:fill="CCCCCC"/>
            <w:vAlign w:val="center"/>
          </w:tcPr>
          <w:p w14:paraId="0EFB63DC" w14:textId="77777777" w:rsidR="00B35D24" w:rsidRPr="00E2713B" w:rsidRDefault="00B35D24" w:rsidP="00481C26">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5D32B940" w14:textId="77777777" w:rsidR="00B35D24" w:rsidRPr="00E2713B" w:rsidRDefault="00B35D24" w:rsidP="00481C26">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7DF9AD47" w14:textId="77777777" w:rsidR="00B35D24" w:rsidRPr="00E2713B" w:rsidRDefault="00B35D24" w:rsidP="00481C26">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6E79859C" w14:textId="77777777" w:rsidR="00B35D24" w:rsidRPr="00E2713B" w:rsidRDefault="00B35D24" w:rsidP="00481C26">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291D5F" w:rsidRPr="00E2713B" w14:paraId="317A1C18" w14:textId="77777777" w:rsidTr="00481C26">
        <w:trPr>
          <w:trHeight w:val="251"/>
        </w:trPr>
        <w:tc>
          <w:tcPr>
            <w:tcW w:w="0" w:type="auto"/>
            <w:vAlign w:val="center"/>
          </w:tcPr>
          <w:p w14:paraId="0B684556" w14:textId="72957119" w:rsidR="00B35D24" w:rsidRPr="00E2713B" w:rsidRDefault="00B35D24" w:rsidP="00481C26">
            <w:pPr>
              <w:spacing w:line="360" w:lineRule="auto"/>
              <w:rPr>
                <w:rFonts w:ascii="Arial" w:eastAsia="Arial" w:hAnsi="Arial" w:cs="Arial"/>
                <w:sz w:val="20"/>
              </w:rPr>
            </w:pPr>
            <w:r w:rsidRPr="00E2713B">
              <w:rPr>
                <w:rFonts w:ascii="Arial" w:eastAsia="Arial" w:hAnsi="Arial" w:cs="Arial"/>
                <w:sz w:val="20"/>
              </w:rPr>
              <w:t>RF</w:t>
            </w:r>
            <w:r w:rsidR="00BF1CEA">
              <w:rPr>
                <w:rFonts w:ascii="Arial" w:eastAsia="Arial" w:hAnsi="Arial" w:cs="Arial"/>
                <w:sz w:val="20"/>
              </w:rPr>
              <w:t>30</w:t>
            </w:r>
          </w:p>
        </w:tc>
        <w:tc>
          <w:tcPr>
            <w:tcW w:w="0" w:type="auto"/>
            <w:vAlign w:val="center"/>
          </w:tcPr>
          <w:p w14:paraId="3A389F8D" w14:textId="69605344" w:rsidR="00B35D24" w:rsidRPr="00E2713B" w:rsidRDefault="00291D5F" w:rsidP="00481C26">
            <w:pPr>
              <w:spacing w:line="360" w:lineRule="auto"/>
              <w:rPr>
                <w:rFonts w:ascii="Arial" w:eastAsia="Arial" w:hAnsi="Arial" w:cs="Arial"/>
                <w:sz w:val="20"/>
              </w:rPr>
            </w:pPr>
            <w:r>
              <w:rPr>
                <w:rFonts w:ascii="Arial" w:eastAsia="Arial" w:hAnsi="Arial" w:cs="Arial"/>
                <w:sz w:val="20"/>
              </w:rPr>
              <w:tab/>
            </w:r>
            <w:r w:rsidR="00B35D24" w:rsidRPr="00E2713B">
              <w:rPr>
                <w:rFonts w:ascii="Arial" w:eastAsia="Arial" w:hAnsi="Arial" w:cs="Arial"/>
                <w:sz w:val="20"/>
              </w:rPr>
              <w:t xml:space="preserve">O sistema deve </w:t>
            </w:r>
            <w:r w:rsidR="00B35D24">
              <w:rPr>
                <w:rFonts w:ascii="Arial" w:eastAsia="Arial" w:hAnsi="Arial" w:cs="Arial"/>
                <w:sz w:val="20"/>
              </w:rPr>
              <w:t>gerar um gráfico contendo o lucro médio de cada serviço durante um período determinado.</w:t>
            </w:r>
          </w:p>
        </w:tc>
        <w:tc>
          <w:tcPr>
            <w:tcW w:w="0" w:type="auto"/>
            <w:vAlign w:val="center"/>
          </w:tcPr>
          <w:p w14:paraId="294DBD9D" w14:textId="6A27B7A3" w:rsidR="00B35D24" w:rsidRPr="00E2713B" w:rsidRDefault="00B35D24" w:rsidP="00481C26">
            <w:pPr>
              <w:spacing w:line="360" w:lineRule="auto"/>
              <w:rPr>
                <w:rFonts w:ascii="Arial" w:eastAsia="Arial" w:hAnsi="Arial" w:cs="Arial"/>
                <w:sz w:val="20"/>
              </w:rPr>
            </w:pPr>
            <w:r w:rsidRPr="00E2713B">
              <w:rPr>
                <w:rFonts w:ascii="Arial" w:eastAsia="Arial" w:hAnsi="Arial" w:cs="Arial"/>
                <w:sz w:val="20"/>
              </w:rPr>
              <w:t>RD</w:t>
            </w:r>
            <w:r w:rsidR="000A5DCC">
              <w:rPr>
                <w:rFonts w:ascii="Arial" w:eastAsia="Arial" w:hAnsi="Arial" w:cs="Arial"/>
                <w:sz w:val="20"/>
              </w:rPr>
              <w:t>0</w:t>
            </w:r>
            <w:r>
              <w:rPr>
                <w:rFonts w:ascii="Arial" w:eastAsia="Arial" w:hAnsi="Arial" w:cs="Arial"/>
                <w:sz w:val="20"/>
              </w:rPr>
              <w:t>1, RD08</w:t>
            </w:r>
          </w:p>
        </w:tc>
        <w:tc>
          <w:tcPr>
            <w:tcW w:w="0" w:type="auto"/>
          </w:tcPr>
          <w:p w14:paraId="266FFE43" w14:textId="77777777" w:rsidR="00B35D24" w:rsidRPr="00E2713B" w:rsidRDefault="00B35D24" w:rsidP="00481C26">
            <w:pPr>
              <w:spacing w:line="360" w:lineRule="auto"/>
              <w:rPr>
                <w:rFonts w:ascii="Arial" w:eastAsia="Arial" w:hAnsi="Arial" w:cs="Arial"/>
                <w:sz w:val="20"/>
              </w:rPr>
            </w:pPr>
          </w:p>
        </w:tc>
      </w:tr>
      <w:tr w:rsidR="00291D5F" w:rsidRPr="00E2713B" w14:paraId="1099A72F" w14:textId="77777777" w:rsidTr="00481C26">
        <w:trPr>
          <w:trHeight w:val="251"/>
        </w:trPr>
        <w:tc>
          <w:tcPr>
            <w:tcW w:w="0" w:type="auto"/>
            <w:vAlign w:val="center"/>
          </w:tcPr>
          <w:p w14:paraId="349490B2" w14:textId="712EDBB2" w:rsidR="00B35D24" w:rsidRPr="00E2713B" w:rsidRDefault="00B35D24" w:rsidP="00481C26">
            <w:pPr>
              <w:spacing w:line="360" w:lineRule="auto"/>
              <w:rPr>
                <w:rFonts w:ascii="Arial" w:eastAsia="Arial" w:hAnsi="Arial" w:cs="Arial"/>
                <w:sz w:val="20"/>
              </w:rPr>
            </w:pPr>
            <w:r w:rsidRPr="00E2713B">
              <w:rPr>
                <w:rFonts w:ascii="Arial" w:eastAsia="Arial" w:hAnsi="Arial" w:cs="Arial"/>
                <w:sz w:val="20"/>
              </w:rPr>
              <w:t>RF</w:t>
            </w:r>
            <w:r w:rsidR="00BF1CEA">
              <w:rPr>
                <w:rFonts w:ascii="Arial" w:eastAsia="Arial" w:hAnsi="Arial" w:cs="Arial"/>
                <w:sz w:val="20"/>
              </w:rPr>
              <w:t>31</w:t>
            </w:r>
          </w:p>
        </w:tc>
        <w:tc>
          <w:tcPr>
            <w:tcW w:w="0" w:type="auto"/>
            <w:vAlign w:val="center"/>
          </w:tcPr>
          <w:p w14:paraId="427FDD8C" w14:textId="2F6754C3" w:rsidR="00B35D24" w:rsidRPr="00E2713B" w:rsidRDefault="00291D5F" w:rsidP="00481C26">
            <w:pPr>
              <w:spacing w:line="360" w:lineRule="auto"/>
              <w:rPr>
                <w:rFonts w:ascii="Arial" w:eastAsia="Arial" w:hAnsi="Arial" w:cs="Arial"/>
                <w:sz w:val="20"/>
              </w:rPr>
            </w:pPr>
            <w:r>
              <w:rPr>
                <w:rFonts w:ascii="Arial" w:eastAsia="Arial" w:hAnsi="Arial" w:cs="Arial"/>
                <w:sz w:val="20"/>
              </w:rPr>
              <w:tab/>
            </w:r>
            <w:r w:rsidR="00B35D24" w:rsidRPr="00E2713B">
              <w:rPr>
                <w:rFonts w:ascii="Arial" w:eastAsia="Arial" w:hAnsi="Arial" w:cs="Arial"/>
                <w:sz w:val="20"/>
              </w:rPr>
              <w:t xml:space="preserve">O sistema deve </w:t>
            </w:r>
            <w:r w:rsidR="000A5DCC">
              <w:rPr>
                <w:rFonts w:ascii="Arial" w:eastAsia="Arial" w:hAnsi="Arial" w:cs="Arial"/>
                <w:sz w:val="20"/>
              </w:rPr>
              <w:t>gerar indicações dos lugares onde a empresa deve investir mais, de acordo com a quantidade de clientes daquela região que utilizam serviços da empresa</w:t>
            </w:r>
            <w:r w:rsidR="00B35D24">
              <w:rPr>
                <w:rFonts w:ascii="Arial" w:eastAsia="Arial" w:hAnsi="Arial" w:cs="Arial"/>
                <w:sz w:val="20"/>
              </w:rPr>
              <w:t>.</w:t>
            </w:r>
          </w:p>
        </w:tc>
        <w:tc>
          <w:tcPr>
            <w:tcW w:w="0" w:type="auto"/>
            <w:vAlign w:val="center"/>
          </w:tcPr>
          <w:p w14:paraId="3E631861" w14:textId="116B2D0C" w:rsidR="00B35D24" w:rsidRPr="00E2713B" w:rsidRDefault="00B35D24" w:rsidP="00481C26">
            <w:pPr>
              <w:spacing w:line="360" w:lineRule="auto"/>
              <w:rPr>
                <w:rFonts w:ascii="Arial" w:eastAsia="Arial" w:hAnsi="Arial" w:cs="Arial"/>
                <w:sz w:val="20"/>
              </w:rPr>
            </w:pPr>
            <w:r w:rsidRPr="00E2713B">
              <w:rPr>
                <w:rFonts w:ascii="Arial" w:eastAsia="Arial" w:hAnsi="Arial" w:cs="Arial"/>
                <w:sz w:val="20"/>
              </w:rPr>
              <w:t>RD</w:t>
            </w:r>
            <w:r w:rsidR="000A5DCC">
              <w:rPr>
                <w:rFonts w:ascii="Arial" w:eastAsia="Arial" w:hAnsi="Arial" w:cs="Arial"/>
                <w:sz w:val="20"/>
              </w:rPr>
              <w:t>08, RD19</w:t>
            </w:r>
          </w:p>
        </w:tc>
        <w:tc>
          <w:tcPr>
            <w:tcW w:w="0" w:type="auto"/>
          </w:tcPr>
          <w:p w14:paraId="7AAB16E1" w14:textId="77777777" w:rsidR="00B35D24" w:rsidRPr="00E2713B" w:rsidRDefault="00B35D24" w:rsidP="000A5DCC">
            <w:pPr>
              <w:keepNext/>
              <w:spacing w:line="360" w:lineRule="auto"/>
              <w:rPr>
                <w:rFonts w:ascii="Arial" w:eastAsia="Arial" w:hAnsi="Arial" w:cs="Arial"/>
                <w:sz w:val="20"/>
              </w:rPr>
            </w:pPr>
          </w:p>
        </w:tc>
      </w:tr>
    </w:tbl>
    <w:p w14:paraId="73C14028" w14:textId="4576A180" w:rsidR="00B35D24" w:rsidRDefault="000A5DCC" w:rsidP="000A5DCC">
      <w:pPr>
        <w:pStyle w:val="Legenda"/>
        <w:rPr>
          <w:rFonts w:ascii="Arial" w:hAnsi="Arial" w:cs="Arial"/>
          <w:color w:val="auto"/>
          <w:sz w:val="20"/>
        </w:rPr>
      </w:pPr>
      <w:bookmarkStart w:id="276" w:name="_Toc515021215"/>
      <w:r w:rsidRPr="000A5DCC">
        <w:rPr>
          <w:rFonts w:ascii="Arial" w:hAnsi="Arial" w:cs="Arial"/>
          <w:color w:val="auto"/>
          <w:sz w:val="20"/>
        </w:rPr>
        <w:t xml:space="preserve">Tabela </w:t>
      </w:r>
      <w:r w:rsidRPr="000A5DCC">
        <w:rPr>
          <w:rFonts w:ascii="Arial" w:hAnsi="Arial" w:cs="Arial"/>
          <w:color w:val="auto"/>
          <w:sz w:val="20"/>
        </w:rPr>
        <w:fldChar w:fldCharType="begin"/>
      </w:r>
      <w:r w:rsidRPr="000A5DCC">
        <w:rPr>
          <w:rFonts w:ascii="Arial" w:hAnsi="Arial" w:cs="Arial"/>
          <w:color w:val="auto"/>
          <w:sz w:val="20"/>
        </w:rPr>
        <w:instrText xml:space="preserve"> SEQ Tabela \* ARABIC </w:instrText>
      </w:r>
      <w:r w:rsidRPr="000A5DCC">
        <w:rPr>
          <w:rFonts w:ascii="Arial" w:hAnsi="Arial" w:cs="Arial"/>
          <w:color w:val="auto"/>
          <w:sz w:val="20"/>
        </w:rPr>
        <w:fldChar w:fldCharType="separate"/>
      </w:r>
      <w:r w:rsidR="002D0F59">
        <w:rPr>
          <w:rFonts w:ascii="Arial" w:hAnsi="Arial" w:cs="Arial"/>
          <w:noProof/>
          <w:color w:val="auto"/>
          <w:sz w:val="20"/>
        </w:rPr>
        <w:t>30</w:t>
      </w:r>
      <w:r w:rsidRPr="000A5DCC">
        <w:rPr>
          <w:rFonts w:ascii="Arial" w:hAnsi="Arial" w:cs="Arial"/>
          <w:color w:val="auto"/>
          <w:sz w:val="20"/>
        </w:rPr>
        <w:fldChar w:fldCharType="end"/>
      </w:r>
      <w:r w:rsidRPr="000A5DCC">
        <w:rPr>
          <w:rFonts w:ascii="Arial" w:hAnsi="Arial" w:cs="Arial"/>
          <w:color w:val="auto"/>
          <w:sz w:val="20"/>
        </w:rPr>
        <w:t>-Gerar Gráfico de Lucro</w:t>
      </w:r>
      <w:bookmarkEnd w:id="276"/>
    </w:p>
    <w:p w14:paraId="731E7E38" w14:textId="73DD188F" w:rsidR="00B009BC" w:rsidRDefault="00B009BC" w:rsidP="00B009BC"/>
    <w:p w14:paraId="04042DA6" w14:textId="264B3088" w:rsidR="00B009BC" w:rsidRDefault="00B009BC" w:rsidP="00B009BC"/>
    <w:p w14:paraId="2D9196A4" w14:textId="15C1A413" w:rsidR="00B009BC" w:rsidRDefault="00B009BC" w:rsidP="00B009BC"/>
    <w:p w14:paraId="40C01BA8" w14:textId="1F64E8B9" w:rsidR="00B009BC" w:rsidRDefault="00B009BC" w:rsidP="00B009BC"/>
    <w:p w14:paraId="7D40C4B7" w14:textId="37A18669" w:rsidR="00B009BC" w:rsidRDefault="00B009BC" w:rsidP="00B009BC"/>
    <w:p w14:paraId="4AAE4389" w14:textId="77777777" w:rsidR="00B009BC" w:rsidRPr="00EA2613" w:rsidRDefault="00B009BC" w:rsidP="00EA2613"/>
    <w:p w14:paraId="22404A16" w14:textId="42F84E7D" w:rsidR="00632C4F" w:rsidRPr="00E2713B" w:rsidRDefault="00692A53" w:rsidP="00EA2613">
      <w:pPr>
        <w:pStyle w:val="N3"/>
        <w:spacing w:line="360" w:lineRule="auto"/>
        <w:outlineLvl w:val="2"/>
        <w:rPr>
          <w:rFonts w:ascii="Arial" w:hAnsi="Arial" w:cs="Arial"/>
          <w:b w:val="0"/>
        </w:rPr>
      </w:pPr>
      <w:bookmarkStart w:id="277" w:name="_Toc525570769"/>
      <w:r w:rsidRPr="00E2713B">
        <w:rPr>
          <w:rFonts w:ascii="Arial" w:hAnsi="Arial" w:cs="Arial"/>
        </w:rPr>
        <w:lastRenderedPageBreak/>
        <w:t>Requisitos de Dados</w:t>
      </w:r>
      <w:bookmarkEnd w:id="27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67"/>
        <w:gridCol w:w="3594"/>
        <w:tblGridChange w:id="278">
          <w:tblGrid>
            <w:gridCol w:w="5467"/>
            <w:gridCol w:w="3594"/>
          </w:tblGrid>
        </w:tblGridChange>
      </w:tblGrid>
      <w:tr w:rsidR="00632C4F" w:rsidRPr="00E2713B" w14:paraId="69B3EAE8" w14:textId="77777777" w:rsidTr="00EA2613">
        <w:trPr>
          <w:trHeight w:val="341"/>
          <w:tblHeader/>
        </w:trPr>
        <w:tc>
          <w:tcPr>
            <w:tcW w:w="3017" w:type="pct"/>
            <w:shd w:val="clear" w:color="auto" w:fill="CCCCCC"/>
            <w:vAlign w:val="center"/>
          </w:tcPr>
          <w:p w14:paraId="1766E7C4"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1983" w:type="pct"/>
            <w:shd w:val="clear" w:color="auto" w:fill="CCCCCC"/>
            <w:vAlign w:val="center"/>
          </w:tcPr>
          <w:p w14:paraId="61D5FF67"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0E4CC53E" w14:textId="77777777" w:rsidTr="00EA2613">
        <w:trPr>
          <w:trHeight w:val="341"/>
          <w:tblHeader/>
        </w:trPr>
        <w:tc>
          <w:tcPr>
            <w:tcW w:w="3017" w:type="pct"/>
            <w:shd w:val="clear" w:color="auto" w:fill="FFFFFF"/>
            <w:vAlign w:val="center"/>
          </w:tcPr>
          <w:p w14:paraId="3647B3FA"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01] </w:t>
            </w:r>
            <w:r w:rsidRPr="00E2713B">
              <w:rPr>
                <w:rFonts w:ascii="Arial" w:hAnsi="Arial" w:cs="Arial"/>
                <w:b/>
                <w:sz w:val="20"/>
                <w:szCs w:val="16"/>
              </w:rPr>
              <w:noBreakHyphen/>
              <w:t xml:space="preserve"> Código da Apostila</w:t>
            </w:r>
          </w:p>
        </w:tc>
        <w:tc>
          <w:tcPr>
            <w:tcW w:w="1983" w:type="pct"/>
            <w:shd w:val="clear" w:color="auto" w:fill="FFFFFF"/>
            <w:vAlign w:val="center"/>
          </w:tcPr>
          <w:p w14:paraId="77D054A9"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04 </w:t>
            </w:r>
            <w:proofErr w:type="gramStart"/>
            <w:r w:rsidRPr="00E2713B">
              <w:rPr>
                <w:rFonts w:ascii="Arial" w:hAnsi="Arial" w:cs="Arial"/>
                <w:b/>
                <w:sz w:val="20"/>
                <w:szCs w:val="16"/>
              </w:rPr>
              <w:noBreakHyphen/>
              <w:t xml:space="preserve"> Excluir</w:t>
            </w:r>
            <w:proofErr w:type="gramEnd"/>
            <w:r w:rsidRPr="00E2713B">
              <w:rPr>
                <w:rFonts w:ascii="Arial" w:hAnsi="Arial" w:cs="Arial"/>
                <w:b/>
                <w:sz w:val="20"/>
                <w:szCs w:val="16"/>
              </w:rPr>
              <w:t xml:space="preserve"> apostila, RF01 </w:t>
            </w:r>
            <w:r w:rsidRPr="00E2713B">
              <w:rPr>
                <w:rFonts w:ascii="Arial" w:hAnsi="Arial" w:cs="Arial"/>
                <w:b/>
                <w:sz w:val="20"/>
                <w:szCs w:val="16"/>
              </w:rPr>
              <w:noBreakHyphen/>
              <w:t xml:space="preserve"> Cadastrar apostila, RF03 </w:t>
            </w:r>
            <w:r w:rsidRPr="00E2713B">
              <w:rPr>
                <w:rFonts w:ascii="Arial" w:hAnsi="Arial" w:cs="Arial"/>
                <w:b/>
                <w:sz w:val="20"/>
                <w:szCs w:val="16"/>
              </w:rPr>
              <w:noBreakHyphen/>
              <w:t xml:space="preserve"> Alterar apostila]</w:t>
            </w:r>
          </w:p>
        </w:tc>
      </w:tr>
      <w:tr w:rsidR="00B009BC" w:rsidRPr="00E2713B" w14:paraId="2862C820" w14:textId="77777777" w:rsidTr="00B009BC">
        <w:trPr>
          <w:trHeight w:val="341"/>
          <w:tblHeader/>
        </w:trPr>
        <w:tc>
          <w:tcPr>
            <w:tcW w:w="5000" w:type="pct"/>
            <w:gridSpan w:val="2"/>
            <w:shd w:val="clear" w:color="auto" w:fill="FFFFFF"/>
            <w:vAlign w:val="center"/>
          </w:tcPr>
          <w:p w14:paraId="67F11FED" w14:textId="3728E77D" w:rsidR="00B009BC" w:rsidRPr="00EA2613" w:rsidRDefault="00B009BC">
            <w:pPr>
              <w:spacing w:line="360" w:lineRule="auto"/>
              <w:rPr>
                <w:rFonts w:ascii="Arial" w:hAnsi="Arial" w:cs="Arial"/>
                <w:sz w:val="20"/>
                <w:szCs w:val="16"/>
              </w:rPr>
            </w:pPr>
            <w:r>
              <w:rPr>
                <w:rFonts w:ascii="Arial" w:hAnsi="Arial" w:cs="Arial"/>
                <w:sz w:val="20"/>
                <w:szCs w:val="16"/>
              </w:rPr>
              <w:t>Código da Apostila</w:t>
            </w:r>
          </w:p>
        </w:tc>
      </w:tr>
    </w:tbl>
    <w:p w14:paraId="2D6FAEDC" w14:textId="36E0BD41" w:rsidR="00632C4F" w:rsidRPr="00E2713B" w:rsidRDefault="00E31806" w:rsidP="00327A9E">
      <w:pPr>
        <w:pStyle w:val="Legenda"/>
      </w:pPr>
      <w:bookmarkStart w:id="279" w:name="_Toc515021216"/>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31</w:t>
      </w:r>
      <w:r w:rsidR="00417029">
        <w:rPr>
          <w:rFonts w:ascii="Arial" w:hAnsi="Arial" w:cs="Arial"/>
          <w:color w:val="auto"/>
          <w:sz w:val="20"/>
        </w:rPr>
        <w:fldChar w:fldCharType="end"/>
      </w:r>
      <w:r w:rsidRPr="00E2713B">
        <w:rPr>
          <w:rFonts w:ascii="Arial" w:hAnsi="Arial" w:cs="Arial"/>
          <w:color w:val="auto"/>
          <w:sz w:val="20"/>
        </w:rPr>
        <w:t>-Requisito de dados 1</w:t>
      </w:r>
      <w:bookmarkEnd w:id="27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6"/>
        <w:gridCol w:w="3565"/>
        <w:tblGridChange w:id="280">
          <w:tblGrid>
            <w:gridCol w:w="5496"/>
            <w:gridCol w:w="3565"/>
          </w:tblGrid>
        </w:tblGridChange>
      </w:tblGrid>
      <w:tr w:rsidR="00632C4F" w:rsidRPr="00E2713B" w14:paraId="631A6547" w14:textId="77777777" w:rsidTr="00EA2613">
        <w:trPr>
          <w:trHeight w:val="341"/>
          <w:tblHeader/>
        </w:trPr>
        <w:tc>
          <w:tcPr>
            <w:tcW w:w="3033" w:type="pct"/>
            <w:shd w:val="clear" w:color="auto" w:fill="CCCCCC"/>
            <w:vAlign w:val="center"/>
          </w:tcPr>
          <w:p w14:paraId="30940AFC"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1967" w:type="pct"/>
            <w:shd w:val="clear" w:color="auto" w:fill="CCCCCC"/>
            <w:vAlign w:val="center"/>
          </w:tcPr>
          <w:p w14:paraId="3A762FF4"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7ED19581" w14:textId="77777777" w:rsidTr="00EA2613">
        <w:trPr>
          <w:trHeight w:val="341"/>
          <w:tblHeader/>
        </w:trPr>
        <w:tc>
          <w:tcPr>
            <w:tcW w:w="3033" w:type="pct"/>
            <w:shd w:val="clear" w:color="auto" w:fill="FFFFFF"/>
            <w:vAlign w:val="center"/>
          </w:tcPr>
          <w:p w14:paraId="06AC3322"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02] </w:t>
            </w:r>
            <w:r w:rsidRPr="00E2713B">
              <w:rPr>
                <w:rFonts w:ascii="Arial" w:hAnsi="Arial" w:cs="Arial"/>
                <w:b/>
                <w:sz w:val="20"/>
                <w:szCs w:val="16"/>
              </w:rPr>
              <w:noBreakHyphen/>
              <w:t xml:space="preserve"> Dados da Apostila</w:t>
            </w:r>
          </w:p>
        </w:tc>
        <w:tc>
          <w:tcPr>
            <w:tcW w:w="1967" w:type="pct"/>
            <w:shd w:val="clear" w:color="auto" w:fill="FFFFFF"/>
            <w:vAlign w:val="center"/>
          </w:tcPr>
          <w:p w14:paraId="173246C4"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01 </w:t>
            </w:r>
            <w:proofErr w:type="gramStart"/>
            <w:r w:rsidRPr="00E2713B">
              <w:rPr>
                <w:rFonts w:ascii="Arial" w:hAnsi="Arial" w:cs="Arial"/>
                <w:b/>
                <w:sz w:val="20"/>
                <w:szCs w:val="16"/>
              </w:rPr>
              <w:noBreakHyphen/>
              <w:t xml:space="preserve"> Cadastrar</w:t>
            </w:r>
            <w:proofErr w:type="gramEnd"/>
            <w:r w:rsidRPr="00E2713B">
              <w:rPr>
                <w:rFonts w:ascii="Arial" w:hAnsi="Arial" w:cs="Arial"/>
                <w:b/>
                <w:sz w:val="20"/>
                <w:szCs w:val="16"/>
              </w:rPr>
              <w:t xml:space="preserve"> apostila, RF 02 </w:t>
            </w:r>
            <w:r w:rsidRPr="00E2713B">
              <w:rPr>
                <w:rFonts w:ascii="Arial" w:hAnsi="Arial" w:cs="Arial"/>
                <w:b/>
                <w:sz w:val="20"/>
                <w:szCs w:val="16"/>
              </w:rPr>
              <w:noBreakHyphen/>
              <w:t xml:space="preserve"> Consultar apostila, RF 03 </w:t>
            </w:r>
            <w:r w:rsidRPr="00E2713B">
              <w:rPr>
                <w:rFonts w:ascii="Arial" w:hAnsi="Arial" w:cs="Arial"/>
                <w:b/>
                <w:sz w:val="20"/>
                <w:szCs w:val="16"/>
              </w:rPr>
              <w:noBreakHyphen/>
              <w:t xml:space="preserve"> Alterar apostila]</w:t>
            </w:r>
          </w:p>
        </w:tc>
      </w:tr>
      <w:tr w:rsidR="00B009BC" w:rsidRPr="00E2713B" w14:paraId="4B8D624D" w14:textId="77777777" w:rsidTr="00B009BC">
        <w:trPr>
          <w:trHeight w:val="341"/>
          <w:tblHeader/>
        </w:trPr>
        <w:tc>
          <w:tcPr>
            <w:tcW w:w="5000" w:type="pct"/>
            <w:gridSpan w:val="2"/>
            <w:shd w:val="clear" w:color="auto" w:fill="FFFFFF"/>
            <w:vAlign w:val="center"/>
          </w:tcPr>
          <w:p w14:paraId="51873873" w14:textId="5F214C6D" w:rsidR="00B009BC" w:rsidRPr="00EA2613" w:rsidRDefault="00B009BC">
            <w:pPr>
              <w:spacing w:line="360" w:lineRule="auto"/>
              <w:rPr>
                <w:rFonts w:ascii="Arial" w:hAnsi="Arial" w:cs="Arial"/>
                <w:sz w:val="20"/>
                <w:szCs w:val="16"/>
              </w:rPr>
            </w:pPr>
            <w:r>
              <w:rPr>
                <w:rFonts w:ascii="Arial" w:hAnsi="Arial" w:cs="Arial"/>
                <w:sz w:val="20"/>
                <w:szCs w:val="16"/>
              </w:rPr>
              <w:t>Título, Quantidade de Páginas e Preços</w:t>
            </w:r>
          </w:p>
        </w:tc>
      </w:tr>
    </w:tbl>
    <w:p w14:paraId="03B3012B" w14:textId="52C8A7A8" w:rsidR="00632C4F" w:rsidRPr="00E2713B" w:rsidRDefault="00E31806" w:rsidP="00327A9E">
      <w:pPr>
        <w:pStyle w:val="Legenda"/>
      </w:pPr>
      <w:bookmarkStart w:id="281" w:name="_Toc515021217"/>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32</w:t>
      </w:r>
      <w:r w:rsidR="00417029">
        <w:rPr>
          <w:rFonts w:ascii="Arial" w:hAnsi="Arial" w:cs="Arial"/>
          <w:color w:val="auto"/>
          <w:sz w:val="20"/>
        </w:rPr>
        <w:fldChar w:fldCharType="end"/>
      </w:r>
      <w:r w:rsidRPr="00E2713B">
        <w:rPr>
          <w:rFonts w:ascii="Arial" w:hAnsi="Arial" w:cs="Arial"/>
          <w:color w:val="auto"/>
          <w:sz w:val="20"/>
        </w:rPr>
        <w:t>-Requisito de dados 2</w:t>
      </w:r>
      <w:bookmarkEnd w:id="28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67"/>
        <w:gridCol w:w="3594"/>
        <w:tblGridChange w:id="282">
          <w:tblGrid>
            <w:gridCol w:w="5467"/>
            <w:gridCol w:w="3594"/>
          </w:tblGrid>
        </w:tblGridChange>
      </w:tblGrid>
      <w:tr w:rsidR="00632C4F" w:rsidRPr="00E2713B" w14:paraId="7BCE160C" w14:textId="77777777" w:rsidTr="00EA2613">
        <w:trPr>
          <w:trHeight w:val="341"/>
          <w:tblHeader/>
        </w:trPr>
        <w:tc>
          <w:tcPr>
            <w:tcW w:w="3017" w:type="pct"/>
            <w:shd w:val="clear" w:color="auto" w:fill="CCCCCC"/>
            <w:vAlign w:val="center"/>
          </w:tcPr>
          <w:p w14:paraId="054081BA"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Identificador</w:t>
            </w:r>
          </w:p>
        </w:tc>
        <w:tc>
          <w:tcPr>
            <w:tcW w:w="1983" w:type="pct"/>
            <w:shd w:val="clear" w:color="auto" w:fill="CCCCCC"/>
            <w:vAlign w:val="center"/>
          </w:tcPr>
          <w:p w14:paraId="16BD6B67"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75A0537C" w14:textId="77777777" w:rsidTr="00EA2613">
        <w:trPr>
          <w:trHeight w:val="341"/>
          <w:tblHeader/>
        </w:trPr>
        <w:tc>
          <w:tcPr>
            <w:tcW w:w="3017" w:type="pct"/>
            <w:shd w:val="clear" w:color="auto" w:fill="FFFFFF"/>
            <w:vAlign w:val="center"/>
          </w:tcPr>
          <w:p w14:paraId="2C30BD13"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03] </w:t>
            </w:r>
            <w:r w:rsidRPr="00E2713B">
              <w:rPr>
                <w:rFonts w:ascii="Arial" w:hAnsi="Arial" w:cs="Arial"/>
                <w:b/>
                <w:sz w:val="20"/>
                <w:szCs w:val="16"/>
              </w:rPr>
              <w:noBreakHyphen/>
              <w:t xml:space="preserve"> Código do serviço</w:t>
            </w:r>
          </w:p>
        </w:tc>
        <w:tc>
          <w:tcPr>
            <w:tcW w:w="1983" w:type="pct"/>
            <w:shd w:val="clear" w:color="auto" w:fill="FFFFFF"/>
            <w:vAlign w:val="center"/>
          </w:tcPr>
          <w:p w14:paraId="64D25F56" w14:textId="77777777" w:rsidR="00632C4F" w:rsidRPr="00E2713B" w:rsidRDefault="00692A53">
            <w:pPr>
              <w:spacing w:line="360" w:lineRule="auto"/>
              <w:rPr>
                <w:rFonts w:ascii="Arial" w:hAnsi="Arial" w:cs="Arial"/>
                <w:sz w:val="32"/>
              </w:rPr>
            </w:pPr>
            <w:r w:rsidRPr="00E2713B">
              <w:rPr>
                <w:rFonts w:ascii="Arial" w:hAnsi="Arial" w:cs="Arial"/>
                <w:b/>
                <w:sz w:val="20"/>
                <w:szCs w:val="16"/>
              </w:rPr>
              <w:t>[RF 08</w:t>
            </w:r>
            <w:proofErr w:type="gramStart"/>
            <w:r w:rsidRPr="00E2713B">
              <w:rPr>
                <w:rFonts w:ascii="Arial" w:hAnsi="Arial" w:cs="Arial"/>
                <w:b/>
                <w:sz w:val="20"/>
                <w:szCs w:val="16"/>
              </w:rPr>
              <w:noBreakHyphen/>
              <w:t xml:space="preserve"> Excluir</w:t>
            </w:r>
            <w:proofErr w:type="gramEnd"/>
            <w:r w:rsidRPr="00E2713B">
              <w:rPr>
                <w:rFonts w:ascii="Arial" w:hAnsi="Arial" w:cs="Arial"/>
                <w:b/>
                <w:sz w:val="20"/>
                <w:szCs w:val="16"/>
              </w:rPr>
              <w:t xml:space="preserve"> serviço, RF 05 </w:t>
            </w:r>
            <w:r w:rsidRPr="00E2713B">
              <w:rPr>
                <w:rFonts w:ascii="Arial" w:hAnsi="Arial" w:cs="Arial"/>
                <w:b/>
                <w:sz w:val="20"/>
                <w:szCs w:val="16"/>
              </w:rPr>
              <w:noBreakHyphen/>
              <w:t xml:space="preserve"> Cadastrar serviço, RD07 </w:t>
            </w:r>
            <w:r w:rsidRPr="00E2713B">
              <w:rPr>
                <w:rFonts w:ascii="Arial" w:hAnsi="Arial" w:cs="Arial"/>
                <w:b/>
                <w:sz w:val="20"/>
                <w:szCs w:val="16"/>
              </w:rPr>
              <w:noBreakHyphen/>
              <w:t xml:space="preserve"> Alterar serviço]</w:t>
            </w:r>
          </w:p>
        </w:tc>
      </w:tr>
      <w:tr w:rsidR="00B009BC" w:rsidRPr="00E2713B" w14:paraId="3F3CEB5D" w14:textId="77777777" w:rsidTr="00B009BC">
        <w:trPr>
          <w:trHeight w:val="341"/>
          <w:tblHeader/>
        </w:trPr>
        <w:tc>
          <w:tcPr>
            <w:tcW w:w="5000" w:type="pct"/>
            <w:gridSpan w:val="2"/>
            <w:shd w:val="clear" w:color="auto" w:fill="FFFFFF"/>
            <w:vAlign w:val="center"/>
          </w:tcPr>
          <w:p w14:paraId="103AEA58" w14:textId="6CF6D3D2" w:rsidR="00B009BC" w:rsidRPr="00EA2613" w:rsidRDefault="00B009BC">
            <w:pPr>
              <w:spacing w:line="360" w:lineRule="auto"/>
              <w:rPr>
                <w:rFonts w:ascii="Arial" w:hAnsi="Arial" w:cs="Arial"/>
                <w:sz w:val="20"/>
                <w:szCs w:val="16"/>
              </w:rPr>
            </w:pPr>
            <w:r>
              <w:rPr>
                <w:rFonts w:ascii="Arial" w:hAnsi="Arial" w:cs="Arial"/>
                <w:sz w:val="20"/>
                <w:szCs w:val="16"/>
              </w:rPr>
              <w:t>Código</w:t>
            </w:r>
          </w:p>
        </w:tc>
      </w:tr>
    </w:tbl>
    <w:p w14:paraId="70AD2653" w14:textId="18348A1C" w:rsidR="00086EDA" w:rsidRPr="00E2713B" w:rsidRDefault="00E31806" w:rsidP="00E31806">
      <w:pPr>
        <w:pStyle w:val="Legenda"/>
        <w:rPr>
          <w:rFonts w:ascii="Arial" w:hAnsi="Arial" w:cs="Arial"/>
          <w:color w:val="auto"/>
          <w:sz w:val="20"/>
        </w:rPr>
      </w:pPr>
      <w:bookmarkStart w:id="283" w:name="_Toc515021218"/>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33</w:t>
      </w:r>
      <w:r w:rsidR="00417029">
        <w:rPr>
          <w:rFonts w:ascii="Arial" w:hAnsi="Arial" w:cs="Arial"/>
          <w:color w:val="auto"/>
          <w:sz w:val="20"/>
        </w:rPr>
        <w:fldChar w:fldCharType="end"/>
      </w:r>
      <w:r w:rsidRPr="00E2713B">
        <w:rPr>
          <w:rFonts w:ascii="Arial" w:hAnsi="Arial" w:cs="Arial"/>
          <w:color w:val="auto"/>
          <w:sz w:val="20"/>
        </w:rPr>
        <w:t>-Requisito de dados 3</w:t>
      </w:r>
      <w:bookmarkEnd w:id="28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6"/>
        <w:gridCol w:w="3565"/>
        <w:tblGridChange w:id="284">
          <w:tblGrid>
            <w:gridCol w:w="5496"/>
            <w:gridCol w:w="3565"/>
          </w:tblGrid>
        </w:tblGridChange>
      </w:tblGrid>
      <w:tr w:rsidR="00632C4F" w:rsidRPr="00E2713B" w14:paraId="3310F48D" w14:textId="77777777" w:rsidTr="00EA2613">
        <w:trPr>
          <w:trHeight w:val="341"/>
          <w:tblHeader/>
        </w:trPr>
        <w:tc>
          <w:tcPr>
            <w:tcW w:w="3033" w:type="pct"/>
            <w:shd w:val="clear" w:color="auto" w:fill="CCCCCC"/>
            <w:vAlign w:val="center"/>
          </w:tcPr>
          <w:p w14:paraId="3DA44014"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Identificador</w:t>
            </w:r>
            <w:r w:rsidRPr="00E2713B">
              <w:rPr>
                <w:rFonts w:ascii="Arial" w:hAnsi="Arial" w:cs="Arial"/>
                <w:b/>
                <w:sz w:val="20"/>
                <w:szCs w:val="16"/>
              </w:rPr>
              <w:tab/>
            </w:r>
          </w:p>
        </w:tc>
        <w:tc>
          <w:tcPr>
            <w:tcW w:w="1967" w:type="pct"/>
            <w:shd w:val="clear" w:color="auto" w:fill="CCCCCC"/>
            <w:vAlign w:val="center"/>
          </w:tcPr>
          <w:p w14:paraId="613B17E7"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178034D7" w14:textId="77777777" w:rsidTr="00EA2613">
        <w:trPr>
          <w:trHeight w:val="341"/>
          <w:tblHeader/>
        </w:trPr>
        <w:tc>
          <w:tcPr>
            <w:tcW w:w="3033" w:type="pct"/>
            <w:shd w:val="clear" w:color="auto" w:fill="FFFFFF"/>
            <w:vAlign w:val="center"/>
          </w:tcPr>
          <w:p w14:paraId="2C8293D3"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04] </w:t>
            </w:r>
            <w:r w:rsidRPr="00E2713B">
              <w:rPr>
                <w:rFonts w:ascii="Arial" w:hAnsi="Arial" w:cs="Arial"/>
                <w:b/>
                <w:sz w:val="20"/>
                <w:szCs w:val="16"/>
              </w:rPr>
              <w:noBreakHyphen/>
              <w:t xml:space="preserve"> Dados do Serviço</w:t>
            </w:r>
          </w:p>
        </w:tc>
        <w:tc>
          <w:tcPr>
            <w:tcW w:w="1967" w:type="pct"/>
            <w:shd w:val="clear" w:color="auto" w:fill="FFFFFF"/>
            <w:vAlign w:val="center"/>
          </w:tcPr>
          <w:p w14:paraId="286DCDE3" w14:textId="488CA635" w:rsidR="00632C4F" w:rsidRPr="00E2713B" w:rsidRDefault="00692A53">
            <w:pPr>
              <w:spacing w:line="360" w:lineRule="auto"/>
              <w:rPr>
                <w:rFonts w:ascii="Arial" w:hAnsi="Arial" w:cs="Arial"/>
                <w:sz w:val="32"/>
              </w:rPr>
            </w:pPr>
            <w:r w:rsidRPr="00E2713B">
              <w:rPr>
                <w:rFonts w:ascii="Arial" w:hAnsi="Arial" w:cs="Arial"/>
                <w:b/>
                <w:sz w:val="20"/>
                <w:szCs w:val="16"/>
              </w:rPr>
              <w:t>[RF05</w:t>
            </w:r>
            <w:r w:rsidR="000A5DCC">
              <w:rPr>
                <w:rFonts w:ascii="Arial" w:hAnsi="Arial" w:cs="Arial"/>
                <w:b/>
                <w:sz w:val="20"/>
                <w:szCs w:val="16"/>
              </w:rPr>
              <w:t xml:space="preserve"> </w:t>
            </w:r>
            <w:proofErr w:type="gramStart"/>
            <w:r w:rsidRPr="00E2713B">
              <w:rPr>
                <w:rFonts w:ascii="Arial" w:hAnsi="Arial" w:cs="Arial"/>
                <w:b/>
                <w:sz w:val="20"/>
                <w:szCs w:val="16"/>
              </w:rPr>
              <w:noBreakHyphen/>
            </w:r>
            <w:r w:rsidR="000A5DCC">
              <w:rPr>
                <w:rFonts w:ascii="Arial" w:hAnsi="Arial" w:cs="Arial"/>
                <w:b/>
                <w:sz w:val="20"/>
                <w:szCs w:val="16"/>
              </w:rPr>
              <w:t xml:space="preserve"> </w:t>
            </w:r>
            <w:r w:rsidRPr="00E2713B">
              <w:rPr>
                <w:rFonts w:ascii="Arial" w:hAnsi="Arial" w:cs="Arial"/>
                <w:b/>
                <w:sz w:val="20"/>
                <w:szCs w:val="16"/>
              </w:rPr>
              <w:t>Cadastrar</w:t>
            </w:r>
            <w:proofErr w:type="gramEnd"/>
            <w:r w:rsidRPr="00E2713B">
              <w:rPr>
                <w:rFonts w:ascii="Arial" w:hAnsi="Arial" w:cs="Arial"/>
                <w:b/>
                <w:sz w:val="20"/>
                <w:szCs w:val="16"/>
              </w:rPr>
              <w:t xml:space="preserve"> serviço,</w:t>
            </w:r>
            <w:r w:rsidR="000A5DCC">
              <w:rPr>
                <w:rFonts w:ascii="Arial" w:hAnsi="Arial" w:cs="Arial"/>
                <w:b/>
                <w:sz w:val="20"/>
                <w:szCs w:val="16"/>
              </w:rPr>
              <w:t xml:space="preserve"> </w:t>
            </w:r>
            <w:r w:rsidRPr="00E2713B">
              <w:rPr>
                <w:rFonts w:ascii="Arial" w:hAnsi="Arial" w:cs="Arial"/>
                <w:b/>
                <w:sz w:val="20"/>
                <w:szCs w:val="16"/>
              </w:rPr>
              <w:t>RF06</w:t>
            </w:r>
            <w:r w:rsidR="000A5DCC">
              <w:rPr>
                <w:rFonts w:ascii="Arial" w:hAnsi="Arial" w:cs="Arial"/>
                <w:b/>
                <w:sz w:val="20"/>
                <w:szCs w:val="16"/>
              </w:rPr>
              <w:t xml:space="preserve"> </w:t>
            </w:r>
            <w:r w:rsidRPr="00E2713B">
              <w:rPr>
                <w:rFonts w:ascii="Arial" w:hAnsi="Arial" w:cs="Arial"/>
                <w:b/>
                <w:sz w:val="20"/>
                <w:szCs w:val="16"/>
              </w:rPr>
              <w:noBreakHyphen/>
            </w:r>
            <w:r w:rsidR="000A5DCC">
              <w:rPr>
                <w:rFonts w:ascii="Arial" w:hAnsi="Arial" w:cs="Arial"/>
                <w:b/>
                <w:sz w:val="20"/>
                <w:szCs w:val="16"/>
              </w:rPr>
              <w:t xml:space="preserve"> </w:t>
            </w:r>
            <w:r w:rsidRPr="00E2713B">
              <w:rPr>
                <w:rFonts w:ascii="Arial" w:hAnsi="Arial" w:cs="Arial"/>
                <w:b/>
                <w:sz w:val="20"/>
                <w:szCs w:val="16"/>
              </w:rPr>
              <w:t>Consultar serviço, RD07</w:t>
            </w:r>
            <w:r w:rsidR="000A5DCC">
              <w:rPr>
                <w:rFonts w:ascii="Arial" w:hAnsi="Arial" w:cs="Arial"/>
                <w:b/>
                <w:sz w:val="20"/>
                <w:szCs w:val="16"/>
              </w:rPr>
              <w:t>-</w:t>
            </w:r>
            <w:r w:rsidRPr="00E2713B">
              <w:rPr>
                <w:rFonts w:ascii="Arial" w:hAnsi="Arial" w:cs="Arial"/>
                <w:b/>
                <w:sz w:val="20"/>
                <w:szCs w:val="16"/>
              </w:rPr>
              <w:t>Alterar serviço</w:t>
            </w:r>
            <w:r w:rsidR="000A5DCC">
              <w:rPr>
                <w:rFonts w:ascii="Arial" w:hAnsi="Arial" w:cs="Arial"/>
                <w:b/>
                <w:sz w:val="20"/>
                <w:szCs w:val="16"/>
              </w:rPr>
              <w:t>, RF30-</w:t>
            </w:r>
            <w:r w:rsidR="000A5DCC" w:rsidRPr="00E2713B">
              <w:rPr>
                <w:rFonts w:ascii="Arial" w:eastAsia="Arial" w:hAnsi="Arial" w:cs="Arial"/>
                <w:sz w:val="20"/>
              </w:rPr>
              <w:t xml:space="preserve"> </w:t>
            </w:r>
            <w:r w:rsidR="000A5DCC" w:rsidRPr="000A5DCC">
              <w:rPr>
                <w:rFonts w:ascii="Arial" w:eastAsia="Arial" w:hAnsi="Arial" w:cs="Arial"/>
                <w:b/>
                <w:sz w:val="20"/>
              </w:rPr>
              <w:t>O sistema deve gerar um gráfico contendo o lucro médio de cada serviço durante um período determinado.</w:t>
            </w:r>
            <w:r w:rsidRPr="00E2713B">
              <w:rPr>
                <w:rFonts w:ascii="Arial" w:hAnsi="Arial" w:cs="Arial"/>
                <w:b/>
                <w:sz w:val="20"/>
                <w:szCs w:val="16"/>
              </w:rPr>
              <w:t>]</w:t>
            </w:r>
          </w:p>
        </w:tc>
      </w:tr>
      <w:tr w:rsidR="00B009BC" w:rsidRPr="00E2713B" w14:paraId="3C37E1AA" w14:textId="77777777" w:rsidTr="00B009BC">
        <w:trPr>
          <w:trHeight w:val="341"/>
          <w:tblHeader/>
        </w:trPr>
        <w:tc>
          <w:tcPr>
            <w:tcW w:w="5000" w:type="pct"/>
            <w:gridSpan w:val="2"/>
            <w:shd w:val="clear" w:color="auto" w:fill="FFFFFF"/>
            <w:vAlign w:val="center"/>
          </w:tcPr>
          <w:p w14:paraId="115D1D40" w14:textId="23392F4E" w:rsidR="00B009BC" w:rsidRPr="00EA2613" w:rsidRDefault="00B009BC">
            <w:pPr>
              <w:spacing w:line="360" w:lineRule="auto"/>
              <w:rPr>
                <w:rFonts w:ascii="Arial" w:hAnsi="Arial" w:cs="Arial"/>
                <w:sz w:val="20"/>
                <w:szCs w:val="16"/>
              </w:rPr>
            </w:pPr>
            <w:r>
              <w:rPr>
                <w:rFonts w:ascii="Arial" w:hAnsi="Arial" w:cs="Arial"/>
                <w:sz w:val="20"/>
                <w:szCs w:val="16"/>
              </w:rPr>
              <w:t>Serviço e Preço</w:t>
            </w:r>
          </w:p>
        </w:tc>
      </w:tr>
    </w:tbl>
    <w:p w14:paraId="60B1A5AD" w14:textId="581790ED" w:rsidR="00632C4F" w:rsidRPr="00E2713B" w:rsidRDefault="00E31806" w:rsidP="00327A9E">
      <w:pPr>
        <w:pStyle w:val="Legenda"/>
      </w:pPr>
      <w:bookmarkStart w:id="285" w:name="_Toc515021219"/>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34</w:t>
      </w:r>
      <w:r w:rsidR="00417029">
        <w:rPr>
          <w:rFonts w:ascii="Arial" w:hAnsi="Arial" w:cs="Arial"/>
          <w:color w:val="auto"/>
          <w:sz w:val="20"/>
        </w:rPr>
        <w:fldChar w:fldCharType="end"/>
      </w:r>
      <w:r w:rsidRPr="00E2713B">
        <w:rPr>
          <w:rFonts w:ascii="Arial" w:hAnsi="Arial" w:cs="Arial"/>
          <w:color w:val="auto"/>
          <w:sz w:val="20"/>
        </w:rPr>
        <w:t>-Requisito de dados 4</w:t>
      </w:r>
      <w:bookmarkEnd w:id="28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66"/>
        <w:gridCol w:w="3595"/>
        <w:tblGridChange w:id="286">
          <w:tblGrid>
            <w:gridCol w:w="5466"/>
            <w:gridCol w:w="3595"/>
          </w:tblGrid>
        </w:tblGridChange>
      </w:tblGrid>
      <w:tr w:rsidR="00632C4F" w:rsidRPr="00E2713B" w14:paraId="16A7CD51" w14:textId="77777777" w:rsidTr="00EA2613">
        <w:trPr>
          <w:trHeight w:val="341"/>
          <w:tblHeader/>
        </w:trPr>
        <w:tc>
          <w:tcPr>
            <w:tcW w:w="3016" w:type="pct"/>
            <w:shd w:val="clear" w:color="auto" w:fill="CCCCCC"/>
            <w:vAlign w:val="center"/>
          </w:tcPr>
          <w:p w14:paraId="1A2DBDAF"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1984" w:type="pct"/>
            <w:shd w:val="clear" w:color="auto" w:fill="CCCCCC"/>
            <w:vAlign w:val="center"/>
          </w:tcPr>
          <w:p w14:paraId="67D2A243"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56292B75" w14:textId="77777777" w:rsidTr="00EA2613">
        <w:trPr>
          <w:trHeight w:val="341"/>
          <w:tblHeader/>
        </w:trPr>
        <w:tc>
          <w:tcPr>
            <w:tcW w:w="3016" w:type="pct"/>
            <w:shd w:val="clear" w:color="auto" w:fill="FFFFFF"/>
            <w:vAlign w:val="center"/>
          </w:tcPr>
          <w:p w14:paraId="3E7C6242"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05] </w:t>
            </w:r>
            <w:r w:rsidRPr="00E2713B">
              <w:rPr>
                <w:rFonts w:ascii="Arial" w:hAnsi="Arial" w:cs="Arial"/>
                <w:b/>
                <w:sz w:val="20"/>
                <w:szCs w:val="16"/>
              </w:rPr>
              <w:noBreakHyphen/>
              <w:t xml:space="preserve"> Dados do resultado da prova</w:t>
            </w:r>
          </w:p>
        </w:tc>
        <w:tc>
          <w:tcPr>
            <w:tcW w:w="1984" w:type="pct"/>
            <w:shd w:val="clear" w:color="auto" w:fill="FFFFFF"/>
            <w:vAlign w:val="center"/>
          </w:tcPr>
          <w:p w14:paraId="44D262E8"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09 </w:t>
            </w:r>
            <w:proofErr w:type="gramStart"/>
            <w:r w:rsidRPr="00E2713B">
              <w:rPr>
                <w:rFonts w:ascii="Arial" w:hAnsi="Arial" w:cs="Arial"/>
                <w:b/>
                <w:sz w:val="20"/>
                <w:szCs w:val="16"/>
              </w:rPr>
              <w:noBreakHyphen/>
              <w:t xml:space="preserve"> Cadastrar</w:t>
            </w:r>
            <w:proofErr w:type="gramEnd"/>
            <w:r w:rsidRPr="00E2713B">
              <w:rPr>
                <w:rFonts w:ascii="Arial" w:hAnsi="Arial" w:cs="Arial"/>
                <w:b/>
                <w:sz w:val="20"/>
                <w:szCs w:val="16"/>
              </w:rPr>
              <w:t xml:space="preserve"> resultado da prova]</w:t>
            </w:r>
          </w:p>
        </w:tc>
      </w:tr>
      <w:tr w:rsidR="00AA2DEF" w:rsidRPr="00E2713B" w14:paraId="6E41F5E9" w14:textId="77777777" w:rsidTr="00AA2DEF">
        <w:trPr>
          <w:trHeight w:val="341"/>
          <w:tblHeader/>
        </w:trPr>
        <w:tc>
          <w:tcPr>
            <w:tcW w:w="5000" w:type="pct"/>
            <w:gridSpan w:val="2"/>
            <w:shd w:val="clear" w:color="auto" w:fill="FFFFFF"/>
            <w:vAlign w:val="center"/>
          </w:tcPr>
          <w:p w14:paraId="4F96FBAD" w14:textId="5B80BE66" w:rsidR="00AA2DEF" w:rsidRPr="00EA2613" w:rsidRDefault="00AA2DEF">
            <w:pPr>
              <w:spacing w:line="360" w:lineRule="auto"/>
              <w:rPr>
                <w:rFonts w:ascii="Arial" w:hAnsi="Arial" w:cs="Arial"/>
                <w:sz w:val="20"/>
                <w:szCs w:val="16"/>
              </w:rPr>
            </w:pPr>
            <w:r>
              <w:rPr>
                <w:rFonts w:ascii="Arial" w:hAnsi="Arial" w:cs="Arial"/>
                <w:sz w:val="20"/>
                <w:szCs w:val="16"/>
              </w:rPr>
              <w:t>Cliente e Resultado</w:t>
            </w:r>
          </w:p>
        </w:tc>
      </w:tr>
    </w:tbl>
    <w:p w14:paraId="762AF109" w14:textId="093260CA" w:rsidR="00632C4F" w:rsidRPr="00E2713B" w:rsidRDefault="00E31806" w:rsidP="00E31806">
      <w:pPr>
        <w:pStyle w:val="Legenda"/>
        <w:rPr>
          <w:rFonts w:ascii="Arial" w:hAnsi="Arial" w:cs="Arial"/>
          <w:color w:val="auto"/>
          <w:sz w:val="20"/>
        </w:rPr>
      </w:pPr>
      <w:bookmarkStart w:id="287" w:name="_Toc515021220"/>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35</w:t>
      </w:r>
      <w:r w:rsidR="00417029">
        <w:rPr>
          <w:rFonts w:ascii="Arial" w:hAnsi="Arial" w:cs="Arial"/>
          <w:color w:val="auto"/>
          <w:sz w:val="20"/>
        </w:rPr>
        <w:fldChar w:fldCharType="end"/>
      </w:r>
      <w:r w:rsidRPr="00E2713B">
        <w:rPr>
          <w:rFonts w:ascii="Arial" w:hAnsi="Arial" w:cs="Arial"/>
          <w:color w:val="auto"/>
          <w:sz w:val="20"/>
        </w:rPr>
        <w:t>-Requisito de dados 5</w:t>
      </w:r>
      <w:bookmarkEnd w:id="28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89"/>
        <w:gridCol w:w="3572"/>
        <w:tblGridChange w:id="288">
          <w:tblGrid>
            <w:gridCol w:w="5489"/>
            <w:gridCol w:w="3572"/>
          </w:tblGrid>
        </w:tblGridChange>
      </w:tblGrid>
      <w:tr w:rsidR="00632C4F" w:rsidRPr="00E2713B" w14:paraId="71F5C95F" w14:textId="77777777" w:rsidTr="00EA2613">
        <w:trPr>
          <w:trHeight w:val="341"/>
          <w:tblHeader/>
        </w:trPr>
        <w:tc>
          <w:tcPr>
            <w:tcW w:w="3029" w:type="pct"/>
            <w:shd w:val="clear" w:color="auto" w:fill="CCCCCC"/>
            <w:vAlign w:val="center"/>
          </w:tcPr>
          <w:p w14:paraId="686DE4AC"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1971" w:type="pct"/>
            <w:shd w:val="clear" w:color="auto" w:fill="CCCCCC"/>
            <w:vAlign w:val="center"/>
          </w:tcPr>
          <w:p w14:paraId="5AEA84CE"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5CA6A095" w14:textId="77777777" w:rsidTr="00EA2613">
        <w:trPr>
          <w:trHeight w:val="341"/>
          <w:tblHeader/>
        </w:trPr>
        <w:tc>
          <w:tcPr>
            <w:tcW w:w="3029" w:type="pct"/>
            <w:shd w:val="clear" w:color="auto" w:fill="FFFFFF"/>
            <w:vAlign w:val="center"/>
          </w:tcPr>
          <w:p w14:paraId="7D3B28FC"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06] </w:t>
            </w:r>
            <w:r w:rsidRPr="00E2713B">
              <w:rPr>
                <w:rFonts w:ascii="Arial" w:hAnsi="Arial" w:cs="Arial"/>
                <w:b/>
                <w:sz w:val="20"/>
                <w:szCs w:val="16"/>
              </w:rPr>
              <w:noBreakHyphen/>
              <w:t xml:space="preserve"> Resultado da prova</w:t>
            </w:r>
          </w:p>
        </w:tc>
        <w:tc>
          <w:tcPr>
            <w:tcW w:w="1971" w:type="pct"/>
            <w:shd w:val="clear" w:color="auto" w:fill="FFFFFF"/>
            <w:vAlign w:val="center"/>
          </w:tcPr>
          <w:p w14:paraId="61A045E7" w14:textId="77777777" w:rsidR="00632C4F" w:rsidRPr="00E2713B" w:rsidRDefault="00692A53">
            <w:pPr>
              <w:spacing w:line="360" w:lineRule="auto"/>
              <w:rPr>
                <w:rFonts w:ascii="Arial" w:hAnsi="Arial" w:cs="Arial"/>
                <w:sz w:val="20"/>
              </w:rPr>
            </w:pPr>
            <w:r w:rsidRPr="00E2713B">
              <w:rPr>
                <w:rFonts w:ascii="Arial" w:hAnsi="Arial" w:cs="Arial"/>
                <w:b/>
                <w:sz w:val="20"/>
                <w:szCs w:val="16"/>
              </w:rPr>
              <w:t>[R 10 - Consultar resultado da prova]</w:t>
            </w:r>
          </w:p>
        </w:tc>
      </w:tr>
      <w:tr w:rsidR="00AA2DEF" w:rsidRPr="00E2713B" w14:paraId="7EF06177" w14:textId="77777777" w:rsidTr="00AA2DEF">
        <w:trPr>
          <w:trHeight w:val="341"/>
          <w:tblHeader/>
        </w:trPr>
        <w:tc>
          <w:tcPr>
            <w:tcW w:w="5000" w:type="pct"/>
            <w:gridSpan w:val="2"/>
            <w:shd w:val="clear" w:color="auto" w:fill="FFFFFF"/>
            <w:vAlign w:val="center"/>
          </w:tcPr>
          <w:p w14:paraId="4EB132A2" w14:textId="782434FC" w:rsidR="00AA2DEF" w:rsidRPr="00EA2613" w:rsidRDefault="00AA2DEF">
            <w:pPr>
              <w:spacing w:line="360" w:lineRule="auto"/>
              <w:rPr>
                <w:rFonts w:ascii="Arial" w:hAnsi="Arial" w:cs="Arial"/>
                <w:sz w:val="20"/>
                <w:szCs w:val="16"/>
              </w:rPr>
            </w:pPr>
            <w:r>
              <w:rPr>
                <w:rFonts w:ascii="Arial" w:hAnsi="Arial" w:cs="Arial"/>
                <w:sz w:val="20"/>
                <w:szCs w:val="16"/>
              </w:rPr>
              <w:t>Resultado</w:t>
            </w:r>
          </w:p>
        </w:tc>
      </w:tr>
    </w:tbl>
    <w:p w14:paraId="07E40A01" w14:textId="296C2158" w:rsidR="00632C4F" w:rsidRPr="00E2713B" w:rsidRDefault="00E31806" w:rsidP="00327A9E">
      <w:pPr>
        <w:pStyle w:val="Legenda"/>
      </w:pPr>
      <w:bookmarkStart w:id="289" w:name="_Toc515021221"/>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36</w:t>
      </w:r>
      <w:r w:rsidR="00417029">
        <w:rPr>
          <w:rFonts w:ascii="Arial" w:hAnsi="Arial" w:cs="Arial"/>
          <w:color w:val="auto"/>
          <w:sz w:val="20"/>
        </w:rPr>
        <w:fldChar w:fldCharType="end"/>
      </w:r>
      <w:r w:rsidRPr="00E2713B">
        <w:rPr>
          <w:rFonts w:ascii="Arial" w:hAnsi="Arial" w:cs="Arial"/>
          <w:color w:val="auto"/>
          <w:sz w:val="20"/>
        </w:rPr>
        <w:t>-Requisito de dados 6</w:t>
      </w:r>
      <w:bookmarkEnd w:id="28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36"/>
        <w:gridCol w:w="3525"/>
        <w:tblGridChange w:id="290">
          <w:tblGrid>
            <w:gridCol w:w="5536"/>
            <w:gridCol w:w="3525"/>
          </w:tblGrid>
        </w:tblGridChange>
      </w:tblGrid>
      <w:tr w:rsidR="00632C4F" w:rsidRPr="00E2713B" w14:paraId="5F84885D" w14:textId="77777777" w:rsidTr="00EA2613">
        <w:trPr>
          <w:trHeight w:val="341"/>
          <w:tblHeader/>
        </w:trPr>
        <w:tc>
          <w:tcPr>
            <w:tcW w:w="3055" w:type="pct"/>
            <w:shd w:val="clear" w:color="auto" w:fill="CCCCCC"/>
            <w:vAlign w:val="center"/>
          </w:tcPr>
          <w:p w14:paraId="52607326"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lastRenderedPageBreak/>
              <w:t>Identificador</w:t>
            </w:r>
          </w:p>
        </w:tc>
        <w:tc>
          <w:tcPr>
            <w:tcW w:w="1945" w:type="pct"/>
            <w:shd w:val="clear" w:color="auto" w:fill="CCCCCC"/>
            <w:vAlign w:val="center"/>
          </w:tcPr>
          <w:p w14:paraId="592E47C7"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706C2DF9" w14:textId="77777777" w:rsidTr="00EA2613">
        <w:trPr>
          <w:trHeight w:val="219"/>
          <w:tblHeader/>
        </w:trPr>
        <w:tc>
          <w:tcPr>
            <w:tcW w:w="3055" w:type="pct"/>
            <w:shd w:val="clear" w:color="auto" w:fill="FFFFFF"/>
            <w:vAlign w:val="center"/>
          </w:tcPr>
          <w:p w14:paraId="7A704746"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07] </w:t>
            </w:r>
            <w:r w:rsidRPr="00E2713B">
              <w:rPr>
                <w:rFonts w:ascii="Arial" w:hAnsi="Arial" w:cs="Arial"/>
                <w:b/>
                <w:sz w:val="20"/>
                <w:szCs w:val="16"/>
              </w:rPr>
              <w:noBreakHyphen/>
              <w:t xml:space="preserve"> Dados da Compra</w:t>
            </w:r>
          </w:p>
        </w:tc>
        <w:tc>
          <w:tcPr>
            <w:tcW w:w="1945" w:type="pct"/>
            <w:shd w:val="clear" w:color="auto" w:fill="FFFFFF"/>
            <w:vAlign w:val="center"/>
          </w:tcPr>
          <w:p w14:paraId="406B536C"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11 </w:t>
            </w:r>
            <w:r w:rsidRPr="00E2713B">
              <w:rPr>
                <w:rFonts w:ascii="Arial" w:hAnsi="Arial" w:cs="Arial"/>
                <w:b/>
                <w:sz w:val="20"/>
                <w:szCs w:val="16"/>
              </w:rPr>
              <w:noBreakHyphen/>
            </w:r>
            <w:r w:rsidRPr="00E2713B">
              <w:rPr>
                <w:rFonts w:ascii="Arial" w:hAnsi="Arial" w:cs="Arial"/>
                <w:sz w:val="20"/>
              </w:rPr>
              <w:t xml:space="preserve"> </w:t>
            </w:r>
            <w:r w:rsidRPr="00E2713B">
              <w:rPr>
                <w:rFonts w:ascii="Arial" w:hAnsi="Arial" w:cs="Arial"/>
                <w:b/>
                <w:sz w:val="20"/>
                <w:szCs w:val="16"/>
              </w:rPr>
              <w:t xml:space="preserve">O sistema deve permitir que o cliente realize </w:t>
            </w:r>
            <w:proofErr w:type="gramStart"/>
            <w:r w:rsidRPr="00E2713B">
              <w:rPr>
                <w:rFonts w:ascii="Arial" w:hAnsi="Arial" w:cs="Arial"/>
                <w:b/>
                <w:sz w:val="20"/>
                <w:szCs w:val="16"/>
              </w:rPr>
              <w:t>compra ]</w:t>
            </w:r>
            <w:proofErr w:type="gramEnd"/>
          </w:p>
        </w:tc>
      </w:tr>
      <w:tr w:rsidR="00AA2DEF" w:rsidRPr="00E2713B" w14:paraId="0384B6B8" w14:textId="77777777" w:rsidTr="00AA2DEF">
        <w:trPr>
          <w:trHeight w:val="219"/>
          <w:tblHeader/>
        </w:trPr>
        <w:tc>
          <w:tcPr>
            <w:tcW w:w="5000" w:type="pct"/>
            <w:gridSpan w:val="2"/>
            <w:shd w:val="clear" w:color="auto" w:fill="FFFFFF"/>
            <w:vAlign w:val="center"/>
          </w:tcPr>
          <w:p w14:paraId="323056F5" w14:textId="3E90DDCF" w:rsidR="00AA2DEF" w:rsidRPr="00EA2613" w:rsidRDefault="00AA2DEF">
            <w:pPr>
              <w:spacing w:line="360" w:lineRule="auto"/>
              <w:rPr>
                <w:rFonts w:ascii="Arial" w:hAnsi="Arial" w:cs="Arial"/>
                <w:sz w:val="20"/>
                <w:szCs w:val="16"/>
              </w:rPr>
            </w:pPr>
            <w:r>
              <w:rPr>
                <w:rFonts w:ascii="Arial" w:hAnsi="Arial" w:cs="Arial"/>
                <w:sz w:val="20"/>
                <w:szCs w:val="16"/>
              </w:rPr>
              <w:t>Número do Pedido, Produtos, Quantidade, Preço Unitário, Preço Total, Forma de Entrega, Forma de Pagamento, Endereço</w:t>
            </w:r>
          </w:p>
        </w:tc>
      </w:tr>
    </w:tbl>
    <w:p w14:paraId="1A237AA8" w14:textId="47B06219" w:rsidR="005E5270" w:rsidRPr="00A25928" w:rsidRDefault="00E31806" w:rsidP="00327A9E">
      <w:pPr>
        <w:pStyle w:val="Legenda"/>
      </w:pPr>
      <w:bookmarkStart w:id="291" w:name="_Toc515021222"/>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37</w:t>
      </w:r>
      <w:r w:rsidR="00417029">
        <w:rPr>
          <w:rFonts w:ascii="Arial" w:hAnsi="Arial" w:cs="Arial"/>
          <w:color w:val="auto"/>
          <w:sz w:val="20"/>
        </w:rPr>
        <w:fldChar w:fldCharType="end"/>
      </w:r>
      <w:r w:rsidRPr="00E2713B">
        <w:rPr>
          <w:rFonts w:ascii="Arial" w:hAnsi="Arial" w:cs="Arial"/>
          <w:color w:val="auto"/>
          <w:sz w:val="20"/>
        </w:rPr>
        <w:t>-Requisito de dados 7</w:t>
      </w:r>
      <w:bookmarkEnd w:id="29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5"/>
        <w:gridCol w:w="3586"/>
        <w:tblGridChange w:id="292">
          <w:tblGrid>
            <w:gridCol w:w="5475"/>
            <w:gridCol w:w="3586"/>
          </w:tblGrid>
        </w:tblGridChange>
      </w:tblGrid>
      <w:tr w:rsidR="00632C4F" w:rsidRPr="00E2713B" w14:paraId="6B10CBF2" w14:textId="77777777" w:rsidTr="00EA2613">
        <w:trPr>
          <w:trHeight w:val="341"/>
          <w:tblHeader/>
        </w:trPr>
        <w:tc>
          <w:tcPr>
            <w:tcW w:w="3021" w:type="pct"/>
            <w:shd w:val="clear" w:color="auto" w:fill="CCCCCC"/>
            <w:vAlign w:val="center"/>
          </w:tcPr>
          <w:p w14:paraId="13D5355C" w14:textId="77777777" w:rsidR="00632C4F" w:rsidRPr="00E2713B" w:rsidRDefault="00692A53">
            <w:pPr>
              <w:spacing w:line="360" w:lineRule="auto"/>
              <w:jc w:val="left"/>
              <w:rPr>
                <w:rFonts w:ascii="Arial" w:hAnsi="Arial" w:cs="Arial"/>
                <w:sz w:val="20"/>
              </w:rPr>
            </w:pPr>
            <w:r w:rsidRPr="00E2713B">
              <w:rPr>
                <w:rFonts w:ascii="Arial" w:hAnsi="Arial" w:cs="Arial"/>
                <w:b/>
                <w:color w:val="000000" w:themeColor="text1"/>
                <w:sz w:val="20"/>
                <w:szCs w:val="16"/>
              </w:rPr>
              <w:t>Identificador</w:t>
            </w:r>
          </w:p>
        </w:tc>
        <w:tc>
          <w:tcPr>
            <w:tcW w:w="1979" w:type="pct"/>
            <w:shd w:val="clear" w:color="auto" w:fill="CCCCCC"/>
            <w:vAlign w:val="center"/>
          </w:tcPr>
          <w:p w14:paraId="756CD413" w14:textId="77777777" w:rsidR="00632C4F" w:rsidRPr="00E2713B" w:rsidRDefault="00692A53">
            <w:pPr>
              <w:spacing w:line="360" w:lineRule="auto"/>
              <w:rPr>
                <w:rFonts w:ascii="Arial" w:hAnsi="Arial" w:cs="Arial"/>
                <w:sz w:val="20"/>
              </w:rPr>
            </w:pPr>
            <w:r w:rsidRPr="00E2713B">
              <w:rPr>
                <w:rFonts w:ascii="Arial" w:hAnsi="Arial" w:cs="Arial"/>
                <w:b/>
                <w:color w:val="000000" w:themeColor="text1"/>
                <w:sz w:val="20"/>
                <w:szCs w:val="16"/>
              </w:rPr>
              <w:t>Requisito Funcional</w:t>
            </w:r>
          </w:p>
        </w:tc>
      </w:tr>
      <w:tr w:rsidR="00632C4F" w:rsidRPr="00E2713B" w14:paraId="04CB9A6D" w14:textId="77777777" w:rsidTr="00EA2613">
        <w:trPr>
          <w:trHeight w:val="341"/>
          <w:tblHeader/>
        </w:trPr>
        <w:tc>
          <w:tcPr>
            <w:tcW w:w="3021" w:type="pct"/>
            <w:shd w:val="clear" w:color="auto" w:fill="FFFFFF"/>
            <w:vAlign w:val="center"/>
          </w:tcPr>
          <w:p w14:paraId="7E6CE43E" w14:textId="77777777" w:rsidR="00632C4F" w:rsidRPr="00E2713B" w:rsidRDefault="00692A53">
            <w:pPr>
              <w:spacing w:line="360" w:lineRule="auto"/>
              <w:jc w:val="left"/>
              <w:rPr>
                <w:rFonts w:ascii="Arial" w:hAnsi="Arial" w:cs="Arial"/>
                <w:sz w:val="20"/>
              </w:rPr>
            </w:pPr>
            <w:r w:rsidRPr="00E2713B">
              <w:rPr>
                <w:rFonts w:ascii="Arial" w:hAnsi="Arial" w:cs="Arial"/>
                <w:b/>
                <w:color w:val="000000" w:themeColor="text1"/>
                <w:sz w:val="20"/>
                <w:szCs w:val="16"/>
              </w:rPr>
              <w:t xml:space="preserve">[RD 08] </w:t>
            </w:r>
            <w:r w:rsidRPr="00E2713B">
              <w:rPr>
                <w:rFonts w:ascii="Arial" w:hAnsi="Arial" w:cs="Arial"/>
                <w:b/>
                <w:color w:val="000000" w:themeColor="text1"/>
                <w:sz w:val="20"/>
                <w:szCs w:val="16"/>
              </w:rPr>
              <w:noBreakHyphen/>
              <w:t xml:space="preserve"> Dados pessoais do requerente</w:t>
            </w:r>
          </w:p>
        </w:tc>
        <w:tc>
          <w:tcPr>
            <w:tcW w:w="1979" w:type="pct"/>
            <w:shd w:val="clear" w:color="auto" w:fill="FFFFFF"/>
            <w:vAlign w:val="center"/>
          </w:tcPr>
          <w:p w14:paraId="327D1CEE" w14:textId="140CEE36" w:rsidR="00632C4F" w:rsidRPr="00E2713B" w:rsidRDefault="00692A53">
            <w:pPr>
              <w:spacing w:line="360" w:lineRule="auto"/>
              <w:rPr>
                <w:rFonts w:ascii="Arial" w:hAnsi="Arial" w:cs="Arial"/>
                <w:sz w:val="20"/>
              </w:rPr>
            </w:pPr>
            <w:r w:rsidRPr="00E2713B">
              <w:rPr>
                <w:rFonts w:ascii="Arial" w:hAnsi="Arial" w:cs="Arial"/>
                <w:b/>
                <w:color w:val="000000" w:themeColor="text1"/>
                <w:sz w:val="20"/>
                <w:szCs w:val="16"/>
              </w:rPr>
              <w:t xml:space="preserve">[RF12 </w:t>
            </w:r>
            <w:r w:rsidRPr="00E2713B">
              <w:rPr>
                <w:rFonts w:ascii="Arial" w:hAnsi="Arial" w:cs="Arial"/>
                <w:b/>
                <w:color w:val="000000" w:themeColor="text1"/>
                <w:sz w:val="20"/>
                <w:szCs w:val="16"/>
              </w:rPr>
              <w:noBreakHyphen/>
              <w:t xml:space="preserve"> </w:t>
            </w:r>
            <w:r w:rsidRPr="00E2713B">
              <w:rPr>
                <w:rFonts w:ascii="Arial" w:hAnsi="Arial" w:cs="Arial"/>
                <w:b/>
                <w:sz w:val="20"/>
                <w:szCs w:val="16"/>
              </w:rPr>
              <w:t>O sistema deve permitir que o cliente faça requisição de serviço, RF14 -</w:t>
            </w:r>
            <w:r w:rsidRPr="00E2713B">
              <w:rPr>
                <w:rFonts w:ascii="Arial" w:hAnsi="Arial" w:cs="Arial"/>
                <w:sz w:val="20"/>
              </w:rPr>
              <w:t xml:space="preserve"> </w:t>
            </w:r>
            <w:r w:rsidRPr="00E2713B">
              <w:rPr>
                <w:rFonts w:ascii="Arial" w:hAnsi="Arial" w:cs="Arial"/>
                <w:b/>
                <w:sz w:val="20"/>
                <w:szCs w:val="16"/>
              </w:rPr>
              <w:t xml:space="preserve">O sistema deve prover a opção de emissão de </w:t>
            </w:r>
            <w:r w:rsidR="00895620" w:rsidRPr="00E2713B">
              <w:rPr>
                <w:rFonts w:ascii="Arial" w:hAnsi="Arial" w:cs="Arial"/>
                <w:b/>
                <w:sz w:val="20"/>
                <w:szCs w:val="16"/>
              </w:rPr>
              <w:t>formulários</w:t>
            </w:r>
            <w:r w:rsidR="00B35D24">
              <w:rPr>
                <w:rFonts w:ascii="Arial" w:hAnsi="Arial" w:cs="Arial"/>
                <w:b/>
                <w:sz w:val="20"/>
                <w:szCs w:val="16"/>
              </w:rPr>
              <w:t>, RF27-</w:t>
            </w:r>
            <w:r w:rsidR="00B35D24" w:rsidRPr="00E2713B">
              <w:rPr>
                <w:rFonts w:ascii="Arial" w:eastAsia="Arial" w:hAnsi="Arial" w:cs="Arial"/>
                <w:sz w:val="20"/>
              </w:rPr>
              <w:t xml:space="preserve"> </w:t>
            </w:r>
            <w:r w:rsidR="00B35D24" w:rsidRPr="00B35D24">
              <w:rPr>
                <w:rFonts w:ascii="Arial" w:eastAsia="Arial" w:hAnsi="Arial" w:cs="Arial"/>
                <w:b/>
                <w:sz w:val="20"/>
              </w:rPr>
              <w:t>O sistema deve armazenar as respostas dos clientes após cada simulado feito</w:t>
            </w:r>
            <w:r w:rsidR="000A5DCC">
              <w:rPr>
                <w:rFonts w:ascii="Arial" w:eastAsia="Arial" w:hAnsi="Arial" w:cs="Arial"/>
                <w:b/>
                <w:sz w:val="20"/>
              </w:rPr>
              <w:t xml:space="preserve">, RF30- </w:t>
            </w:r>
            <w:r w:rsidR="000A5DCC" w:rsidRPr="000A5DCC">
              <w:rPr>
                <w:rFonts w:ascii="Arial" w:eastAsia="Arial" w:hAnsi="Arial" w:cs="Arial"/>
                <w:b/>
                <w:sz w:val="20"/>
              </w:rPr>
              <w:t>O sistema deve gerar um gráfico contendo o lucro médio de cada serviço durante um período determinado</w:t>
            </w:r>
            <w:r w:rsidR="000A5DCC">
              <w:rPr>
                <w:rFonts w:ascii="Arial" w:eastAsia="Arial" w:hAnsi="Arial" w:cs="Arial"/>
                <w:sz w:val="20"/>
              </w:rPr>
              <w:t>.</w:t>
            </w:r>
            <w:r w:rsidR="00895620" w:rsidRPr="00E2713B">
              <w:rPr>
                <w:rFonts w:ascii="Arial" w:hAnsi="Arial" w:cs="Arial"/>
                <w:b/>
                <w:color w:val="000000" w:themeColor="text1"/>
                <w:sz w:val="20"/>
                <w:szCs w:val="16"/>
              </w:rPr>
              <w:t>]</w:t>
            </w:r>
          </w:p>
        </w:tc>
      </w:tr>
      <w:tr w:rsidR="00AA2DEF" w:rsidRPr="00E2713B" w14:paraId="1E9565B7" w14:textId="77777777" w:rsidTr="00AA2DEF">
        <w:trPr>
          <w:trHeight w:val="341"/>
          <w:tblHeader/>
        </w:trPr>
        <w:tc>
          <w:tcPr>
            <w:tcW w:w="5000" w:type="pct"/>
            <w:gridSpan w:val="2"/>
            <w:shd w:val="clear" w:color="auto" w:fill="FFFFFF"/>
            <w:vAlign w:val="center"/>
          </w:tcPr>
          <w:p w14:paraId="7DF79829" w14:textId="2CEE4124" w:rsidR="00AA2DEF" w:rsidRPr="00EA2613" w:rsidRDefault="00AA2DEF">
            <w:pPr>
              <w:spacing w:line="360" w:lineRule="auto"/>
              <w:rPr>
                <w:rFonts w:ascii="Arial" w:hAnsi="Arial" w:cs="Arial"/>
                <w:color w:val="000000" w:themeColor="text1"/>
                <w:sz w:val="20"/>
                <w:szCs w:val="16"/>
              </w:rPr>
            </w:pPr>
            <w:r>
              <w:rPr>
                <w:rFonts w:ascii="Arial" w:hAnsi="Arial" w:cs="Arial"/>
                <w:color w:val="000000" w:themeColor="text1"/>
                <w:sz w:val="20"/>
                <w:szCs w:val="16"/>
              </w:rPr>
              <w:t>Identidade, Órgão Emissor, Data de Emissão, Nome, Telefone, Celular, Endereço, Cidade, Bairro, CEP, CPF/CNPJ, Natureza do Requerimento</w:t>
            </w:r>
          </w:p>
        </w:tc>
      </w:tr>
    </w:tbl>
    <w:p w14:paraId="10F5AFDC" w14:textId="3F72E607" w:rsidR="00632C4F" w:rsidRDefault="00E31806" w:rsidP="00E31806">
      <w:pPr>
        <w:pStyle w:val="Legenda"/>
        <w:rPr>
          <w:rFonts w:ascii="Arial" w:hAnsi="Arial" w:cs="Arial"/>
          <w:color w:val="auto"/>
          <w:sz w:val="20"/>
        </w:rPr>
      </w:pPr>
      <w:bookmarkStart w:id="293" w:name="_Toc515021223"/>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38</w:t>
      </w:r>
      <w:r w:rsidR="00417029">
        <w:rPr>
          <w:rFonts w:ascii="Arial" w:hAnsi="Arial" w:cs="Arial"/>
          <w:color w:val="auto"/>
          <w:sz w:val="20"/>
        </w:rPr>
        <w:fldChar w:fldCharType="end"/>
      </w:r>
      <w:r w:rsidRPr="00E2713B">
        <w:rPr>
          <w:rFonts w:ascii="Arial" w:hAnsi="Arial" w:cs="Arial"/>
          <w:color w:val="auto"/>
          <w:sz w:val="20"/>
        </w:rPr>
        <w:t>-Requisito de dados 8</w:t>
      </w:r>
      <w:bookmarkEnd w:id="293"/>
    </w:p>
    <w:p w14:paraId="79A41924" w14:textId="77777777" w:rsidR="000A5DCC" w:rsidRPr="000A5DCC" w:rsidRDefault="000A5DCC" w:rsidP="000A5DCC"/>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9"/>
        <w:gridCol w:w="3702"/>
        <w:tblGridChange w:id="294">
          <w:tblGrid>
            <w:gridCol w:w="5359"/>
            <w:gridCol w:w="3702"/>
          </w:tblGrid>
        </w:tblGridChange>
      </w:tblGrid>
      <w:tr w:rsidR="00632C4F" w:rsidRPr="00E2713B" w14:paraId="7AE67E2D" w14:textId="77777777" w:rsidTr="00EA2613">
        <w:trPr>
          <w:trHeight w:val="341"/>
          <w:tblHeader/>
        </w:trPr>
        <w:tc>
          <w:tcPr>
            <w:tcW w:w="2957" w:type="pct"/>
            <w:shd w:val="clear" w:color="auto" w:fill="CCCCCC"/>
            <w:vAlign w:val="center"/>
          </w:tcPr>
          <w:p w14:paraId="3C68430B" w14:textId="77777777" w:rsidR="00632C4F" w:rsidRPr="00E2713B" w:rsidRDefault="00692A53">
            <w:pPr>
              <w:spacing w:line="360" w:lineRule="auto"/>
              <w:jc w:val="left"/>
              <w:rPr>
                <w:rFonts w:ascii="Arial" w:hAnsi="Arial" w:cs="Arial"/>
                <w:sz w:val="20"/>
              </w:rPr>
            </w:pPr>
            <w:r w:rsidRPr="00E2713B">
              <w:rPr>
                <w:rFonts w:ascii="Arial" w:hAnsi="Arial" w:cs="Arial"/>
                <w:b/>
                <w:color w:val="000000" w:themeColor="text1"/>
                <w:sz w:val="20"/>
                <w:szCs w:val="16"/>
              </w:rPr>
              <w:t>Identificador</w:t>
            </w:r>
          </w:p>
        </w:tc>
        <w:tc>
          <w:tcPr>
            <w:tcW w:w="2043" w:type="pct"/>
            <w:shd w:val="clear" w:color="auto" w:fill="CCCCCC"/>
            <w:vAlign w:val="center"/>
          </w:tcPr>
          <w:p w14:paraId="06E0D8B6" w14:textId="77777777" w:rsidR="00632C4F" w:rsidRPr="00E2713B" w:rsidRDefault="00692A53">
            <w:pPr>
              <w:spacing w:line="360" w:lineRule="auto"/>
              <w:rPr>
                <w:rFonts w:ascii="Arial" w:hAnsi="Arial" w:cs="Arial"/>
                <w:sz w:val="20"/>
              </w:rPr>
            </w:pPr>
            <w:r w:rsidRPr="00E2713B">
              <w:rPr>
                <w:rFonts w:ascii="Arial" w:hAnsi="Arial" w:cs="Arial"/>
                <w:b/>
                <w:color w:val="000000" w:themeColor="text1"/>
                <w:sz w:val="20"/>
                <w:szCs w:val="16"/>
              </w:rPr>
              <w:t>Requisito Funcional</w:t>
            </w:r>
          </w:p>
        </w:tc>
      </w:tr>
      <w:tr w:rsidR="00632C4F" w:rsidRPr="00E2713B" w14:paraId="2FCE9574" w14:textId="77777777" w:rsidTr="00EA2613">
        <w:trPr>
          <w:trHeight w:val="341"/>
          <w:tblHeader/>
        </w:trPr>
        <w:tc>
          <w:tcPr>
            <w:tcW w:w="2957" w:type="pct"/>
            <w:shd w:val="clear" w:color="auto" w:fill="FFFFFF"/>
            <w:vAlign w:val="center"/>
          </w:tcPr>
          <w:p w14:paraId="77839029" w14:textId="77777777" w:rsidR="00632C4F" w:rsidRPr="00E2713B" w:rsidRDefault="00692A53">
            <w:pPr>
              <w:spacing w:line="360" w:lineRule="auto"/>
              <w:jc w:val="left"/>
              <w:rPr>
                <w:rFonts w:ascii="Arial" w:hAnsi="Arial" w:cs="Arial"/>
                <w:sz w:val="20"/>
              </w:rPr>
            </w:pPr>
            <w:r w:rsidRPr="00E2713B">
              <w:rPr>
                <w:rFonts w:ascii="Arial" w:hAnsi="Arial" w:cs="Arial"/>
                <w:b/>
                <w:color w:val="000000" w:themeColor="text1"/>
                <w:sz w:val="20"/>
                <w:szCs w:val="16"/>
              </w:rPr>
              <w:t xml:space="preserve">[RD 09] </w:t>
            </w:r>
            <w:r w:rsidRPr="00E2713B">
              <w:rPr>
                <w:rFonts w:ascii="Arial" w:hAnsi="Arial" w:cs="Arial"/>
                <w:b/>
                <w:color w:val="000000" w:themeColor="text1"/>
                <w:sz w:val="20"/>
                <w:szCs w:val="16"/>
              </w:rPr>
              <w:noBreakHyphen/>
              <w:t xml:space="preserve"> Dados da embarcação</w:t>
            </w:r>
          </w:p>
        </w:tc>
        <w:tc>
          <w:tcPr>
            <w:tcW w:w="2043" w:type="pct"/>
            <w:shd w:val="clear" w:color="auto" w:fill="FFFFFF"/>
            <w:vAlign w:val="center"/>
          </w:tcPr>
          <w:p w14:paraId="0D3E7301" w14:textId="77777777" w:rsidR="00632C4F" w:rsidRPr="00E2713B" w:rsidRDefault="00692A53">
            <w:pPr>
              <w:spacing w:line="360" w:lineRule="auto"/>
              <w:rPr>
                <w:rFonts w:ascii="Arial" w:hAnsi="Arial" w:cs="Arial"/>
                <w:sz w:val="20"/>
              </w:rPr>
            </w:pPr>
            <w:r w:rsidRPr="00E2713B">
              <w:rPr>
                <w:rFonts w:ascii="Arial" w:hAnsi="Arial" w:cs="Arial"/>
                <w:b/>
                <w:color w:val="000000" w:themeColor="text1"/>
                <w:sz w:val="20"/>
                <w:szCs w:val="16"/>
              </w:rPr>
              <w:t xml:space="preserve">[RF 12 </w:t>
            </w:r>
            <w:r w:rsidRPr="00E2713B">
              <w:rPr>
                <w:rFonts w:ascii="Arial" w:hAnsi="Arial" w:cs="Arial"/>
                <w:b/>
                <w:color w:val="000000" w:themeColor="text1"/>
                <w:sz w:val="20"/>
                <w:szCs w:val="16"/>
              </w:rPr>
              <w:noBreakHyphen/>
              <w:t xml:space="preserve"> </w:t>
            </w:r>
            <w:r w:rsidRPr="00E2713B">
              <w:rPr>
                <w:rFonts w:ascii="Arial" w:hAnsi="Arial" w:cs="Arial"/>
                <w:b/>
                <w:sz w:val="20"/>
                <w:szCs w:val="16"/>
              </w:rPr>
              <w:t>O sistema deve permitir que o cliente faça requisição de serviço, RF 14 -</w:t>
            </w:r>
            <w:r w:rsidRPr="00E2713B">
              <w:rPr>
                <w:rFonts w:ascii="Arial" w:hAnsi="Arial" w:cs="Arial"/>
                <w:sz w:val="20"/>
              </w:rPr>
              <w:t xml:space="preserve"> </w:t>
            </w:r>
            <w:r w:rsidRPr="00E2713B">
              <w:rPr>
                <w:rFonts w:ascii="Arial" w:hAnsi="Arial" w:cs="Arial"/>
                <w:b/>
                <w:sz w:val="20"/>
                <w:szCs w:val="16"/>
              </w:rPr>
              <w:t xml:space="preserve">O sistema deve prover a opção de emissão de </w:t>
            </w:r>
            <w:r w:rsidR="00895620" w:rsidRPr="00E2713B">
              <w:rPr>
                <w:rFonts w:ascii="Arial" w:hAnsi="Arial" w:cs="Arial"/>
                <w:b/>
                <w:sz w:val="20"/>
                <w:szCs w:val="16"/>
              </w:rPr>
              <w:t>formulários</w:t>
            </w:r>
            <w:r w:rsidR="00895620" w:rsidRPr="00E2713B">
              <w:rPr>
                <w:rFonts w:ascii="Arial" w:hAnsi="Arial" w:cs="Arial"/>
                <w:b/>
                <w:color w:val="000000" w:themeColor="text1"/>
                <w:sz w:val="20"/>
                <w:szCs w:val="16"/>
              </w:rPr>
              <w:t>]</w:t>
            </w:r>
          </w:p>
        </w:tc>
      </w:tr>
      <w:tr w:rsidR="009164F5" w:rsidRPr="00E2713B" w14:paraId="4E1F5F70" w14:textId="77777777" w:rsidTr="009164F5">
        <w:trPr>
          <w:trHeight w:val="341"/>
          <w:tblHeader/>
        </w:trPr>
        <w:tc>
          <w:tcPr>
            <w:tcW w:w="5000" w:type="pct"/>
            <w:gridSpan w:val="2"/>
            <w:shd w:val="clear" w:color="auto" w:fill="FFFFFF"/>
            <w:vAlign w:val="center"/>
          </w:tcPr>
          <w:p w14:paraId="7A7096B2" w14:textId="77777777" w:rsidR="009164F5" w:rsidRDefault="009164F5">
            <w:pPr>
              <w:spacing w:line="360" w:lineRule="auto"/>
              <w:rPr>
                <w:rFonts w:ascii="Arial" w:hAnsi="Arial" w:cs="Arial"/>
                <w:color w:val="000000" w:themeColor="text1"/>
                <w:sz w:val="20"/>
                <w:szCs w:val="16"/>
              </w:rPr>
            </w:pPr>
            <w:r>
              <w:rPr>
                <w:rFonts w:ascii="Arial" w:hAnsi="Arial" w:cs="Arial"/>
                <w:color w:val="000000" w:themeColor="text1"/>
                <w:sz w:val="20"/>
                <w:szCs w:val="16"/>
              </w:rPr>
              <w:t>Comprimento, Tipo de Embarcação, Boca, Pontal, Tripulantes, Passageiros, Mat. Casco, Arq. Bruta,</w:t>
            </w:r>
          </w:p>
          <w:p w14:paraId="0BF1964B" w14:textId="0151E4A6" w:rsidR="009164F5" w:rsidRPr="00EA2613" w:rsidRDefault="009164F5">
            <w:pPr>
              <w:spacing w:line="360" w:lineRule="auto"/>
              <w:rPr>
                <w:rFonts w:ascii="Arial" w:hAnsi="Arial" w:cs="Arial"/>
                <w:color w:val="000000" w:themeColor="text1"/>
                <w:sz w:val="20"/>
                <w:szCs w:val="16"/>
              </w:rPr>
            </w:pPr>
            <w:r>
              <w:rPr>
                <w:rFonts w:ascii="Arial" w:hAnsi="Arial" w:cs="Arial"/>
                <w:color w:val="000000" w:themeColor="text1"/>
                <w:sz w:val="20"/>
                <w:szCs w:val="16"/>
              </w:rPr>
              <w:t xml:space="preserve">Arq. Líquida, Ano de Construção, Nº Casco/ Chassi, Contorno, 1º Motor/Marca, Potência, </w:t>
            </w:r>
            <w:proofErr w:type="spellStart"/>
            <w:r>
              <w:rPr>
                <w:rFonts w:ascii="Arial" w:hAnsi="Arial" w:cs="Arial"/>
                <w:color w:val="000000" w:themeColor="text1"/>
                <w:sz w:val="20"/>
                <w:szCs w:val="16"/>
              </w:rPr>
              <w:t>Numero</w:t>
            </w:r>
            <w:proofErr w:type="spellEnd"/>
            <w:r>
              <w:rPr>
                <w:rFonts w:ascii="Arial" w:hAnsi="Arial" w:cs="Arial"/>
                <w:color w:val="000000" w:themeColor="text1"/>
                <w:sz w:val="20"/>
                <w:szCs w:val="16"/>
              </w:rPr>
              <w:t xml:space="preserve"> de Série.</w:t>
            </w:r>
          </w:p>
        </w:tc>
      </w:tr>
    </w:tbl>
    <w:p w14:paraId="0475AE3D" w14:textId="458072CC" w:rsidR="00632C4F" w:rsidRPr="00E2713B" w:rsidRDefault="00E31806" w:rsidP="00E31806">
      <w:pPr>
        <w:pStyle w:val="Legenda"/>
        <w:rPr>
          <w:rFonts w:ascii="Arial" w:hAnsi="Arial" w:cs="Arial"/>
          <w:color w:val="auto"/>
          <w:sz w:val="20"/>
        </w:rPr>
      </w:pPr>
      <w:bookmarkStart w:id="295" w:name="_Toc515021224"/>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39</w:t>
      </w:r>
      <w:r w:rsidR="00417029">
        <w:rPr>
          <w:rFonts w:ascii="Arial" w:hAnsi="Arial" w:cs="Arial"/>
          <w:color w:val="auto"/>
          <w:sz w:val="20"/>
        </w:rPr>
        <w:fldChar w:fldCharType="end"/>
      </w:r>
      <w:r w:rsidRPr="00E2713B">
        <w:rPr>
          <w:rFonts w:ascii="Arial" w:hAnsi="Arial" w:cs="Arial"/>
          <w:color w:val="auto"/>
          <w:sz w:val="20"/>
        </w:rPr>
        <w:t>-Requisito de dados 9</w:t>
      </w:r>
      <w:bookmarkEnd w:id="29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89"/>
        <w:gridCol w:w="3572"/>
        <w:tblGridChange w:id="296">
          <w:tblGrid>
            <w:gridCol w:w="5489"/>
            <w:gridCol w:w="3572"/>
          </w:tblGrid>
        </w:tblGridChange>
      </w:tblGrid>
      <w:tr w:rsidR="00632C4F" w:rsidRPr="00E2713B" w14:paraId="3208B01C" w14:textId="77777777" w:rsidTr="00EA2613">
        <w:trPr>
          <w:trHeight w:val="341"/>
          <w:tblHeader/>
        </w:trPr>
        <w:tc>
          <w:tcPr>
            <w:tcW w:w="3029" w:type="pct"/>
            <w:shd w:val="clear" w:color="auto" w:fill="CCCCCC"/>
            <w:vAlign w:val="center"/>
          </w:tcPr>
          <w:p w14:paraId="31AA13A2" w14:textId="77777777" w:rsidR="00632C4F" w:rsidRPr="00E2713B" w:rsidRDefault="00692A53">
            <w:pPr>
              <w:spacing w:line="360" w:lineRule="auto"/>
              <w:jc w:val="left"/>
              <w:rPr>
                <w:rFonts w:ascii="Arial" w:hAnsi="Arial" w:cs="Arial"/>
                <w:sz w:val="32"/>
              </w:rPr>
            </w:pPr>
            <w:r w:rsidRPr="00E2713B">
              <w:rPr>
                <w:rFonts w:ascii="Arial" w:hAnsi="Arial" w:cs="Arial"/>
                <w:b/>
                <w:color w:val="000000" w:themeColor="text1"/>
                <w:sz w:val="20"/>
                <w:szCs w:val="16"/>
              </w:rPr>
              <w:t>Identificador</w:t>
            </w:r>
          </w:p>
        </w:tc>
        <w:tc>
          <w:tcPr>
            <w:tcW w:w="1971" w:type="pct"/>
            <w:shd w:val="clear" w:color="auto" w:fill="CCCCCC"/>
            <w:vAlign w:val="center"/>
          </w:tcPr>
          <w:p w14:paraId="64BFED8A" w14:textId="77777777" w:rsidR="00632C4F" w:rsidRPr="00E2713B" w:rsidRDefault="00692A53">
            <w:pPr>
              <w:spacing w:line="360" w:lineRule="auto"/>
              <w:rPr>
                <w:rFonts w:ascii="Arial" w:hAnsi="Arial" w:cs="Arial"/>
                <w:sz w:val="32"/>
              </w:rPr>
            </w:pPr>
            <w:r w:rsidRPr="00E2713B">
              <w:rPr>
                <w:rFonts w:ascii="Arial" w:hAnsi="Arial" w:cs="Arial"/>
                <w:b/>
                <w:color w:val="000000" w:themeColor="text1"/>
                <w:sz w:val="20"/>
                <w:szCs w:val="16"/>
              </w:rPr>
              <w:t>Requisito Funcional</w:t>
            </w:r>
          </w:p>
        </w:tc>
      </w:tr>
      <w:tr w:rsidR="00632C4F" w:rsidRPr="00E2713B" w14:paraId="018D316D" w14:textId="77777777" w:rsidTr="00EA2613">
        <w:trPr>
          <w:trHeight w:val="341"/>
          <w:tblHeader/>
        </w:trPr>
        <w:tc>
          <w:tcPr>
            <w:tcW w:w="3029" w:type="pct"/>
            <w:shd w:val="clear" w:color="auto" w:fill="FFFFFF"/>
            <w:vAlign w:val="center"/>
          </w:tcPr>
          <w:p w14:paraId="1258E802" w14:textId="77777777" w:rsidR="00632C4F" w:rsidRPr="00E2713B" w:rsidRDefault="00692A53">
            <w:pPr>
              <w:spacing w:line="360" w:lineRule="auto"/>
              <w:jc w:val="left"/>
              <w:rPr>
                <w:rFonts w:ascii="Arial" w:hAnsi="Arial" w:cs="Arial"/>
                <w:sz w:val="32"/>
              </w:rPr>
            </w:pPr>
            <w:r w:rsidRPr="00E2713B">
              <w:rPr>
                <w:rFonts w:ascii="Arial" w:hAnsi="Arial" w:cs="Arial"/>
                <w:b/>
                <w:color w:val="000000" w:themeColor="text1"/>
                <w:sz w:val="20"/>
                <w:szCs w:val="16"/>
              </w:rPr>
              <w:t xml:space="preserve">[RD 10] </w:t>
            </w:r>
            <w:r w:rsidRPr="00E2713B">
              <w:rPr>
                <w:rFonts w:ascii="Arial" w:hAnsi="Arial" w:cs="Arial"/>
                <w:b/>
                <w:color w:val="000000" w:themeColor="text1"/>
                <w:sz w:val="20"/>
                <w:szCs w:val="16"/>
              </w:rPr>
              <w:noBreakHyphen/>
              <w:t xml:space="preserve"> Dados da documentação</w:t>
            </w:r>
          </w:p>
        </w:tc>
        <w:tc>
          <w:tcPr>
            <w:tcW w:w="1971" w:type="pct"/>
            <w:shd w:val="clear" w:color="auto" w:fill="FFFFFF"/>
            <w:vAlign w:val="center"/>
          </w:tcPr>
          <w:p w14:paraId="77C9534A" w14:textId="77777777" w:rsidR="00632C4F" w:rsidRPr="00E2713B" w:rsidRDefault="00692A53">
            <w:pPr>
              <w:spacing w:line="360" w:lineRule="auto"/>
              <w:rPr>
                <w:rFonts w:ascii="Arial" w:hAnsi="Arial" w:cs="Arial"/>
                <w:sz w:val="32"/>
              </w:rPr>
            </w:pPr>
            <w:r w:rsidRPr="00E2713B">
              <w:rPr>
                <w:rFonts w:ascii="Arial" w:hAnsi="Arial" w:cs="Arial"/>
                <w:b/>
                <w:color w:val="000000" w:themeColor="text1"/>
                <w:sz w:val="20"/>
                <w:szCs w:val="16"/>
              </w:rPr>
              <w:t xml:space="preserve">[RF 13 </w:t>
            </w:r>
            <w:r w:rsidRPr="00E2713B">
              <w:rPr>
                <w:rFonts w:ascii="Arial" w:hAnsi="Arial" w:cs="Arial"/>
                <w:b/>
                <w:color w:val="000000" w:themeColor="text1"/>
                <w:sz w:val="20"/>
                <w:szCs w:val="16"/>
              </w:rPr>
              <w:noBreakHyphen/>
              <w:t xml:space="preserve"> </w:t>
            </w:r>
            <w:r w:rsidRPr="00E2713B">
              <w:rPr>
                <w:rFonts w:ascii="Arial" w:hAnsi="Arial" w:cs="Arial"/>
                <w:b/>
                <w:sz w:val="20"/>
                <w:szCs w:val="16"/>
              </w:rPr>
              <w:t>O sistema deve permitir o envio de documentos em anexos</w:t>
            </w:r>
            <w:r w:rsidRPr="00E2713B">
              <w:rPr>
                <w:rFonts w:ascii="Arial" w:hAnsi="Arial" w:cs="Arial"/>
                <w:b/>
                <w:color w:val="000000" w:themeColor="text1"/>
                <w:sz w:val="20"/>
                <w:szCs w:val="16"/>
              </w:rPr>
              <w:t>]</w:t>
            </w:r>
          </w:p>
        </w:tc>
      </w:tr>
      <w:tr w:rsidR="008E357D" w:rsidRPr="00E2713B" w14:paraId="69940F39" w14:textId="77777777" w:rsidTr="008E357D">
        <w:trPr>
          <w:trHeight w:val="341"/>
          <w:tblHeader/>
        </w:trPr>
        <w:tc>
          <w:tcPr>
            <w:tcW w:w="5000" w:type="pct"/>
            <w:gridSpan w:val="2"/>
            <w:shd w:val="clear" w:color="auto" w:fill="FFFFFF"/>
            <w:vAlign w:val="center"/>
          </w:tcPr>
          <w:p w14:paraId="62E0EA94" w14:textId="1ED0741E" w:rsidR="008E357D" w:rsidRPr="00EA2613" w:rsidRDefault="008E357D">
            <w:pPr>
              <w:spacing w:line="360" w:lineRule="auto"/>
              <w:rPr>
                <w:rFonts w:ascii="Arial" w:hAnsi="Arial" w:cs="Arial"/>
                <w:color w:val="000000" w:themeColor="text1"/>
                <w:sz w:val="20"/>
                <w:szCs w:val="16"/>
              </w:rPr>
            </w:pPr>
            <w:r>
              <w:rPr>
                <w:rFonts w:ascii="Arial" w:hAnsi="Arial" w:cs="Arial"/>
                <w:color w:val="000000" w:themeColor="text1"/>
                <w:sz w:val="20"/>
                <w:szCs w:val="16"/>
              </w:rPr>
              <w:t>Documentação e Tipo de Documentação</w:t>
            </w:r>
          </w:p>
        </w:tc>
      </w:tr>
    </w:tbl>
    <w:p w14:paraId="401F3E81" w14:textId="6E7535C9" w:rsidR="00632C4F" w:rsidRPr="00E2713B" w:rsidRDefault="00E31806" w:rsidP="00327A9E">
      <w:pPr>
        <w:pStyle w:val="Legenda"/>
      </w:pPr>
      <w:bookmarkStart w:id="297" w:name="_Toc515021225"/>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40</w:t>
      </w:r>
      <w:r w:rsidR="00417029">
        <w:rPr>
          <w:rFonts w:ascii="Arial" w:hAnsi="Arial" w:cs="Arial"/>
          <w:color w:val="auto"/>
          <w:sz w:val="20"/>
        </w:rPr>
        <w:fldChar w:fldCharType="end"/>
      </w:r>
      <w:r w:rsidRPr="00E2713B">
        <w:rPr>
          <w:rFonts w:ascii="Arial" w:hAnsi="Arial" w:cs="Arial"/>
          <w:color w:val="auto"/>
          <w:sz w:val="20"/>
        </w:rPr>
        <w:t>-Requisito de dados 10</w:t>
      </w:r>
      <w:bookmarkEnd w:id="29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3"/>
        <w:gridCol w:w="3568"/>
        <w:tblGridChange w:id="298">
          <w:tblGrid>
            <w:gridCol w:w="5493"/>
            <w:gridCol w:w="3568"/>
          </w:tblGrid>
        </w:tblGridChange>
      </w:tblGrid>
      <w:tr w:rsidR="00632C4F" w:rsidRPr="00E2713B" w14:paraId="23537C15" w14:textId="77777777" w:rsidTr="00EA2613">
        <w:trPr>
          <w:trHeight w:val="341"/>
          <w:tblHeader/>
        </w:trPr>
        <w:tc>
          <w:tcPr>
            <w:tcW w:w="3031" w:type="pct"/>
            <w:shd w:val="clear" w:color="auto" w:fill="CCCCCC"/>
            <w:vAlign w:val="center"/>
          </w:tcPr>
          <w:p w14:paraId="09ADB8E7"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lastRenderedPageBreak/>
              <w:t>Identificador</w:t>
            </w:r>
          </w:p>
        </w:tc>
        <w:tc>
          <w:tcPr>
            <w:tcW w:w="1969" w:type="pct"/>
            <w:shd w:val="clear" w:color="auto" w:fill="CCCCCC"/>
            <w:vAlign w:val="center"/>
          </w:tcPr>
          <w:p w14:paraId="689B27D1"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40971268" w14:textId="77777777" w:rsidTr="00EA2613">
        <w:trPr>
          <w:trHeight w:val="341"/>
          <w:tblHeader/>
        </w:trPr>
        <w:tc>
          <w:tcPr>
            <w:tcW w:w="3031" w:type="pct"/>
            <w:shd w:val="clear" w:color="auto" w:fill="FFFFFF"/>
            <w:vAlign w:val="center"/>
          </w:tcPr>
          <w:p w14:paraId="54CBEE78"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11] </w:t>
            </w:r>
            <w:r w:rsidRPr="00E2713B">
              <w:rPr>
                <w:rFonts w:ascii="Arial" w:hAnsi="Arial" w:cs="Arial"/>
                <w:b/>
                <w:sz w:val="20"/>
                <w:szCs w:val="16"/>
              </w:rPr>
              <w:noBreakHyphen/>
              <w:t xml:space="preserve"> Dados do simulado</w:t>
            </w:r>
          </w:p>
        </w:tc>
        <w:tc>
          <w:tcPr>
            <w:tcW w:w="1969" w:type="pct"/>
            <w:shd w:val="clear" w:color="auto" w:fill="FFFFFF"/>
            <w:vAlign w:val="center"/>
          </w:tcPr>
          <w:p w14:paraId="2E885E51" w14:textId="628EDE61" w:rsidR="00632C4F" w:rsidRPr="00E2713B" w:rsidRDefault="00692A53">
            <w:pPr>
              <w:spacing w:line="360" w:lineRule="auto"/>
              <w:rPr>
                <w:rFonts w:ascii="Arial" w:hAnsi="Arial" w:cs="Arial"/>
                <w:sz w:val="32"/>
              </w:rPr>
            </w:pPr>
            <w:r w:rsidRPr="00E2713B">
              <w:rPr>
                <w:rFonts w:ascii="Arial" w:hAnsi="Arial" w:cs="Arial"/>
                <w:b/>
                <w:sz w:val="20"/>
                <w:szCs w:val="16"/>
              </w:rPr>
              <w:t xml:space="preserve">[RF10 </w:t>
            </w:r>
            <w:r w:rsidRPr="00E2713B">
              <w:rPr>
                <w:rFonts w:ascii="Arial" w:hAnsi="Arial" w:cs="Arial"/>
                <w:b/>
                <w:sz w:val="20"/>
                <w:szCs w:val="16"/>
              </w:rPr>
              <w:noBreakHyphen/>
              <w:t xml:space="preserve"> O sistema deve permitir </w:t>
            </w:r>
            <w:proofErr w:type="gramStart"/>
            <w:r w:rsidRPr="00E2713B">
              <w:rPr>
                <w:rFonts w:ascii="Arial" w:hAnsi="Arial" w:cs="Arial"/>
                <w:b/>
                <w:sz w:val="20"/>
                <w:szCs w:val="16"/>
              </w:rPr>
              <w:t>a  realização</w:t>
            </w:r>
            <w:proofErr w:type="gramEnd"/>
            <w:r w:rsidRPr="00E2713B">
              <w:rPr>
                <w:rFonts w:ascii="Arial" w:hAnsi="Arial" w:cs="Arial"/>
                <w:b/>
                <w:sz w:val="20"/>
                <w:szCs w:val="16"/>
              </w:rPr>
              <w:t xml:space="preserve"> de simulado</w:t>
            </w:r>
            <w:r w:rsidR="00B35D24">
              <w:rPr>
                <w:rFonts w:ascii="Arial" w:hAnsi="Arial" w:cs="Arial"/>
                <w:b/>
                <w:sz w:val="20"/>
                <w:szCs w:val="16"/>
              </w:rPr>
              <w:t>, RF27-</w:t>
            </w:r>
            <w:r w:rsidR="00B35D24" w:rsidRPr="00B35D24">
              <w:rPr>
                <w:rFonts w:ascii="Arial" w:eastAsia="Arial" w:hAnsi="Arial" w:cs="Arial"/>
                <w:b/>
                <w:sz w:val="20"/>
              </w:rPr>
              <w:t>O sistema deve armazenar as respostas dos clientes após cada simulado feito</w:t>
            </w:r>
            <w:r w:rsidR="00B35D24">
              <w:rPr>
                <w:rFonts w:ascii="Arial" w:eastAsia="Arial" w:hAnsi="Arial" w:cs="Arial"/>
                <w:b/>
                <w:sz w:val="20"/>
              </w:rPr>
              <w:t>, RF28-</w:t>
            </w:r>
            <w:r w:rsidR="00B35D24" w:rsidRPr="00B35D24">
              <w:rPr>
                <w:rFonts w:ascii="Arial" w:eastAsia="Arial" w:hAnsi="Arial" w:cs="Arial"/>
                <w:b/>
                <w:sz w:val="20"/>
              </w:rPr>
              <w:t>O sistema deve gerar um gráfico de desempenho geral dos alunos no simulado.</w:t>
            </w:r>
            <w:r w:rsidR="00B35D24">
              <w:rPr>
                <w:rFonts w:ascii="Arial" w:eastAsia="Arial" w:hAnsi="Arial" w:cs="Arial"/>
                <w:b/>
                <w:sz w:val="20"/>
              </w:rPr>
              <w:t xml:space="preserve"> </w:t>
            </w:r>
            <w:r w:rsidRPr="00E2713B">
              <w:rPr>
                <w:rFonts w:ascii="Arial" w:hAnsi="Arial" w:cs="Arial"/>
                <w:b/>
                <w:sz w:val="20"/>
                <w:szCs w:val="16"/>
              </w:rPr>
              <w:t>]</w:t>
            </w:r>
          </w:p>
        </w:tc>
      </w:tr>
      <w:tr w:rsidR="008E357D" w:rsidRPr="00E2713B" w14:paraId="5B33744F" w14:textId="77777777" w:rsidTr="008E357D">
        <w:trPr>
          <w:trHeight w:val="341"/>
          <w:tblHeader/>
        </w:trPr>
        <w:tc>
          <w:tcPr>
            <w:tcW w:w="5000" w:type="pct"/>
            <w:gridSpan w:val="2"/>
            <w:shd w:val="clear" w:color="auto" w:fill="FFFFFF"/>
            <w:vAlign w:val="center"/>
          </w:tcPr>
          <w:p w14:paraId="284787DA" w14:textId="653632C5" w:rsidR="008E357D" w:rsidRPr="00EA2613" w:rsidRDefault="008E357D">
            <w:pPr>
              <w:spacing w:line="360" w:lineRule="auto"/>
              <w:rPr>
                <w:rFonts w:ascii="Arial" w:hAnsi="Arial" w:cs="Arial"/>
                <w:sz w:val="20"/>
                <w:szCs w:val="16"/>
              </w:rPr>
            </w:pPr>
            <w:r>
              <w:rPr>
                <w:rFonts w:ascii="Arial" w:hAnsi="Arial" w:cs="Arial"/>
                <w:sz w:val="20"/>
                <w:szCs w:val="16"/>
              </w:rPr>
              <w:t>Questão, Número da Questão e Resposta Correta</w:t>
            </w:r>
          </w:p>
        </w:tc>
      </w:tr>
    </w:tbl>
    <w:p w14:paraId="1D391566" w14:textId="0B9E0E81" w:rsidR="005E5270" w:rsidRPr="00327A9E" w:rsidRDefault="00E31806" w:rsidP="00EA2613">
      <w:pPr>
        <w:pStyle w:val="Legenda"/>
      </w:pPr>
      <w:bookmarkStart w:id="299" w:name="_Toc515021226"/>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41</w:t>
      </w:r>
      <w:r w:rsidR="00417029">
        <w:rPr>
          <w:rFonts w:ascii="Arial" w:hAnsi="Arial" w:cs="Arial"/>
          <w:color w:val="auto"/>
          <w:sz w:val="20"/>
        </w:rPr>
        <w:fldChar w:fldCharType="end"/>
      </w:r>
      <w:r w:rsidRPr="00E2713B">
        <w:rPr>
          <w:rFonts w:ascii="Arial" w:hAnsi="Arial" w:cs="Arial"/>
          <w:color w:val="auto"/>
          <w:sz w:val="20"/>
        </w:rPr>
        <w:t>-Requisito de dados 11</w:t>
      </w:r>
      <w:bookmarkEnd w:id="299"/>
    </w:p>
    <w:p w14:paraId="3F33512F" w14:textId="3CB57633" w:rsidR="00632C4F" w:rsidRPr="00E2713B" w:rsidRDefault="00632C4F">
      <w:pPr>
        <w:tabs>
          <w:tab w:val="center" w:pos="4252"/>
        </w:tabs>
        <w:rPr>
          <w:rFonts w:ascii="Arial" w:hAnsi="Arial" w:cs="Arial"/>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03"/>
        <w:gridCol w:w="3858"/>
        <w:tblGridChange w:id="300">
          <w:tblGrid>
            <w:gridCol w:w="5203"/>
            <w:gridCol w:w="3858"/>
          </w:tblGrid>
        </w:tblGridChange>
      </w:tblGrid>
      <w:tr w:rsidR="00632C4F" w:rsidRPr="00E2713B" w14:paraId="258D0727" w14:textId="77777777" w:rsidTr="00EA2613">
        <w:trPr>
          <w:trHeight w:val="341"/>
          <w:tblHeader/>
        </w:trPr>
        <w:tc>
          <w:tcPr>
            <w:tcW w:w="2871" w:type="pct"/>
            <w:shd w:val="clear" w:color="auto" w:fill="CCCCCC"/>
            <w:vAlign w:val="center"/>
          </w:tcPr>
          <w:p w14:paraId="2EBE5656" w14:textId="77777777" w:rsidR="00632C4F" w:rsidRPr="00E2713B" w:rsidRDefault="00692A53">
            <w:pPr>
              <w:spacing w:line="360" w:lineRule="auto"/>
              <w:jc w:val="left"/>
              <w:rPr>
                <w:rFonts w:ascii="Arial" w:eastAsia="Arial" w:hAnsi="Arial" w:cs="Arial"/>
                <w:sz w:val="20"/>
              </w:rPr>
            </w:pPr>
            <w:r w:rsidRPr="00E2713B">
              <w:rPr>
                <w:rFonts w:ascii="Arial" w:eastAsia="Arial" w:hAnsi="Arial" w:cs="Arial"/>
                <w:b/>
                <w:sz w:val="20"/>
                <w:szCs w:val="16"/>
              </w:rPr>
              <w:t>Identificador</w:t>
            </w:r>
          </w:p>
        </w:tc>
        <w:tc>
          <w:tcPr>
            <w:tcW w:w="2129" w:type="pct"/>
            <w:shd w:val="clear" w:color="auto" w:fill="CCCCCC"/>
            <w:vAlign w:val="center"/>
          </w:tcPr>
          <w:p w14:paraId="5702E80C" w14:textId="77777777" w:rsidR="00632C4F" w:rsidRPr="00E2713B" w:rsidRDefault="00692A53">
            <w:pPr>
              <w:spacing w:line="360" w:lineRule="auto"/>
              <w:rPr>
                <w:rFonts w:ascii="Arial" w:eastAsia="Arial" w:hAnsi="Arial" w:cs="Arial"/>
                <w:sz w:val="20"/>
              </w:rPr>
            </w:pPr>
            <w:r w:rsidRPr="00E2713B">
              <w:rPr>
                <w:rFonts w:ascii="Arial" w:eastAsia="Arial" w:hAnsi="Arial" w:cs="Arial"/>
                <w:b/>
                <w:sz w:val="20"/>
                <w:szCs w:val="16"/>
              </w:rPr>
              <w:t>Requisito Funcional</w:t>
            </w:r>
          </w:p>
        </w:tc>
      </w:tr>
      <w:tr w:rsidR="00632C4F" w:rsidRPr="00E2713B" w14:paraId="2E530E1E" w14:textId="77777777" w:rsidTr="00EA2613">
        <w:trPr>
          <w:trHeight w:val="341"/>
          <w:tblHeader/>
        </w:trPr>
        <w:tc>
          <w:tcPr>
            <w:tcW w:w="2871" w:type="pct"/>
            <w:shd w:val="clear" w:color="auto" w:fill="FFFFFF"/>
            <w:vAlign w:val="center"/>
          </w:tcPr>
          <w:p w14:paraId="2E582123" w14:textId="77777777" w:rsidR="00632C4F" w:rsidRPr="00E2713B" w:rsidRDefault="00692A53">
            <w:pPr>
              <w:spacing w:line="360" w:lineRule="auto"/>
              <w:jc w:val="left"/>
              <w:rPr>
                <w:rFonts w:ascii="Arial" w:eastAsia="Arial" w:hAnsi="Arial" w:cs="Arial"/>
                <w:sz w:val="20"/>
              </w:rPr>
            </w:pPr>
            <w:r w:rsidRPr="00E2713B">
              <w:rPr>
                <w:rFonts w:ascii="Arial" w:eastAsia="Arial" w:hAnsi="Arial" w:cs="Arial"/>
                <w:b/>
                <w:sz w:val="20"/>
                <w:szCs w:val="16"/>
              </w:rPr>
              <w:t xml:space="preserve">[RD 12] </w:t>
            </w:r>
            <w:r w:rsidRPr="00E2713B">
              <w:rPr>
                <w:rFonts w:ascii="Arial" w:eastAsia="Arial" w:hAnsi="Arial" w:cs="Arial"/>
                <w:b/>
                <w:sz w:val="20"/>
                <w:szCs w:val="16"/>
              </w:rPr>
              <w:noBreakHyphen/>
              <w:t xml:space="preserve"> Dados do Agendamento</w:t>
            </w:r>
          </w:p>
        </w:tc>
        <w:tc>
          <w:tcPr>
            <w:tcW w:w="2129" w:type="pct"/>
            <w:shd w:val="clear" w:color="auto" w:fill="FFFFFF"/>
            <w:vAlign w:val="center"/>
          </w:tcPr>
          <w:p w14:paraId="05FBF783" w14:textId="77777777" w:rsidR="00632C4F" w:rsidRPr="00E2713B" w:rsidRDefault="00692A53">
            <w:pPr>
              <w:spacing w:line="360" w:lineRule="auto"/>
              <w:rPr>
                <w:rFonts w:ascii="Arial" w:eastAsia="Arial" w:hAnsi="Arial" w:cs="Arial"/>
                <w:sz w:val="20"/>
              </w:rPr>
            </w:pPr>
            <w:r w:rsidRPr="00E2713B">
              <w:rPr>
                <w:rFonts w:ascii="Arial" w:eastAsia="Arial" w:hAnsi="Arial" w:cs="Arial"/>
                <w:b/>
                <w:sz w:val="20"/>
                <w:szCs w:val="16"/>
              </w:rPr>
              <w:t xml:space="preserve">[RF 16 </w:t>
            </w:r>
            <w:r w:rsidRPr="00E2713B">
              <w:rPr>
                <w:rFonts w:ascii="Arial" w:eastAsia="Arial" w:hAnsi="Arial" w:cs="Arial"/>
                <w:b/>
                <w:sz w:val="20"/>
                <w:szCs w:val="16"/>
              </w:rPr>
              <w:noBreakHyphen/>
              <w:t xml:space="preserve"> O sistema deve permitir marcação de prova</w:t>
            </w:r>
            <w:r w:rsidRPr="00E2713B">
              <w:rPr>
                <w:rFonts w:ascii="Arial" w:eastAsia="Arial" w:hAnsi="Arial" w:cs="Arial"/>
                <w:sz w:val="20"/>
              </w:rPr>
              <w:t>]</w:t>
            </w:r>
          </w:p>
        </w:tc>
      </w:tr>
      <w:tr w:rsidR="008E357D" w:rsidRPr="00E2713B" w14:paraId="62EE3AED" w14:textId="77777777" w:rsidTr="008E357D">
        <w:trPr>
          <w:trHeight w:val="341"/>
          <w:tblHeader/>
        </w:trPr>
        <w:tc>
          <w:tcPr>
            <w:tcW w:w="5000" w:type="pct"/>
            <w:gridSpan w:val="2"/>
            <w:shd w:val="clear" w:color="auto" w:fill="FFFFFF"/>
            <w:vAlign w:val="center"/>
          </w:tcPr>
          <w:p w14:paraId="64030546" w14:textId="17D39AC2" w:rsidR="008E357D" w:rsidRPr="00EA2613" w:rsidRDefault="008E357D">
            <w:pPr>
              <w:spacing w:line="360" w:lineRule="auto"/>
              <w:rPr>
                <w:rFonts w:ascii="Arial" w:eastAsia="Arial" w:hAnsi="Arial" w:cs="Arial"/>
                <w:sz w:val="20"/>
                <w:szCs w:val="16"/>
              </w:rPr>
            </w:pPr>
            <w:r>
              <w:rPr>
                <w:rFonts w:ascii="Arial" w:eastAsia="Arial" w:hAnsi="Arial" w:cs="Arial"/>
                <w:sz w:val="20"/>
                <w:szCs w:val="16"/>
              </w:rPr>
              <w:t>CPF, Nome, Data/Horário e Local</w:t>
            </w:r>
          </w:p>
        </w:tc>
      </w:tr>
    </w:tbl>
    <w:p w14:paraId="3112B9AB" w14:textId="6320915B" w:rsidR="00632C4F" w:rsidRPr="00E2713B" w:rsidRDefault="00E31806" w:rsidP="00E31806">
      <w:pPr>
        <w:pStyle w:val="Legenda"/>
        <w:rPr>
          <w:rFonts w:ascii="Arial" w:hAnsi="Arial" w:cs="Arial"/>
          <w:color w:val="auto"/>
          <w:sz w:val="20"/>
        </w:rPr>
      </w:pPr>
      <w:bookmarkStart w:id="301" w:name="_Toc515021227"/>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42</w:t>
      </w:r>
      <w:r w:rsidR="00417029">
        <w:rPr>
          <w:rFonts w:ascii="Arial" w:hAnsi="Arial" w:cs="Arial"/>
          <w:color w:val="auto"/>
          <w:sz w:val="20"/>
        </w:rPr>
        <w:fldChar w:fldCharType="end"/>
      </w:r>
      <w:r w:rsidRPr="00E2713B">
        <w:rPr>
          <w:rFonts w:ascii="Arial" w:hAnsi="Arial" w:cs="Arial"/>
          <w:color w:val="auto"/>
          <w:sz w:val="20"/>
        </w:rPr>
        <w:t>-Requisito de dados 12</w:t>
      </w:r>
      <w:bookmarkEnd w:id="30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38"/>
        <w:gridCol w:w="3923"/>
        <w:tblGridChange w:id="302">
          <w:tblGrid>
            <w:gridCol w:w="5138"/>
            <w:gridCol w:w="3923"/>
          </w:tblGrid>
        </w:tblGridChange>
      </w:tblGrid>
      <w:tr w:rsidR="00632C4F" w:rsidRPr="00E2713B" w14:paraId="6D00FE73" w14:textId="77777777" w:rsidTr="00EA2613">
        <w:trPr>
          <w:trHeight w:val="341"/>
          <w:tblHeader/>
        </w:trPr>
        <w:tc>
          <w:tcPr>
            <w:tcW w:w="2835" w:type="pct"/>
            <w:shd w:val="clear" w:color="auto" w:fill="CCCCCC"/>
            <w:vAlign w:val="center"/>
          </w:tcPr>
          <w:p w14:paraId="36699B7B" w14:textId="77777777" w:rsidR="00632C4F" w:rsidRPr="00E2713B" w:rsidRDefault="00692A53">
            <w:pPr>
              <w:spacing w:line="360" w:lineRule="auto"/>
              <w:jc w:val="left"/>
              <w:rPr>
                <w:rFonts w:ascii="Arial" w:eastAsia="Arial" w:hAnsi="Arial" w:cs="Arial"/>
                <w:sz w:val="32"/>
              </w:rPr>
            </w:pPr>
            <w:r w:rsidRPr="00E2713B">
              <w:rPr>
                <w:rFonts w:ascii="Arial" w:eastAsia="Arial" w:hAnsi="Arial" w:cs="Arial"/>
                <w:b/>
                <w:sz w:val="20"/>
                <w:szCs w:val="16"/>
              </w:rPr>
              <w:t>Identificador</w:t>
            </w:r>
          </w:p>
        </w:tc>
        <w:tc>
          <w:tcPr>
            <w:tcW w:w="2165" w:type="pct"/>
            <w:shd w:val="clear" w:color="auto" w:fill="CCCCCC"/>
            <w:vAlign w:val="center"/>
          </w:tcPr>
          <w:p w14:paraId="0C7E86AB" w14:textId="77777777" w:rsidR="00632C4F" w:rsidRPr="00E2713B" w:rsidRDefault="00692A53">
            <w:pPr>
              <w:spacing w:line="360" w:lineRule="auto"/>
              <w:rPr>
                <w:rFonts w:ascii="Arial" w:eastAsia="Arial" w:hAnsi="Arial" w:cs="Arial"/>
                <w:sz w:val="32"/>
              </w:rPr>
            </w:pPr>
            <w:r w:rsidRPr="00E2713B">
              <w:rPr>
                <w:rFonts w:ascii="Arial" w:eastAsia="Arial" w:hAnsi="Arial" w:cs="Arial"/>
                <w:b/>
                <w:sz w:val="20"/>
                <w:szCs w:val="16"/>
              </w:rPr>
              <w:t>Requisito Funcional</w:t>
            </w:r>
          </w:p>
        </w:tc>
      </w:tr>
      <w:tr w:rsidR="00632C4F" w:rsidRPr="00E2713B" w14:paraId="3307A313" w14:textId="77777777" w:rsidTr="00EA2613">
        <w:trPr>
          <w:trHeight w:val="341"/>
          <w:tblHeader/>
        </w:trPr>
        <w:tc>
          <w:tcPr>
            <w:tcW w:w="2835" w:type="pct"/>
            <w:shd w:val="clear" w:color="auto" w:fill="FFFFFF"/>
            <w:vAlign w:val="center"/>
          </w:tcPr>
          <w:p w14:paraId="5A2E61AF" w14:textId="77777777" w:rsidR="00632C4F" w:rsidRPr="00E2713B" w:rsidRDefault="00692A53">
            <w:pPr>
              <w:spacing w:line="360" w:lineRule="auto"/>
              <w:jc w:val="left"/>
              <w:rPr>
                <w:rFonts w:ascii="Arial" w:eastAsia="Arial" w:hAnsi="Arial" w:cs="Arial"/>
                <w:sz w:val="32"/>
              </w:rPr>
            </w:pPr>
            <w:r w:rsidRPr="00E2713B">
              <w:rPr>
                <w:rFonts w:ascii="Arial" w:eastAsia="Arial" w:hAnsi="Arial" w:cs="Arial"/>
                <w:b/>
                <w:sz w:val="20"/>
                <w:szCs w:val="16"/>
              </w:rPr>
              <w:t xml:space="preserve">[RD 13] </w:t>
            </w:r>
            <w:r w:rsidRPr="00E2713B">
              <w:rPr>
                <w:rFonts w:ascii="Arial" w:eastAsia="Arial" w:hAnsi="Arial" w:cs="Arial"/>
                <w:b/>
                <w:sz w:val="20"/>
                <w:szCs w:val="16"/>
              </w:rPr>
              <w:noBreakHyphen/>
              <w:t xml:space="preserve"> Dados da confirmação/cancelamento</w:t>
            </w:r>
          </w:p>
        </w:tc>
        <w:tc>
          <w:tcPr>
            <w:tcW w:w="2165" w:type="pct"/>
            <w:shd w:val="clear" w:color="auto" w:fill="FFFFFF"/>
            <w:vAlign w:val="center"/>
          </w:tcPr>
          <w:p w14:paraId="40666398" w14:textId="77777777" w:rsidR="00632C4F" w:rsidRPr="00E2713B" w:rsidRDefault="00692A53">
            <w:pPr>
              <w:spacing w:line="360" w:lineRule="auto"/>
              <w:rPr>
                <w:rFonts w:ascii="Arial" w:eastAsia="Arial" w:hAnsi="Arial" w:cs="Arial"/>
                <w:sz w:val="32"/>
              </w:rPr>
            </w:pPr>
            <w:r w:rsidRPr="00E2713B">
              <w:rPr>
                <w:rFonts w:ascii="Arial" w:eastAsia="Arial" w:hAnsi="Arial" w:cs="Arial"/>
                <w:b/>
                <w:sz w:val="20"/>
                <w:szCs w:val="16"/>
              </w:rPr>
              <w:t>[RF 17 - O sistema deve confirmar a marcação de prova, RF 18 - O sistema deve cancelar a marcação de prova]</w:t>
            </w:r>
          </w:p>
        </w:tc>
      </w:tr>
      <w:tr w:rsidR="008E357D" w:rsidRPr="00E2713B" w14:paraId="6C937276" w14:textId="77777777" w:rsidTr="008E357D">
        <w:trPr>
          <w:trHeight w:val="341"/>
          <w:tblHeader/>
        </w:trPr>
        <w:tc>
          <w:tcPr>
            <w:tcW w:w="5000" w:type="pct"/>
            <w:gridSpan w:val="2"/>
            <w:shd w:val="clear" w:color="auto" w:fill="FFFFFF"/>
            <w:vAlign w:val="center"/>
          </w:tcPr>
          <w:p w14:paraId="59C16D85" w14:textId="663E5A28" w:rsidR="008E357D" w:rsidRPr="00EA2613" w:rsidRDefault="008E357D">
            <w:pPr>
              <w:spacing w:line="360" w:lineRule="auto"/>
              <w:rPr>
                <w:rFonts w:ascii="Arial" w:eastAsia="Arial" w:hAnsi="Arial" w:cs="Arial"/>
                <w:sz w:val="20"/>
                <w:szCs w:val="16"/>
              </w:rPr>
            </w:pPr>
            <w:r>
              <w:rPr>
                <w:rFonts w:ascii="Arial" w:eastAsia="Arial" w:hAnsi="Arial" w:cs="Arial"/>
                <w:sz w:val="20"/>
                <w:szCs w:val="16"/>
              </w:rPr>
              <w:t>CPF e Data/Horário</w:t>
            </w:r>
          </w:p>
        </w:tc>
      </w:tr>
    </w:tbl>
    <w:p w14:paraId="2B1AFD39" w14:textId="4A6F7115" w:rsidR="00B35D24" w:rsidRPr="00B35D24" w:rsidRDefault="00E31806" w:rsidP="00EA2613">
      <w:pPr>
        <w:pStyle w:val="Legenda"/>
      </w:pPr>
      <w:bookmarkStart w:id="303" w:name="_Toc515021228"/>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43</w:t>
      </w:r>
      <w:r w:rsidR="00417029">
        <w:rPr>
          <w:rFonts w:ascii="Arial" w:hAnsi="Arial" w:cs="Arial"/>
          <w:color w:val="auto"/>
          <w:sz w:val="20"/>
        </w:rPr>
        <w:fldChar w:fldCharType="end"/>
      </w:r>
      <w:r w:rsidRPr="00E2713B">
        <w:rPr>
          <w:rFonts w:ascii="Arial" w:hAnsi="Arial" w:cs="Arial"/>
          <w:color w:val="auto"/>
          <w:sz w:val="20"/>
        </w:rPr>
        <w:t>-Requisito de dados 13</w:t>
      </w:r>
      <w:bookmarkEnd w:id="303"/>
    </w:p>
    <w:tbl>
      <w:tblPr>
        <w:tblW w:w="499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85"/>
        <w:gridCol w:w="3969"/>
        <w:tblGridChange w:id="304">
          <w:tblGrid>
            <w:gridCol w:w="5085"/>
            <w:gridCol w:w="3969"/>
          </w:tblGrid>
        </w:tblGridChange>
      </w:tblGrid>
      <w:tr w:rsidR="00632C4F" w:rsidRPr="00E2713B" w14:paraId="382643B4" w14:textId="77777777" w:rsidTr="00EA2613">
        <w:trPr>
          <w:trHeight w:val="341"/>
          <w:tblHeader/>
        </w:trPr>
        <w:tc>
          <w:tcPr>
            <w:tcW w:w="2808" w:type="pct"/>
            <w:shd w:val="clear" w:color="auto" w:fill="CCCCCC"/>
            <w:vAlign w:val="center"/>
          </w:tcPr>
          <w:p w14:paraId="4A4EDF40"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Identificador</w:t>
            </w:r>
          </w:p>
        </w:tc>
        <w:tc>
          <w:tcPr>
            <w:tcW w:w="2192" w:type="pct"/>
            <w:shd w:val="clear" w:color="auto" w:fill="CCCCCC"/>
            <w:vAlign w:val="center"/>
          </w:tcPr>
          <w:p w14:paraId="4ED7640E"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59DB4D82" w14:textId="77777777" w:rsidTr="00EA2613">
        <w:trPr>
          <w:trHeight w:val="341"/>
          <w:tblHeader/>
        </w:trPr>
        <w:tc>
          <w:tcPr>
            <w:tcW w:w="2808" w:type="pct"/>
            <w:shd w:val="clear" w:color="auto" w:fill="FFFFFF"/>
            <w:vAlign w:val="center"/>
          </w:tcPr>
          <w:p w14:paraId="2F002955"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14] </w:t>
            </w:r>
            <w:r w:rsidRPr="00E2713B">
              <w:rPr>
                <w:rFonts w:ascii="Arial" w:hAnsi="Arial" w:cs="Arial"/>
                <w:b/>
                <w:sz w:val="20"/>
                <w:szCs w:val="16"/>
              </w:rPr>
              <w:noBreakHyphen/>
              <w:t xml:space="preserve"> Dados da notificação</w:t>
            </w:r>
          </w:p>
        </w:tc>
        <w:tc>
          <w:tcPr>
            <w:tcW w:w="2192" w:type="pct"/>
            <w:shd w:val="clear" w:color="auto" w:fill="FFFFFF"/>
            <w:vAlign w:val="center"/>
          </w:tcPr>
          <w:p w14:paraId="343E6CA9" w14:textId="77777777" w:rsidR="00632C4F" w:rsidRPr="00E2713B" w:rsidRDefault="00692A53">
            <w:pPr>
              <w:spacing w:line="360" w:lineRule="auto"/>
              <w:rPr>
                <w:rFonts w:ascii="Arial" w:hAnsi="Arial" w:cs="Arial"/>
                <w:sz w:val="32"/>
              </w:rPr>
            </w:pPr>
            <w:r w:rsidRPr="00E2713B">
              <w:rPr>
                <w:rFonts w:ascii="Arial" w:hAnsi="Arial" w:cs="Arial"/>
                <w:b/>
                <w:sz w:val="20"/>
                <w:szCs w:val="16"/>
              </w:rPr>
              <w:t>[RF 19 - O sistema deve notificar a marcação de prova]</w:t>
            </w:r>
          </w:p>
        </w:tc>
      </w:tr>
      <w:tr w:rsidR="008E357D" w:rsidRPr="00E2713B" w14:paraId="42CDB595" w14:textId="77777777" w:rsidTr="008E357D">
        <w:trPr>
          <w:trHeight w:val="341"/>
          <w:tblHeader/>
        </w:trPr>
        <w:tc>
          <w:tcPr>
            <w:tcW w:w="5000" w:type="pct"/>
            <w:gridSpan w:val="2"/>
            <w:shd w:val="clear" w:color="auto" w:fill="FFFFFF"/>
            <w:vAlign w:val="center"/>
          </w:tcPr>
          <w:p w14:paraId="1ADD9C9B" w14:textId="242FC216" w:rsidR="008E357D" w:rsidRPr="00EA2613" w:rsidRDefault="008E357D">
            <w:pPr>
              <w:spacing w:line="360" w:lineRule="auto"/>
              <w:rPr>
                <w:rFonts w:ascii="Arial" w:hAnsi="Arial" w:cs="Arial"/>
                <w:sz w:val="20"/>
                <w:szCs w:val="16"/>
              </w:rPr>
            </w:pPr>
            <w:r>
              <w:rPr>
                <w:rFonts w:ascii="Arial" w:hAnsi="Arial" w:cs="Arial"/>
                <w:sz w:val="20"/>
                <w:szCs w:val="16"/>
              </w:rPr>
              <w:t>Nome, Data/Horário e Local</w:t>
            </w:r>
          </w:p>
        </w:tc>
      </w:tr>
    </w:tbl>
    <w:p w14:paraId="3E957F4B" w14:textId="26ECE0F1" w:rsidR="00632C4F" w:rsidRPr="00E2713B" w:rsidRDefault="00E31806" w:rsidP="00327A9E">
      <w:pPr>
        <w:pStyle w:val="Legenda"/>
      </w:pPr>
      <w:bookmarkStart w:id="305" w:name="_Toc515021229"/>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44</w:t>
      </w:r>
      <w:r w:rsidR="00417029">
        <w:rPr>
          <w:rFonts w:ascii="Arial" w:hAnsi="Arial" w:cs="Arial"/>
          <w:color w:val="auto"/>
          <w:sz w:val="20"/>
        </w:rPr>
        <w:fldChar w:fldCharType="end"/>
      </w:r>
      <w:r w:rsidRPr="00E2713B">
        <w:rPr>
          <w:rFonts w:ascii="Arial" w:hAnsi="Arial" w:cs="Arial"/>
          <w:color w:val="auto"/>
          <w:sz w:val="20"/>
        </w:rPr>
        <w:t>-Requisito de dados 14</w:t>
      </w:r>
      <w:bookmarkEnd w:id="30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4558"/>
        <w:tblGridChange w:id="306">
          <w:tblGrid>
            <w:gridCol w:w="4503"/>
            <w:gridCol w:w="4558"/>
          </w:tblGrid>
        </w:tblGridChange>
      </w:tblGrid>
      <w:tr w:rsidR="00632C4F" w:rsidRPr="00E2713B" w14:paraId="473731CA" w14:textId="77777777" w:rsidTr="00EA2613">
        <w:trPr>
          <w:trHeight w:val="341"/>
          <w:tblHeader/>
        </w:trPr>
        <w:tc>
          <w:tcPr>
            <w:tcW w:w="2485" w:type="pct"/>
            <w:shd w:val="clear" w:color="auto" w:fill="CCCCCC"/>
            <w:vAlign w:val="center"/>
          </w:tcPr>
          <w:p w14:paraId="084138F7"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2515" w:type="pct"/>
            <w:shd w:val="clear" w:color="auto" w:fill="CCCCCC"/>
            <w:vAlign w:val="center"/>
          </w:tcPr>
          <w:p w14:paraId="4933119B"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3B5CF7C7" w14:textId="77777777" w:rsidTr="00EA2613">
        <w:trPr>
          <w:trHeight w:val="341"/>
          <w:tblHeader/>
        </w:trPr>
        <w:tc>
          <w:tcPr>
            <w:tcW w:w="2485" w:type="pct"/>
            <w:shd w:val="clear" w:color="auto" w:fill="FFFFFF"/>
            <w:vAlign w:val="center"/>
          </w:tcPr>
          <w:p w14:paraId="2B7DDAFD"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15] </w:t>
            </w:r>
            <w:r w:rsidRPr="00E2713B">
              <w:rPr>
                <w:rFonts w:ascii="Arial" w:hAnsi="Arial" w:cs="Arial"/>
                <w:b/>
                <w:sz w:val="20"/>
                <w:szCs w:val="16"/>
              </w:rPr>
              <w:noBreakHyphen/>
              <w:t xml:space="preserve"> Dados do agendamento</w:t>
            </w:r>
          </w:p>
        </w:tc>
        <w:tc>
          <w:tcPr>
            <w:tcW w:w="2515" w:type="pct"/>
            <w:shd w:val="clear" w:color="auto" w:fill="FFFFFF"/>
            <w:vAlign w:val="center"/>
          </w:tcPr>
          <w:p w14:paraId="1646F620"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21 </w:t>
            </w:r>
            <w:r w:rsidRPr="00E2713B">
              <w:rPr>
                <w:rFonts w:ascii="Arial" w:hAnsi="Arial" w:cs="Arial"/>
                <w:b/>
                <w:sz w:val="20"/>
                <w:szCs w:val="16"/>
              </w:rPr>
              <w:noBreakHyphen/>
              <w:t xml:space="preserve"> O sistema deve permitir agendamento de aulas</w:t>
            </w:r>
            <w:r w:rsidRPr="00E2713B">
              <w:rPr>
                <w:rFonts w:ascii="Arial" w:hAnsi="Arial" w:cs="Arial"/>
                <w:sz w:val="20"/>
              </w:rPr>
              <w:t>]</w:t>
            </w:r>
          </w:p>
        </w:tc>
      </w:tr>
      <w:tr w:rsidR="008E357D" w:rsidRPr="00E2713B" w14:paraId="60740571" w14:textId="77777777" w:rsidTr="008E357D">
        <w:trPr>
          <w:trHeight w:val="341"/>
          <w:tblHeader/>
        </w:trPr>
        <w:tc>
          <w:tcPr>
            <w:tcW w:w="5000" w:type="pct"/>
            <w:gridSpan w:val="2"/>
            <w:shd w:val="clear" w:color="auto" w:fill="FFFFFF"/>
            <w:vAlign w:val="center"/>
          </w:tcPr>
          <w:p w14:paraId="39A740F7" w14:textId="77926F67" w:rsidR="008E357D" w:rsidRPr="00EA2613" w:rsidRDefault="008E357D">
            <w:pPr>
              <w:spacing w:line="360" w:lineRule="auto"/>
              <w:rPr>
                <w:rFonts w:ascii="Arial" w:hAnsi="Arial" w:cs="Arial"/>
                <w:sz w:val="20"/>
                <w:szCs w:val="16"/>
              </w:rPr>
            </w:pPr>
            <w:r>
              <w:rPr>
                <w:rFonts w:ascii="Arial" w:hAnsi="Arial" w:cs="Arial"/>
                <w:sz w:val="20"/>
                <w:szCs w:val="16"/>
              </w:rPr>
              <w:t>Nome, CPF</w:t>
            </w:r>
          </w:p>
        </w:tc>
      </w:tr>
    </w:tbl>
    <w:p w14:paraId="6F568264" w14:textId="41103D40" w:rsidR="00632C4F" w:rsidRPr="00E2713B" w:rsidRDefault="00E31806" w:rsidP="00E31806">
      <w:pPr>
        <w:pStyle w:val="Legenda"/>
        <w:rPr>
          <w:rFonts w:ascii="Arial" w:hAnsi="Arial" w:cs="Arial"/>
          <w:color w:val="auto"/>
          <w:sz w:val="20"/>
        </w:rPr>
      </w:pPr>
      <w:bookmarkStart w:id="307" w:name="_Toc515021230"/>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45</w:t>
      </w:r>
      <w:r w:rsidR="00417029">
        <w:rPr>
          <w:rFonts w:ascii="Arial" w:hAnsi="Arial" w:cs="Arial"/>
          <w:color w:val="auto"/>
          <w:sz w:val="20"/>
        </w:rPr>
        <w:fldChar w:fldCharType="end"/>
      </w:r>
      <w:r w:rsidRPr="00E2713B">
        <w:rPr>
          <w:rFonts w:ascii="Arial" w:hAnsi="Arial" w:cs="Arial"/>
          <w:color w:val="auto"/>
          <w:sz w:val="20"/>
        </w:rPr>
        <w:t>-Requisito de dados 15</w:t>
      </w:r>
      <w:bookmarkEnd w:id="307"/>
    </w:p>
    <w:p w14:paraId="64D5328F" w14:textId="77777777" w:rsidR="00E31806" w:rsidRPr="00E2713B" w:rsidRDefault="00E31806" w:rsidP="00E31806"/>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38"/>
        <w:gridCol w:w="3923"/>
        <w:tblGridChange w:id="308">
          <w:tblGrid>
            <w:gridCol w:w="5138"/>
            <w:gridCol w:w="3923"/>
          </w:tblGrid>
        </w:tblGridChange>
      </w:tblGrid>
      <w:tr w:rsidR="00632C4F" w:rsidRPr="00E2713B" w14:paraId="60C9C54A" w14:textId="77777777" w:rsidTr="00EA2613">
        <w:trPr>
          <w:trHeight w:val="341"/>
          <w:tblHeader/>
        </w:trPr>
        <w:tc>
          <w:tcPr>
            <w:tcW w:w="2835" w:type="pct"/>
            <w:shd w:val="clear" w:color="auto" w:fill="CCCCCC"/>
            <w:vAlign w:val="center"/>
          </w:tcPr>
          <w:p w14:paraId="62017815" w14:textId="77777777" w:rsidR="00632C4F" w:rsidRPr="00E2713B" w:rsidRDefault="00692A53">
            <w:pPr>
              <w:spacing w:line="360" w:lineRule="auto"/>
              <w:jc w:val="left"/>
              <w:rPr>
                <w:rFonts w:ascii="Arial" w:eastAsia="Arial" w:hAnsi="Arial" w:cs="Arial"/>
                <w:sz w:val="20"/>
              </w:rPr>
            </w:pPr>
            <w:r w:rsidRPr="00E2713B">
              <w:rPr>
                <w:rFonts w:ascii="Arial" w:eastAsia="Arial" w:hAnsi="Arial" w:cs="Arial"/>
                <w:b/>
                <w:sz w:val="20"/>
                <w:szCs w:val="16"/>
              </w:rPr>
              <w:t>Identificador</w:t>
            </w:r>
          </w:p>
        </w:tc>
        <w:tc>
          <w:tcPr>
            <w:tcW w:w="2165" w:type="pct"/>
            <w:shd w:val="clear" w:color="auto" w:fill="CCCCCC"/>
            <w:vAlign w:val="center"/>
          </w:tcPr>
          <w:p w14:paraId="6D689930" w14:textId="77777777" w:rsidR="00632C4F" w:rsidRPr="00E2713B" w:rsidRDefault="00692A53">
            <w:pPr>
              <w:spacing w:line="360" w:lineRule="auto"/>
              <w:rPr>
                <w:rFonts w:ascii="Arial" w:eastAsia="Arial" w:hAnsi="Arial" w:cs="Arial"/>
                <w:sz w:val="20"/>
              </w:rPr>
            </w:pPr>
            <w:r w:rsidRPr="00E2713B">
              <w:rPr>
                <w:rFonts w:ascii="Arial" w:eastAsia="Arial" w:hAnsi="Arial" w:cs="Arial"/>
                <w:b/>
                <w:sz w:val="20"/>
                <w:szCs w:val="16"/>
              </w:rPr>
              <w:t>Requisito Funcional</w:t>
            </w:r>
          </w:p>
        </w:tc>
      </w:tr>
      <w:tr w:rsidR="00632C4F" w:rsidRPr="00E2713B" w14:paraId="7963030A" w14:textId="77777777" w:rsidTr="00EA2613">
        <w:trPr>
          <w:trHeight w:val="341"/>
          <w:tblHeader/>
        </w:trPr>
        <w:tc>
          <w:tcPr>
            <w:tcW w:w="2835" w:type="pct"/>
            <w:shd w:val="clear" w:color="auto" w:fill="FFFFFF"/>
            <w:vAlign w:val="center"/>
          </w:tcPr>
          <w:p w14:paraId="37A295A7" w14:textId="77777777" w:rsidR="00632C4F" w:rsidRPr="00E2713B" w:rsidRDefault="00692A53">
            <w:pPr>
              <w:spacing w:line="360" w:lineRule="auto"/>
              <w:jc w:val="left"/>
              <w:rPr>
                <w:rFonts w:ascii="Arial" w:eastAsia="Arial" w:hAnsi="Arial" w:cs="Arial"/>
                <w:sz w:val="20"/>
              </w:rPr>
            </w:pPr>
            <w:r w:rsidRPr="00E2713B">
              <w:rPr>
                <w:rFonts w:ascii="Arial" w:eastAsia="Arial" w:hAnsi="Arial" w:cs="Arial"/>
                <w:b/>
                <w:sz w:val="20"/>
                <w:szCs w:val="16"/>
              </w:rPr>
              <w:t xml:space="preserve">[RD 16] </w:t>
            </w:r>
            <w:r w:rsidRPr="00E2713B">
              <w:rPr>
                <w:rFonts w:ascii="Arial" w:eastAsia="Arial" w:hAnsi="Arial" w:cs="Arial"/>
                <w:b/>
                <w:sz w:val="20"/>
                <w:szCs w:val="16"/>
              </w:rPr>
              <w:noBreakHyphen/>
              <w:t xml:space="preserve"> Dados do cancelamento</w:t>
            </w:r>
          </w:p>
        </w:tc>
        <w:tc>
          <w:tcPr>
            <w:tcW w:w="2165" w:type="pct"/>
            <w:shd w:val="clear" w:color="auto" w:fill="FFFFFF"/>
            <w:vAlign w:val="center"/>
          </w:tcPr>
          <w:p w14:paraId="7354057A" w14:textId="77777777" w:rsidR="00632C4F" w:rsidRPr="00E2713B" w:rsidRDefault="00692A53">
            <w:pPr>
              <w:spacing w:line="360" w:lineRule="auto"/>
              <w:rPr>
                <w:rFonts w:ascii="Arial" w:eastAsia="Arial" w:hAnsi="Arial" w:cs="Arial"/>
                <w:sz w:val="20"/>
              </w:rPr>
            </w:pPr>
            <w:r w:rsidRPr="00E2713B">
              <w:rPr>
                <w:rFonts w:ascii="Arial" w:eastAsia="Arial" w:hAnsi="Arial" w:cs="Arial"/>
                <w:b/>
                <w:sz w:val="20"/>
                <w:szCs w:val="16"/>
              </w:rPr>
              <w:t>[RF 22 - O sistema deve cancelar agendamento de aulas]</w:t>
            </w:r>
          </w:p>
        </w:tc>
      </w:tr>
      <w:tr w:rsidR="00953353" w:rsidRPr="00E2713B" w14:paraId="0DF9E051" w14:textId="77777777" w:rsidTr="00953353">
        <w:trPr>
          <w:trHeight w:val="341"/>
          <w:tblHeader/>
        </w:trPr>
        <w:tc>
          <w:tcPr>
            <w:tcW w:w="5000" w:type="pct"/>
            <w:gridSpan w:val="2"/>
            <w:shd w:val="clear" w:color="auto" w:fill="FFFFFF"/>
            <w:vAlign w:val="center"/>
          </w:tcPr>
          <w:p w14:paraId="4A35D359" w14:textId="42C9B502" w:rsidR="00953353" w:rsidRPr="00EA2613" w:rsidRDefault="00953353" w:rsidP="00EA2613">
            <w:pPr>
              <w:spacing w:line="360" w:lineRule="auto"/>
              <w:rPr>
                <w:rFonts w:ascii="Arial" w:eastAsia="Arial" w:hAnsi="Arial" w:cs="Arial"/>
                <w:sz w:val="20"/>
                <w:szCs w:val="16"/>
              </w:rPr>
            </w:pPr>
            <w:r>
              <w:rPr>
                <w:rFonts w:ascii="Arial" w:eastAsia="Arial" w:hAnsi="Arial" w:cs="Arial"/>
                <w:sz w:val="20"/>
                <w:szCs w:val="16"/>
              </w:rPr>
              <w:t>Data/Hora, Local e Tipo</w:t>
            </w:r>
          </w:p>
        </w:tc>
      </w:tr>
    </w:tbl>
    <w:p w14:paraId="4A97CFC1" w14:textId="1B27280A" w:rsidR="00632C4F" w:rsidRPr="00E2713B" w:rsidRDefault="00E31806" w:rsidP="00E31806">
      <w:pPr>
        <w:pStyle w:val="Legenda"/>
        <w:rPr>
          <w:rFonts w:ascii="Arial" w:hAnsi="Arial" w:cs="Arial"/>
          <w:color w:val="auto"/>
          <w:sz w:val="20"/>
        </w:rPr>
      </w:pPr>
      <w:bookmarkStart w:id="309" w:name="_Toc515021231"/>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46</w:t>
      </w:r>
      <w:r w:rsidR="00417029">
        <w:rPr>
          <w:rFonts w:ascii="Arial" w:hAnsi="Arial" w:cs="Arial"/>
          <w:color w:val="auto"/>
          <w:sz w:val="20"/>
        </w:rPr>
        <w:fldChar w:fldCharType="end"/>
      </w:r>
      <w:r w:rsidRPr="00E2713B">
        <w:rPr>
          <w:rFonts w:ascii="Arial" w:hAnsi="Arial" w:cs="Arial"/>
          <w:color w:val="auto"/>
          <w:sz w:val="20"/>
        </w:rPr>
        <w:t>-Requisito de dados 16</w:t>
      </w:r>
      <w:bookmarkEnd w:id="30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0"/>
        <w:gridCol w:w="3971"/>
        <w:tblGridChange w:id="310">
          <w:tblGrid>
            <w:gridCol w:w="5090"/>
            <w:gridCol w:w="3971"/>
          </w:tblGrid>
        </w:tblGridChange>
      </w:tblGrid>
      <w:tr w:rsidR="00632C4F" w:rsidRPr="00E2713B" w14:paraId="355FDCD7" w14:textId="77777777" w:rsidTr="00EA2613">
        <w:trPr>
          <w:trHeight w:val="341"/>
          <w:tblHeader/>
        </w:trPr>
        <w:tc>
          <w:tcPr>
            <w:tcW w:w="2809" w:type="pct"/>
            <w:shd w:val="clear" w:color="auto" w:fill="CCCCCC"/>
            <w:vAlign w:val="center"/>
          </w:tcPr>
          <w:p w14:paraId="3D09F1D6"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lastRenderedPageBreak/>
              <w:t>Identificador</w:t>
            </w:r>
          </w:p>
        </w:tc>
        <w:tc>
          <w:tcPr>
            <w:tcW w:w="2191" w:type="pct"/>
            <w:shd w:val="clear" w:color="auto" w:fill="CCCCCC"/>
            <w:vAlign w:val="center"/>
          </w:tcPr>
          <w:p w14:paraId="418F6699"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7E4FCAC8" w14:textId="77777777" w:rsidTr="00EA2613">
        <w:trPr>
          <w:trHeight w:val="341"/>
          <w:tblHeader/>
        </w:trPr>
        <w:tc>
          <w:tcPr>
            <w:tcW w:w="2809" w:type="pct"/>
            <w:shd w:val="clear" w:color="auto" w:fill="FFFFFF"/>
            <w:vAlign w:val="center"/>
          </w:tcPr>
          <w:p w14:paraId="39A7F51B"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17] </w:t>
            </w:r>
            <w:r w:rsidRPr="00E2713B">
              <w:rPr>
                <w:rFonts w:ascii="Arial" w:hAnsi="Arial" w:cs="Arial"/>
                <w:b/>
                <w:sz w:val="20"/>
                <w:szCs w:val="16"/>
              </w:rPr>
              <w:noBreakHyphen/>
              <w:t xml:space="preserve"> Dados da notificação</w:t>
            </w:r>
          </w:p>
        </w:tc>
        <w:tc>
          <w:tcPr>
            <w:tcW w:w="2191" w:type="pct"/>
            <w:shd w:val="clear" w:color="auto" w:fill="FFFFFF"/>
            <w:vAlign w:val="center"/>
          </w:tcPr>
          <w:p w14:paraId="7B72CDD8" w14:textId="77777777" w:rsidR="00632C4F" w:rsidRPr="00E2713B" w:rsidRDefault="00692A53">
            <w:pPr>
              <w:spacing w:line="360" w:lineRule="auto"/>
              <w:rPr>
                <w:rFonts w:ascii="Arial" w:hAnsi="Arial" w:cs="Arial"/>
                <w:sz w:val="32"/>
              </w:rPr>
            </w:pPr>
            <w:r w:rsidRPr="00E2713B">
              <w:rPr>
                <w:rFonts w:ascii="Arial" w:hAnsi="Arial" w:cs="Arial"/>
                <w:b/>
                <w:sz w:val="20"/>
                <w:szCs w:val="16"/>
              </w:rPr>
              <w:t>[RF 23 - O sistema deve notificar o aluno a data das aulas]</w:t>
            </w:r>
          </w:p>
        </w:tc>
      </w:tr>
      <w:tr w:rsidR="008E357D" w:rsidRPr="00E2713B" w14:paraId="1E1D3A1B" w14:textId="77777777" w:rsidTr="008E357D">
        <w:trPr>
          <w:trHeight w:val="341"/>
          <w:tblHeader/>
        </w:trPr>
        <w:tc>
          <w:tcPr>
            <w:tcW w:w="5000" w:type="pct"/>
            <w:gridSpan w:val="2"/>
            <w:shd w:val="clear" w:color="auto" w:fill="FFFFFF"/>
            <w:vAlign w:val="center"/>
          </w:tcPr>
          <w:p w14:paraId="76330394" w14:textId="074CB390" w:rsidR="008E357D" w:rsidRPr="00EA2613" w:rsidRDefault="008E357D">
            <w:pPr>
              <w:spacing w:line="360" w:lineRule="auto"/>
              <w:rPr>
                <w:rFonts w:ascii="Arial" w:hAnsi="Arial" w:cs="Arial"/>
                <w:sz w:val="20"/>
                <w:szCs w:val="16"/>
              </w:rPr>
            </w:pPr>
            <w:r>
              <w:rPr>
                <w:rFonts w:ascii="Arial" w:hAnsi="Arial" w:cs="Arial"/>
                <w:sz w:val="20"/>
                <w:szCs w:val="16"/>
              </w:rPr>
              <w:t>Nome, Data/Horário e Local</w:t>
            </w:r>
          </w:p>
        </w:tc>
      </w:tr>
    </w:tbl>
    <w:p w14:paraId="596FCE88" w14:textId="7761DB97" w:rsidR="00A25928" w:rsidRPr="00E2713B" w:rsidRDefault="00E31806" w:rsidP="00327A9E">
      <w:pPr>
        <w:pStyle w:val="Legenda"/>
      </w:pPr>
      <w:bookmarkStart w:id="311" w:name="_Toc515021232"/>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47</w:t>
      </w:r>
      <w:r w:rsidR="00417029">
        <w:rPr>
          <w:rFonts w:ascii="Arial" w:hAnsi="Arial" w:cs="Arial"/>
          <w:color w:val="auto"/>
          <w:sz w:val="20"/>
        </w:rPr>
        <w:fldChar w:fldCharType="end"/>
      </w:r>
      <w:r w:rsidRPr="00E2713B">
        <w:rPr>
          <w:rFonts w:ascii="Arial" w:hAnsi="Arial" w:cs="Arial"/>
          <w:color w:val="auto"/>
          <w:sz w:val="20"/>
        </w:rPr>
        <w:t>-Requisito de dados 17</w:t>
      </w:r>
      <w:bookmarkEnd w:id="3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09"/>
        <w:tblGridChange w:id="312">
          <w:tblGrid>
            <w:gridCol w:w="4552"/>
            <w:gridCol w:w="4509"/>
          </w:tblGrid>
        </w:tblGridChange>
      </w:tblGrid>
      <w:tr w:rsidR="00A25928" w:rsidRPr="00E2713B" w14:paraId="765A3F81" w14:textId="77777777" w:rsidTr="00EA2613">
        <w:trPr>
          <w:trHeight w:val="341"/>
          <w:tblHeader/>
        </w:trPr>
        <w:tc>
          <w:tcPr>
            <w:tcW w:w="2512" w:type="pct"/>
            <w:shd w:val="clear" w:color="auto" w:fill="CCCCCC"/>
            <w:vAlign w:val="center"/>
          </w:tcPr>
          <w:p w14:paraId="31532660" w14:textId="77777777" w:rsidR="00A25928" w:rsidRPr="00E2713B" w:rsidRDefault="00A25928" w:rsidP="00481C26">
            <w:pPr>
              <w:spacing w:line="360" w:lineRule="auto"/>
              <w:jc w:val="left"/>
              <w:rPr>
                <w:rFonts w:ascii="Arial" w:hAnsi="Arial" w:cs="Arial"/>
                <w:sz w:val="20"/>
              </w:rPr>
            </w:pPr>
            <w:r w:rsidRPr="00E2713B">
              <w:rPr>
                <w:rFonts w:ascii="Arial" w:hAnsi="Arial" w:cs="Arial"/>
                <w:b/>
                <w:sz w:val="20"/>
                <w:szCs w:val="16"/>
              </w:rPr>
              <w:t>Identificador</w:t>
            </w:r>
          </w:p>
        </w:tc>
        <w:tc>
          <w:tcPr>
            <w:tcW w:w="2488" w:type="pct"/>
            <w:shd w:val="clear" w:color="auto" w:fill="CCCCCC"/>
            <w:vAlign w:val="center"/>
          </w:tcPr>
          <w:p w14:paraId="5DF40B16" w14:textId="77777777" w:rsidR="00A25928" w:rsidRPr="00E2713B" w:rsidRDefault="00A25928" w:rsidP="00481C26">
            <w:pPr>
              <w:spacing w:line="360" w:lineRule="auto"/>
              <w:rPr>
                <w:rFonts w:ascii="Arial" w:hAnsi="Arial" w:cs="Arial"/>
                <w:sz w:val="20"/>
              </w:rPr>
            </w:pPr>
            <w:r w:rsidRPr="00E2713B">
              <w:rPr>
                <w:rFonts w:ascii="Arial" w:hAnsi="Arial" w:cs="Arial"/>
                <w:b/>
                <w:sz w:val="20"/>
                <w:szCs w:val="16"/>
              </w:rPr>
              <w:t>Requisito Funcional</w:t>
            </w:r>
          </w:p>
        </w:tc>
      </w:tr>
      <w:tr w:rsidR="00A25928" w:rsidRPr="00E2713B" w14:paraId="006AA3C4" w14:textId="77777777" w:rsidTr="00EA2613">
        <w:trPr>
          <w:trHeight w:val="341"/>
          <w:tblHeader/>
        </w:trPr>
        <w:tc>
          <w:tcPr>
            <w:tcW w:w="2512" w:type="pct"/>
            <w:shd w:val="clear" w:color="auto" w:fill="FFFFFF"/>
            <w:vAlign w:val="center"/>
          </w:tcPr>
          <w:p w14:paraId="7F432302" w14:textId="33581C10" w:rsidR="00A25928" w:rsidRPr="00E2713B" w:rsidRDefault="00A25928" w:rsidP="00481C26">
            <w:pPr>
              <w:spacing w:line="360" w:lineRule="auto"/>
              <w:jc w:val="left"/>
              <w:rPr>
                <w:rFonts w:ascii="Arial" w:hAnsi="Arial" w:cs="Arial"/>
                <w:sz w:val="20"/>
              </w:rPr>
            </w:pPr>
            <w:r w:rsidRPr="00E2713B">
              <w:rPr>
                <w:rFonts w:ascii="Arial" w:hAnsi="Arial" w:cs="Arial"/>
                <w:b/>
                <w:sz w:val="20"/>
                <w:szCs w:val="16"/>
              </w:rPr>
              <w:t>[RD 1</w:t>
            </w:r>
            <w:r>
              <w:rPr>
                <w:rFonts w:ascii="Arial" w:hAnsi="Arial" w:cs="Arial"/>
                <w:b/>
                <w:sz w:val="20"/>
                <w:szCs w:val="16"/>
              </w:rPr>
              <w:t>8</w:t>
            </w:r>
            <w:r w:rsidRPr="00E2713B">
              <w:rPr>
                <w:rFonts w:ascii="Arial" w:hAnsi="Arial" w:cs="Arial"/>
                <w:b/>
                <w:sz w:val="20"/>
                <w:szCs w:val="16"/>
              </w:rPr>
              <w:t xml:space="preserve">] </w:t>
            </w:r>
            <w:r w:rsidRPr="00E2713B">
              <w:rPr>
                <w:rFonts w:ascii="Arial" w:hAnsi="Arial" w:cs="Arial"/>
                <w:b/>
                <w:sz w:val="20"/>
                <w:szCs w:val="16"/>
              </w:rPr>
              <w:noBreakHyphen/>
            </w:r>
            <w:r>
              <w:rPr>
                <w:rFonts w:ascii="Arial" w:hAnsi="Arial" w:cs="Arial"/>
                <w:b/>
                <w:sz w:val="20"/>
                <w:szCs w:val="16"/>
              </w:rPr>
              <w:t>Lista</w:t>
            </w:r>
            <w:r w:rsidRPr="00E2713B">
              <w:rPr>
                <w:rFonts w:ascii="Arial" w:hAnsi="Arial" w:cs="Arial"/>
                <w:b/>
                <w:sz w:val="20"/>
                <w:szCs w:val="16"/>
              </w:rPr>
              <w:t xml:space="preserve"> d</w:t>
            </w:r>
            <w:r>
              <w:rPr>
                <w:rFonts w:ascii="Arial" w:hAnsi="Arial" w:cs="Arial"/>
                <w:b/>
                <w:sz w:val="20"/>
                <w:szCs w:val="16"/>
              </w:rPr>
              <w:t>e</w:t>
            </w:r>
            <w:r w:rsidRPr="00E2713B">
              <w:rPr>
                <w:rFonts w:ascii="Arial" w:hAnsi="Arial" w:cs="Arial"/>
                <w:b/>
                <w:sz w:val="20"/>
                <w:szCs w:val="16"/>
              </w:rPr>
              <w:t xml:space="preserve"> </w:t>
            </w:r>
            <w:r>
              <w:rPr>
                <w:rFonts w:ascii="Arial" w:hAnsi="Arial" w:cs="Arial"/>
                <w:b/>
                <w:sz w:val="20"/>
                <w:szCs w:val="16"/>
              </w:rPr>
              <w:t>conteúdos</w:t>
            </w:r>
          </w:p>
        </w:tc>
        <w:tc>
          <w:tcPr>
            <w:tcW w:w="2488" w:type="pct"/>
            <w:shd w:val="clear" w:color="auto" w:fill="FFFFFF"/>
            <w:vAlign w:val="center"/>
          </w:tcPr>
          <w:p w14:paraId="4DA2FA56" w14:textId="478601A6" w:rsidR="00A25928" w:rsidRPr="00E2713B" w:rsidRDefault="00A25928" w:rsidP="00481C26">
            <w:pPr>
              <w:spacing w:line="360" w:lineRule="auto"/>
              <w:rPr>
                <w:rFonts w:ascii="Arial" w:hAnsi="Arial" w:cs="Arial"/>
                <w:sz w:val="20"/>
              </w:rPr>
            </w:pPr>
            <w:r w:rsidRPr="00E2713B">
              <w:rPr>
                <w:rFonts w:ascii="Arial" w:hAnsi="Arial" w:cs="Arial"/>
                <w:b/>
                <w:sz w:val="20"/>
                <w:szCs w:val="16"/>
              </w:rPr>
              <w:t>[RF 2</w:t>
            </w:r>
            <w:r>
              <w:rPr>
                <w:rFonts w:ascii="Arial" w:hAnsi="Arial" w:cs="Arial"/>
                <w:b/>
                <w:sz w:val="20"/>
                <w:szCs w:val="16"/>
              </w:rPr>
              <w:t>9</w:t>
            </w:r>
            <w:r w:rsidRPr="00E2713B">
              <w:rPr>
                <w:rFonts w:ascii="Arial" w:hAnsi="Arial" w:cs="Arial"/>
                <w:b/>
                <w:sz w:val="20"/>
                <w:szCs w:val="16"/>
              </w:rPr>
              <w:t xml:space="preserve"> </w:t>
            </w:r>
            <w:r w:rsidRPr="00E2713B">
              <w:rPr>
                <w:rFonts w:ascii="Arial" w:hAnsi="Arial" w:cs="Arial"/>
                <w:b/>
                <w:sz w:val="20"/>
                <w:szCs w:val="16"/>
              </w:rPr>
              <w:noBreakHyphen/>
              <w:t xml:space="preserve"> </w:t>
            </w:r>
            <w:r w:rsidR="00B35D24" w:rsidRPr="00B35D24">
              <w:rPr>
                <w:rFonts w:ascii="Arial" w:eastAsia="Arial" w:hAnsi="Arial" w:cs="Arial"/>
                <w:b/>
                <w:sz w:val="20"/>
              </w:rPr>
              <w:t>O sistema deve gerar um arquivo indicando os conteúdos que devem ter um foco maior nas aulas teóricas</w:t>
            </w:r>
            <w:r w:rsidR="00B35D24">
              <w:rPr>
                <w:rFonts w:ascii="Arial" w:eastAsia="Arial" w:hAnsi="Arial" w:cs="Arial"/>
                <w:sz w:val="20"/>
              </w:rPr>
              <w:t>.</w:t>
            </w:r>
            <w:r w:rsidRPr="00E2713B">
              <w:rPr>
                <w:rFonts w:ascii="Arial" w:hAnsi="Arial" w:cs="Arial"/>
                <w:sz w:val="20"/>
              </w:rPr>
              <w:t>]</w:t>
            </w:r>
          </w:p>
        </w:tc>
      </w:tr>
      <w:tr w:rsidR="008E357D" w:rsidRPr="00E2713B" w14:paraId="085304FB" w14:textId="77777777" w:rsidTr="008E357D">
        <w:trPr>
          <w:trHeight w:val="341"/>
          <w:tblHeader/>
        </w:trPr>
        <w:tc>
          <w:tcPr>
            <w:tcW w:w="5000" w:type="pct"/>
            <w:gridSpan w:val="2"/>
            <w:shd w:val="clear" w:color="auto" w:fill="FFFFFF"/>
            <w:vAlign w:val="center"/>
          </w:tcPr>
          <w:p w14:paraId="2C0CF656" w14:textId="06B5F529" w:rsidR="008E357D" w:rsidRPr="00EA2613" w:rsidRDefault="008E357D" w:rsidP="00481C26">
            <w:pPr>
              <w:spacing w:line="360" w:lineRule="auto"/>
              <w:rPr>
                <w:rFonts w:ascii="Arial" w:hAnsi="Arial" w:cs="Arial"/>
                <w:sz w:val="20"/>
                <w:szCs w:val="16"/>
              </w:rPr>
            </w:pPr>
            <w:r>
              <w:rPr>
                <w:rFonts w:ascii="Arial" w:hAnsi="Arial" w:cs="Arial"/>
                <w:sz w:val="20"/>
                <w:szCs w:val="16"/>
              </w:rPr>
              <w:t>Conteúdo, Importância</w:t>
            </w:r>
          </w:p>
        </w:tc>
      </w:tr>
    </w:tbl>
    <w:p w14:paraId="4990F766" w14:textId="1AB1633F" w:rsidR="00A25928" w:rsidRPr="00B35D24" w:rsidRDefault="00B35D24" w:rsidP="00B35D24">
      <w:pPr>
        <w:pStyle w:val="Legenda"/>
        <w:rPr>
          <w:rFonts w:ascii="Arial" w:hAnsi="Arial" w:cs="Arial"/>
          <w:color w:val="auto"/>
          <w:sz w:val="20"/>
        </w:rPr>
      </w:pPr>
      <w:bookmarkStart w:id="313" w:name="_Toc515021233"/>
      <w:r w:rsidRPr="00B35D24">
        <w:rPr>
          <w:rFonts w:ascii="Arial" w:hAnsi="Arial" w:cs="Arial"/>
          <w:color w:val="auto"/>
          <w:sz w:val="20"/>
        </w:rPr>
        <w:t xml:space="preserve">Tabela </w:t>
      </w:r>
      <w:r w:rsidRPr="00B35D24">
        <w:rPr>
          <w:rFonts w:ascii="Arial" w:hAnsi="Arial" w:cs="Arial"/>
          <w:color w:val="auto"/>
          <w:sz w:val="20"/>
        </w:rPr>
        <w:fldChar w:fldCharType="begin"/>
      </w:r>
      <w:r w:rsidRPr="00B35D24">
        <w:rPr>
          <w:rFonts w:ascii="Arial" w:hAnsi="Arial" w:cs="Arial"/>
          <w:color w:val="auto"/>
          <w:sz w:val="20"/>
        </w:rPr>
        <w:instrText xml:space="preserve"> SEQ Tabela \* ARABIC </w:instrText>
      </w:r>
      <w:r w:rsidRPr="00B35D24">
        <w:rPr>
          <w:rFonts w:ascii="Arial" w:hAnsi="Arial" w:cs="Arial"/>
          <w:color w:val="auto"/>
          <w:sz w:val="20"/>
        </w:rPr>
        <w:fldChar w:fldCharType="separate"/>
      </w:r>
      <w:r w:rsidR="002D0F59">
        <w:rPr>
          <w:rFonts w:ascii="Arial" w:hAnsi="Arial" w:cs="Arial"/>
          <w:noProof/>
          <w:color w:val="auto"/>
          <w:sz w:val="20"/>
        </w:rPr>
        <w:t>48</w:t>
      </w:r>
      <w:r w:rsidRPr="00B35D24">
        <w:rPr>
          <w:rFonts w:ascii="Arial" w:hAnsi="Arial" w:cs="Arial"/>
          <w:color w:val="auto"/>
          <w:sz w:val="20"/>
        </w:rPr>
        <w:fldChar w:fldCharType="end"/>
      </w:r>
      <w:r w:rsidRPr="00B35D24">
        <w:rPr>
          <w:rFonts w:ascii="Arial" w:hAnsi="Arial" w:cs="Arial"/>
          <w:color w:val="auto"/>
          <w:sz w:val="20"/>
        </w:rPr>
        <w:t>-Requisito de Dados 18</w:t>
      </w:r>
      <w:bookmarkEnd w:id="313"/>
    </w:p>
    <w:p w14:paraId="772F5C06" w14:textId="77777777" w:rsidR="005E5270" w:rsidRDefault="005E5270" w:rsidP="00A25928"/>
    <w:p w14:paraId="455CF20B" w14:textId="2A1965AD" w:rsidR="00953353" w:rsidRPr="00E2713B" w:rsidRDefault="00692A53" w:rsidP="00D43802">
      <w:pPr>
        <w:pStyle w:val="N3"/>
        <w:spacing w:line="360" w:lineRule="auto"/>
        <w:outlineLvl w:val="2"/>
        <w:rPr>
          <w:rFonts w:ascii="Arial" w:hAnsi="Arial" w:cs="Arial"/>
        </w:rPr>
      </w:pPr>
      <w:bookmarkStart w:id="314" w:name="_Toc525570770"/>
      <w:r w:rsidRPr="00E2713B">
        <w:rPr>
          <w:rFonts w:ascii="Arial" w:hAnsi="Arial" w:cs="Arial"/>
        </w:rPr>
        <w:t>Regras de Execução</w:t>
      </w:r>
      <w:bookmarkEnd w:id="314"/>
    </w:p>
    <w:p w14:paraId="46CCF108" w14:textId="2B5E7657" w:rsidR="00632C4F" w:rsidRPr="00EA2613" w:rsidRDefault="00632C4F" w:rsidP="00EA2613">
      <w:pPr>
        <w:pStyle w:val="N3"/>
        <w:numPr>
          <w:ilvl w:val="0"/>
          <w:numId w:val="0"/>
        </w:numPr>
        <w:spacing w:line="360" w:lineRule="auto"/>
        <w:ind w:left="1276"/>
        <w:outlineLvl w:val="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5891"/>
        <w:gridCol w:w="1753"/>
      </w:tblGrid>
      <w:tr w:rsidR="00FC5BDA" w:rsidRPr="00E2713B" w14:paraId="0BA172AD" w14:textId="77777777" w:rsidTr="00FC5BDA">
        <w:trPr>
          <w:trHeight w:val="558"/>
        </w:trPr>
        <w:tc>
          <w:tcPr>
            <w:tcW w:w="0" w:type="auto"/>
            <w:shd w:val="clear" w:color="auto" w:fill="CCCCCC"/>
            <w:vAlign w:val="center"/>
          </w:tcPr>
          <w:p w14:paraId="3F478D4F" w14:textId="77777777" w:rsidR="00FC5BDA" w:rsidRPr="00E2713B" w:rsidRDefault="00FC5BDA">
            <w:pPr>
              <w:spacing w:line="360" w:lineRule="auto"/>
              <w:jc w:val="center"/>
              <w:rPr>
                <w:rFonts w:ascii="Arial" w:hAnsi="Arial" w:cs="Arial"/>
              </w:rPr>
            </w:pPr>
            <w:r w:rsidRPr="00E2713B">
              <w:rPr>
                <w:rFonts w:ascii="Arial" w:hAnsi="Arial" w:cs="Arial"/>
                <w:b/>
                <w:sz w:val="20"/>
              </w:rPr>
              <w:t>Identificador</w:t>
            </w:r>
          </w:p>
        </w:tc>
        <w:tc>
          <w:tcPr>
            <w:tcW w:w="0" w:type="auto"/>
            <w:shd w:val="clear" w:color="auto" w:fill="CCCCCC"/>
            <w:vAlign w:val="center"/>
          </w:tcPr>
          <w:p w14:paraId="3704DB87"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50669CFD"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FC5BDA" w:rsidRPr="00E2713B" w14:paraId="6D9799D6" w14:textId="77777777" w:rsidTr="00FC5BDA">
        <w:trPr>
          <w:trHeight w:val="445"/>
        </w:trPr>
        <w:tc>
          <w:tcPr>
            <w:tcW w:w="0" w:type="auto"/>
            <w:vAlign w:val="center"/>
          </w:tcPr>
          <w:p w14:paraId="4BB90561" w14:textId="77777777" w:rsidR="00FC5BDA" w:rsidRPr="00E2713B" w:rsidRDefault="00FC5BDA">
            <w:pPr>
              <w:spacing w:line="360" w:lineRule="auto"/>
              <w:rPr>
                <w:rFonts w:ascii="Arial" w:hAnsi="Arial" w:cs="Arial"/>
              </w:rPr>
            </w:pPr>
            <w:r w:rsidRPr="00E2713B">
              <w:rPr>
                <w:rFonts w:ascii="Arial" w:hAnsi="Arial" w:cs="Arial"/>
                <w:sz w:val="20"/>
              </w:rPr>
              <w:t>RE01</w:t>
            </w:r>
          </w:p>
        </w:tc>
        <w:tc>
          <w:tcPr>
            <w:tcW w:w="0" w:type="auto"/>
            <w:vAlign w:val="center"/>
          </w:tcPr>
          <w:p w14:paraId="14102C5D" w14:textId="6F682068" w:rsidR="00FC5BDA" w:rsidRPr="00E2713B" w:rsidRDefault="002C6ABC">
            <w:pPr>
              <w:spacing w:line="360" w:lineRule="auto"/>
              <w:rPr>
                <w:rFonts w:ascii="Arial" w:hAnsi="Arial" w:cs="Arial"/>
              </w:rPr>
            </w:pPr>
            <w:r>
              <w:rPr>
                <w:rFonts w:ascii="Arial" w:hAnsi="Arial" w:cs="Arial"/>
                <w:sz w:val="20"/>
              </w:rPr>
              <w:tab/>
            </w:r>
            <w:r w:rsidR="00FC5BDA" w:rsidRPr="00E2713B">
              <w:rPr>
                <w:rFonts w:ascii="Arial" w:hAnsi="Arial" w:cs="Arial"/>
                <w:sz w:val="20"/>
              </w:rPr>
              <w:t>Os serviços são relacionados à regularização de embarcação e tirar habilitação náutica.</w:t>
            </w:r>
          </w:p>
        </w:tc>
        <w:tc>
          <w:tcPr>
            <w:tcW w:w="0" w:type="auto"/>
            <w:vAlign w:val="center"/>
          </w:tcPr>
          <w:p w14:paraId="4B82A242" w14:textId="77777777" w:rsidR="00FC5BDA" w:rsidRPr="00E2713B" w:rsidRDefault="00FC5BDA" w:rsidP="00E31806">
            <w:pPr>
              <w:keepNext/>
              <w:spacing w:line="360" w:lineRule="auto"/>
              <w:rPr>
                <w:rFonts w:ascii="Arial" w:hAnsi="Arial" w:cs="Arial"/>
              </w:rPr>
            </w:pPr>
            <w:r w:rsidRPr="00E2713B">
              <w:rPr>
                <w:rFonts w:ascii="Arial" w:hAnsi="Arial" w:cs="Arial"/>
                <w:sz w:val="20"/>
              </w:rPr>
              <w:t>RF05</w:t>
            </w:r>
          </w:p>
        </w:tc>
      </w:tr>
    </w:tbl>
    <w:p w14:paraId="484C3818" w14:textId="614CB0BE" w:rsidR="00632C4F" w:rsidRPr="00E2713B" w:rsidRDefault="00E31806" w:rsidP="00EA2613">
      <w:pPr>
        <w:pStyle w:val="Legenda"/>
      </w:pPr>
      <w:bookmarkStart w:id="315" w:name="_Toc515021234"/>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49</w:t>
      </w:r>
      <w:r w:rsidR="00417029">
        <w:rPr>
          <w:rFonts w:ascii="Arial" w:hAnsi="Arial" w:cs="Arial"/>
          <w:color w:val="auto"/>
          <w:sz w:val="20"/>
        </w:rPr>
        <w:fldChar w:fldCharType="end"/>
      </w:r>
      <w:r w:rsidRPr="00E2713B">
        <w:rPr>
          <w:rFonts w:ascii="Arial" w:hAnsi="Arial" w:cs="Arial"/>
          <w:color w:val="auto"/>
          <w:sz w:val="20"/>
        </w:rPr>
        <w:t>-Regra de execução manter serviço</w:t>
      </w:r>
      <w:bookmarkEnd w:id="3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6100"/>
        <w:gridCol w:w="1544"/>
      </w:tblGrid>
      <w:tr w:rsidR="00FC5BDA" w:rsidRPr="00E2713B" w14:paraId="7BAD1765" w14:textId="77777777" w:rsidTr="00FC5BDA">
        <w:trPr>
          <w:trHeight w:val="558"/>
          <w:tblHeader/>
        </w:trPr>
        <w:tc>
          <w:tcPr>
            <w:tcW w:w="0" w:type="auto"/>
            <w:shd w:val="clear" w:color="auto" w:fill="CCCCCC"/>
            <w:vAlign w:val="center"/>
          </w:tcPr>
          <w:p w14:paraId="2F10D01B" w14:textId="77777777" w:rsidR="00FC5BDA" w:rsidRPr="00E2713B" w:rsidRDefault="00FC5BDA">
            <w:pPr>
              <w:spacing w:line="360" w:lineRule="auto"/>
              <w:jc w:val="center"/>
              <w:rPr>
                <w:rFonts w:ascii="Arial" w:hAnsi="Arial" w:cs="Arial"/>
              </w:rPr>
            </w:pPr>
            <w:r w:rsidRPr="00E2713B">
              <w:rPr>
                <w:rFonts w:ascii="Arial" w:hAnsi="Arial" w:cs="Arial"/>
                <w:b/>
                <w:sz w:val="20"/>
              </w:rPr>
              <w:t>Identificador</w:t>
            </w:r>
          </w:p>
        </w:tc>
        <w:tc>
          <w:tcPr>
            <w:tcW w:w="0" w:type="auto"/>
            <w:shd w:val="clear" w:color="auto" w:fill="CCCCCC"/>
            <w:vAlign w:val="center"/>
          </w:tcPr>
          <w:p w14:paraId="330C580D"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7B9AC60F"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FC5BDA" w:rsidRPr="00E2713B" w14:paraId="3AB9F2BE" w14:textId="77777777" w:rsidTr="00FC5BDA">
        <w:trPr>
          <w:trHeight w:val="445"/>
        </w:trPr>
        <w:tc>
          <w:tcPr>
            <w:tcW w:w="0" w:type="auto"/>
            <w:vAlign w:val="center"/>
          </w:tcPr>
          <w:p w14:paraId="3A6777E6" w14:textId="77777777" w:rsidR="00FC5BDA" w:rsidRPr="00E2713B" w:rsidRDefault="00FC5BDA">
            <w:pPr>
              <w:spacing w:line="360" w:lineRule="auto"/>
              <w:rPr>
                <w:rFonts w:ascii="Arial" w:hAnsi="Arial" w:cs="Arial"/>
              </w:rPr>
            </w:pPr>
            <w:r w:rsidRPr="00E2713B">
              <w:rPr>
                <w:rFonts w:ascii="Arial" w:hAnsi="Arial" w:cs="Arial"/>
                <w:sz w:val="20"/>
              </w:rPr>
              <w:t>RE02</w:t>
            </w:r>
          </w:p>
        </w:tc>
        <w:tc>
          <w:tcPr>
            <w:tcW w:w="0" w:type="auto"/>
            <w:vAlign w:val="center"/>
          </w:tcPr>
          <w:p w14:paraId="2E6F9649" w14:textId="08B025A7" w:rsidR="00FC5BDA" w:rsidRPr="00E2713B" w:rsidRDefault="002C6ABC">
            <w:pPr>
              <w:spacing w:line="360" w:lineRule="auto"/>
              <w:rPr>
                <w:rFonts w:ascii="Arial" w:hAnsi="Arial" w:cs="Arial"/>
                <w:sz w:val="20"/>
              </w:rPr>
            </w:pPr>
            <w:r>
              <w:rPr>
                <w:rFonts w:ascii="Arial" w:hAnsi="Arial" w:cs="Arial"/>
                <w:sz w:val="20"/>
              </w:rPr>
              <w:tab/>
            </w:r>
            <w:r w:rsidR="00FC5BDA" w:rsidRPr="00E2713B">
              <w:rPr>
                <w:rFonts w:ascii="Arial" w:hAnsi="Arial" w:cs="Arial"/>
                <w:sz w:val="20"/>
              </w:rPr>
              <w:t>Os resultados das provas serão disponibilizados após o coordenador administrativo da empresa ir até a Marinha e pegar os resultados.</w:t>
            </w:r>
          </w:p>
        </w:tc>
        <w:tc>
          <w:tcPr>
            <w:tcW w:w="0" w:type="auto"/>
            <w:vAlign w:val="center"/>
          </w:tcPr>
          <w:p w14:paraId="09E53F4C" w14:textId="77777777" w:rsidR="00FC5BDA" w:rsidRPr="00E2713B" w:rsidRDefault="00FC5BDA" w:rsidP="00E31806">
            <w:pPr>
              <w:keepNext/>
              <w:spacing w:line="360" w:lineRule="auto"/>
              <w:rPr>
                <w:rFonts w:ascii="Arial" w:hAnsi="Arial" w:cs="Arial"/>
              </w:rPr>
            </w:pPr>
            <w:r w:rsidRPr="00E2713B">
              <w:rPr>
                <w:rFonts w:ascii="Arial" w:hAnsi="Arial" w:cs="Arial"/>
                <w:sz w:val="20"/>
              </w:rPr>
              <w:t>RF09</w:t>
            </w:r>
          </w:p>
        </w:tc>
      </w:tr>
    </w:tbl>
    <w:p w14:paraId="2616BE26" w14:textId="0570A4CD" w:rsidR="00632C4F" w:rsidRPr="00E2713B" w:rsidRDefault="00E31806" w:rsidP="00EA2613">
      <w:pPr>
        <w:pStyle w:val="Legenda"/>
      </w:pPr>
      <w:bookmarkStart w:id="316" w:name="_Toc515021235"/>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50</w:t>
      </w:r>
      <w:r w:rsidR="00417029">
        <w:rPr>
          <w:rFonts w:ascii="Arial" w:hAnsi="Arial" w:cs="Arial"/>
          <w:color w:val="auto"/>
          <w:sz w:val="20"/>
        </w:rPr>
        <w:fldChar w:fldCharType="end"/>
      </w:r>
      <w:r w:rsidRPr="00E2713B">
        <w:rPr>
          <w:rFonts w:ascii="Arial" w:hAnsi="Arial" w:cs="Arial"/>
          <w:color w:val="auto"/>
          <w:sz w:val="20"/>
        </w:rPr>
        <w:t>-Regra de execução postar resultados da prova</w:t>
      </w:r>
      <w:bookmarkEnd w:id="3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6219"/>
        <w:gridCol w:w="1425"/>
      </w:tblGrid>
      <w:tr w:rsidR="00261DE8" w:rsidRPr="00E2713B" w14:paraId="57FAD810" w14:textId="77777777" w:rsidTr="00FC5BDA">
        <w:trPr>
          <w:trHeight w:val="558"/>
          <w:tblHeader/>
        </w:trPr>
        <w:tc>
          <w:tcPr>
            <w:tcW w:w="0" w:type="auto"/>
            <w:shd w:val="clear" w:color="auto" w:fill="CCCCCC"/>
            <w:vAlign w:val="center"/>
          </w:tcPr>
          <w:p w14:paraId="51896CC7" w14:textId="77777777" w:rsidR="00FC5BDA" w:rsidRPr="00E2713B" w:rsidRDefault="00FC5BDA">
            <w:pPr>
              <w:spacing w:line="360" w:lineRule="auto"/>
              <w:jc w:val="center"/>
              <w:rPr>
                <w:rFonts w:ascii="Arial" w:hAnsi="Arial" w:cs="Arial"/>
              </w:rPr>
            </w:pPr>
            <w:r w:rsidRPr="00E2713B">
              <w:rPr>
                <w:rFonts w:ascii="Arial" w:hAnsi="Arial" w:cs="Arial"/>
                <w:b/>
                <w:sz w:val="20"/>
              </w:rPr>
              <w:t>Identificador</w:t>
            </w:r>
          </w:p>
        </w:tc>
        <w:tc>
          <w:tcPr>
            <w:tcW w:w="0" w:type="auto"/>
            <w:shd w:val="clear" w:color="auto" w:fill="CCCCCC"/>
            <w:vAlign w:val="center"/>
          </w:tcPr>
          <w:p w14:paraId="201EF83E"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5F263637"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261DE8" w:rsidRPr="00E2713B" w14:paraId="7B8AB4C5" w14:textId="77777777" w:rsidTr="00FC5BDA">
        <w:trPr>
          <w:trHeight w:val="445"/>
        </w:trPr>
        <w:tc>
          <w:tcPr>
            <w:tcW w:w="0" w:type="auto"/>
            <w:vAlign w:val="center"/>
          </w:tcPr>
          <w:p w14:paraId="4D3FAFDC" w14:textId="77777777" w:rsidR="00FC5BDA" w:rsidRPr="00E2713B" w:rsidRDefault="00FC5BDA">
            <w:pPr>
              <w:spacing w:line="360" w:lineRule="auto"/>
              <w:rPr>
                <w:rFonts w:ascii="Arial" w:hAnsi="Arial" w:cs="Arial"/>
              </w:rPr>
            </w:pPr>
            <w:r w:rsidRPr="00E2713B">
              <w:rPr>
                <w:rFonts w:ascii="Arial" w:hAnsi="Arial" w:cs="Arial"/>
                <w:sz w:val="20"/>
              </w:rPr>
              <w:t>RE04</w:t>
            </w:r>
          </w:p>
        </w:tc>
        <w:tc>
          <w:tcPr>
            <w:tcW w:w="0" w:type="auto"/>
            <w:vAlign w:val="center"/>
          </w:tcPr>
          <w:p w14:paraId="1F4A60CB" w14:textId="14D15774" w:rsidR="00FC5BDA" w:rsidRPr="00E2713B" w:rsidRDefault="002C6ABC">
            <w:pPr>
              <w:spacing w:line="360" w:lineRule="auto"/>
              <w:rPr>
                <w:rFonts w:ascii="Arial" w:hAnsi="Arial" w:cs="Arial"/>
              </w:rPr>
            </w:pPr>
            <w:r>
              <w:rPr>
                <w:rFonts w:ascii="Arial" w:hAnsi="Arial" w:cs="Arial"/>
                <w:sz w:val="20"/>
              </w:rPr>
              <w:tab/>
            </w:r>
            <w:r w:rsidR="00FC5BDA" w:rsidRPr="00E2713B">
              <w:rPr>
                <w:rFonts w:ascii="Arial" w:hAnsi="Arial" w:cs="Arial"/>
                <w:sz w:val="20"/>
              </w:rPr>
              <w:t>Ao realizar a requisição do serviço, o cliente deverá selecionar o tipo dele entre as opções indicadas</w:t>
            </w:r>
            <w:r w:rsidR="00E04144">
              <w:rPr>
                <w:rFonts w:ascii="Arial" w:hAnsi="Arial" w:cs="Arial"/>
                <w:sz w:val="20"/>
              </w:rPr>
              <w:t xml:space="preserve">: obtenção de habilitação, compra de apostila, </w:t>
            </w:r>
            <w:r w:rsidR="00261DE8">
              <w:rPr>
                <w:rFonts w:ascii="Arial" w:hAnsi="Arial" w:cs="Arial"/>
                <w:sz w:val="20"/>
              </w:rPr>
              <w:t>regularização de embarcação, renovação de habilitação.</w:t>
            </w:r>
          </w:p>
        </w:tc>
        <w:tc>
          <w:tcPr>
            <w:tcW w:w="0" w:type="auto"/>
            <w:vAlign w:val="center"/>
          </w:tcPr>
          <w:p w14:paraId="0370055F" w14:textId="77777777" w:rsidR="00FC5BDA" w:rsidRPr="00E2713B" w:rsidRDefault="00FC5BDA">
            <w:pPr>
              <w:spacing w:line="360" w:lineRule="auto"/>
              <w:rPr>
                <w:rFonts w:ascii="Arial" w:hAnsi="Arial" w:cs="Arial"/>
              </w:rPr>
            </w:pPr>
            <w:r w:rsidRPr="00E2713B">
              <w:rPr>
                <w:rFonts w:ascii="Arial" w:hAnsi="Arial" w:cs="Arial"/>
                <w:sz w:val="20"/>
              </w:rPr>
              <w:t>RF12</w:t>
            </w:r>
          </w:p>
        </w:tc>
      </w:tr>
    </w:tbl>
    <w:p w14:paraId="75B5E17E" w14:textId="4D6F03B2" w:rsidR="00632C4F" w:rsidRPr="00E2713B" w:rsidRDefault="00E31806" w:rsidP="00E31806">
      <w:pPr>
        <w:pStyle w:val="Legenda"/>
        <w:rPr>
          <w:rFonts w:ascii="Arial" w:hAnsi="Arial" w:cs="Arial"/>
          <w:color w:val="auto"/>
          <w:sz w:val="20"/>
        </w:rPr>
      </w:pPr>
      <w:bookmarkStart w:id="317" w:name="_Toc515021237"/>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52</w:t>
      </w:r>
      <w:r w:rsidR="00417029">
        <w:rPr>
          <w:rFonts w:ascii="Arial" w:hAnsi="Arial" w:cs="Arial"/>
          <w:color w:val="auto"/>
          <w:sz w:val="20"/>
        </w:rPr>
        <w:fldChar w:fldCharType="end"/>
      </w:r>
      <w:r w:rsidRPr="00E2713B">
        <w:rPr>
          <w:rFonts w:ascii="Arial" w:hAnsi="Arial" w:cs="Arial"/>
          <w:color w:val="auto"/>
          <w:sz w:val="20"/>
        </w:rPr>
        <w:t>-Regra de execução realizar requisição de serviç</w:t>
      </w:r>
      <w:r w:rsidR="00953353">
        <w:rPr>
          <w:rFonts w:ascii="Arial" w:hAnsi="Arial" w:cs="Arial"/>
          <w:color w:val="auto"/>
          <w:sz w:val="20"/>
        </w:rPr>
        <w:t>o</w:t>
      </w:r>
      <w:bookmarkEnd w:id="317"/>
    </w:p>
    <w:p w14:paraId="5D98A2CC" w14:textId="76952AAF" w:rsidR="00632C4F" w:rsidRPr="00E2713B" w:rsidRDefault="00632C4F">
      <w:pPr>
        <w:spacing w:line="360" w:lineRule="auto"/>
        <w:rPr>
          <w:rFonts w:ascii="Arial" w:eastAsia="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5932"/>
        <w:gridCol w:w="1712"/>
      </w:tblGrid>
      <w:tr w:rsidR="00FC5BDA" w:rsidRPr="00E2713B" w14:paraId="16C8371A" w14:textId="77777777" w:rsidTr="00FC5BDA">
        <w:trPr>
          <w:trHeight w:val="558"/>
        </w:trPr>
        <w:tc>
          <w:tcPr>
            <w:tcW w:w="0" w:type="auto"/>
            <w:shd w:val="clear" w:color="auto" w:fill="CCCCCC"/>
            <w:vAlign w:val="center"/>
          </w:tcPr>
          <w:p w14:paraId="43AA480C" w14:textId="77777777" w:rsidR="00FC5BDA" w:rsidRPr="00E2713B" w:rsidRDefault="00FC5BDA">
            <w:pPr>
              <w:spacing w:line="360" w:lineRule="auto"/>
              <w:jc w:val="center"/>
              <w:rPr>
                <w:rFonts w:ascii="Arial" w:hAnsi="Arial" w:cs="Arial"/>
              </w:rPr>
            </w:pPr>
            <w:r w:rsidRPr="00E2713B">
              <w:rPr>
                <w:rFonts w:ascii="Arial" w:hAnsi="Arial" w:cs="Arial"/>
                <w:b/>
                <w:sz w:val="20"/>
              </w:rPr>
              <w:t>Identificador</w:t>
            </w:r>
          </w:p>
        </w:tc>
        <w:tc>
          <w:tcPr>
            <w:tcW w:w="0" w:type="auto"/>
            <w:shd w:val="clear" w:color="auto" w:fill="CCCCCC"/>
            <w:vAlign w:val="center"/>
          </w:tcPr>
          <w:p w14:paraId="769AC953"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2B2A749B"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FC5BDA" w:rsidRPr="00E2713B" w14:paraId="1355A88F" w14:textId="77777777" w:rsidTr="00FC5BDA">
        <w:trPr>
          <w:trHeight w:val="445"/>
        </w:trPr>
        <w:tc>
          <w:tcPr>
            <w:tcW w:w="0" w:type="auto"/>
            <w:vAlign w:val="center"/>
          </w:tcPr>
          <w:p w14:paraId="19F69D4A" w14:textId="77777777" w:rsidR="00FC5BDA" w:rsidRPr="00E2713B" w:rsidRDefault="00FC5BDA">
            <w:pPr>
              <w:spacing w:line="360" w:lineRule="auto"/>
              <w:rPr>
                <w:rFonts w:ascii="Arial" w:hAnsi="Arial" w:cs="Arial"/>
              </w:rPr>
            </w:pPr>
            <w:r w:rsidRPr="00E2713B">
              <w:rPr>
                <w:rFonts w:ascii="Arial" w:hAnsi="Arial" w:cs="Arial"/>
                <w:sz w:val="20"/>
              </w:rPr>
              <w:t>RE06</w:t>
            </w:r>
          </w:p>
        </w:tc>
        <w:tc>
          <w:tcPr>
            <w:tcW w:w="0" w:type="auto"/>
            <w:vAlign w:val="center"/>
          </w:tcPr>
          <w:p w14:paraId="24FCE63E" w14:textId="59BDAF31" w:rsidR="00FC5BDA" w:rsidRPr="00E2713B" w:rsidRDefault="002C6ABC">
            <w:pPr>
              <w:spacing w:line="360" w:lineRule="auto"/>
              <w:rPr>
                <w:rFonts w:ascii="Arial" w:eastAsia="Arial" w:hAnsi="Arial" w:cs="Arial"/>
                <w:sz w:val="20"/>
              </w:rPr>
            </w:pPr>
            <w:r>
              <w:rPr>
                <w:rFonts w:ascii="Arial" w:eastAsia="Arial" w:hAnsi="Arial" w:cs="Arial"/>
                <w:sz w:val="20"/>
              </w:rPr>
              <w:tab/>
            </w:r>
            <w:r w:rsidR="00FC5BDA" w:rsidRPr="00E2713B">
              <w:rPr>
                <w:rFonts w:ascii="Arial" w:eastAsia="Arial" w:hAnsi="Arial" w:cs="Arial"/>
                <w:sz w:val="20"/>
              </w:rPr>
              <w:t>Ao término do simulado, as resposta</w:t>
            </w:r>
            <w:r w:rsidR="00B31F7D" w:rsidRPr="00E2713B">
              <w:rPr>
                <w:rFonts w:ascii="Arial" w:eastAsia="Arial" w:hAnsi="Arial" w:cs="Arial"/>
                <w:sz w:val="20"/>
              </w:rPr>
              <w:t>s</w:t>
            </w:r>
            <w:r w:rsidR="00FC5BDA" w:rsidRPr="00E2713B">
              <w:rPr>
                <w:rFonts w:ascii="Arial" w:eastAsia="Arial" w:hAnsi="Arial" w:cs="Arial"/>
                <w:sz w:val="20"/>
              </w:rPr>
              <w:t xml:space="preserve"> serão disponibilizadas imediatamente para os clientes.</w:t>
            </w:r>
          </w:p>
        </w:tc>
        <w:tc>
          <w:tcPr>
            <w:tcW w:w="0" w:type="auto"/>
            <w:vAlign w:val="center"/>
          </w:tcPr>
          <w:p w14:paraId="1519A182" w14:textId="77777777" w:rsidR="00FC5BDA" w:rsidRPr="00E2713B" w:rsidRDefault="00FC5BDA" w:rsidP="00E31806">
            <w:pPr>
              <w:keepNext/>
              <w:spacing w:line="360" w:lineRule="auto"/>
              <w:rPr>
                <w:rFonts w:ascii="Arial" w:hAnsi="Arial" w:cs="Arial"/>
              </w:rPr>
            </w:pPr>
            <w:r w:rsidRPr="00E2713B">
              <w:rPr>
                <w:rFonts w:ascii="Arial" w:hAnsi="Arial" w:cs="Arial"/>
                <w:sz w:val="20"/>
              </w:rPr>
              <w:t>RF15</w:t>
            </w:r>
          </w:p>
        </w:tc>
      </w:tr>
    </w:tbl>
    <w:p w14:paraId="4B9AE1CB" w14:textId="5B879878" w:rsidR="00632C4F" w:rsidRPr="00E2713B" w:rsidRDefault="00E31806" w:rsidP="00EA2613">
      <w:pPr>
        <w:pStyle w:val="Legenda"/>
      </w:pPr>
      <w:bookmarkStart w:id="318" w:name="_Toc515021238"/>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53</w:t>
      </w:r>
      <w:r w:rsidR="00417029">
        <w:rPr>
          <w:rFonts w:ascii="Arial" w:hAnsi="Arial" w:cs="Arial"/>
          <w:color w:val="auto"/>
          <w:sz w:val="20"/>
        </w:rPr>
        <w:fldChar w:fldCharType="end"/>
      </w:r>
      <w:r w:rsidRPr="00E2713B">
        <w:rPr>
          <w:rFonts w:ascii="Arial" w:hAnsi="Arial" w:cs="Arial"/>
          <w:color w:val="auto"/>
          <w:sz w:val="20"/>
        </w:rPr>
        <w:t>-Realizar simulado</w:t>
      </w:r>
      <w:bookmarkEnd w:id="3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6314"/>
        <w:gridCol w:w="1330"/>
      </w:tblGrid>
      <w:tr w:rsidR="00FC5BDA" w:rsidRPr="00E2713B" w14:paraId="1DCF8657" w14:textId="77777777" w:rsidTr="006B5560">
        <w:trPr>
          <w:trHeight w:val="558"/>
        </w:trPr>
        <w:tc>
          <w:tcPr>
            <w:tcW w:w="0" w:type="auto"/>
            <w:shd w:val="clear" w:color="auto" w:fill="CCCCCC"/>
            <w:vAlign w:val="center"/>
          </w:tcPr>
          <w:p w14:paraId="0FD50D9A" w14:textId="77777777" w:rsidR="00FC5BDA" w:rsidRPr="00E2713B" w:rsidRDefault="00FC5BDA">
            <w:pPr>
              <w:spacing w:line="360" w:lineRule="auto"/>
              <w:jc w:val="center"/>
              <w:rPr>
                <w:rFonts w:ascii="Arial" w:hAnsi="Arial" w:cs="Arial"/>
              </w:rPr>
            </w:pPr>
            <w:r w:rsidRPr="00E2713B">
              <w:rPr>
                <w:rFonts w:ascii="Arial" w:hAnsi="Arial" w:cs="Arial"/>
                <w:b/>
                <w:sz w:val="20"/>
              </w:rPr>
              <w:lastRenderedPageBreak/>
              <w:t>Identificador</w:t>
            </w:r>
          </w:p>
        </w:tc>
        <w:tc>
          <w:tcPr>
            <w:tcW w:w="0" w:type="auto"/>
            <w:shd w:val="clear" w:color="auto" w:fill="CCCCCC"/>
            <w:vAlign w:val="center"/>
          </w:tcPr>
          <w:p w14:paraId="7B779326"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35552093"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FC5BDA" w:rsidRPr="00E2713B" w14:paraId="4D35F968" w14:textId="77777777" w:rsidTr="006B5560">
        <w:trPr>
          <w:trHeight w:val="445"/>
        </w:trPr>
        <w:tc>
          <w:tcPr>
            <w:tcW w:w="0" w:type="auto"/>
            <w:vAlign w:val="center"/>
          </w:tcPr>
          <w:p w14:paraId="3D617067" w14:textId="77777777" w:rsidR="00FC5BDA" w:rsidRPr="00E2713B" w:rsidRDefault="00FC5BDA">
            <w:pPr>
              <w:spacing w:line="360" w:lineRule="auto"/>
              <w:rPr>
                <w:rFonts w:ascii="Arial" w:hAnsi="Arial" w:cs="Arial"/>
              </w:rPr>
            </w:pPr>
            <w:r w:rsidRPr="00E2713B">
              <w:rPr>
                <w:rFonts w:ascii="Arial" w:hAnsi="Arial" w:cs="Arial"/>
                <w:sz w:val="20"/>
              </w:rPr>
              <w:t>RE07</w:t>
            </w:r>
          </w:p>
        </w:tc>
        <w:tc>
          <w:tcPr>
            <w:tcW w:w="0" w:type="auto"/>
            <w:vAlign w:val="center"/>
          </w:tcPr>
          <w:p w14:paraId="5E21ED1E" w14:textId="5CF6DD11" w:rsidR="00FC5BDA" w:rsidRPr="00E2713B" w:rsidRDefault="002C6ABC">
            <w:pPr>
              <w:spacing w:line="360" w:lineRule="auto"/>
              <w:rPr>
                <w:rFonts w:ascii="Arial" w:hAnsi="Arial" w:cs="Arial"/>
              </w:rPr>
            </w:pPr>
            <w:r>
              <w:rPr>
                <w:rFonts w:ascii="Arial" w:hAnsi="Arial" w:cs="Arial"/>
                <w:sz w:val="20"/>
              </w:rPr>
              <w:tab/>
            </w:r>
            <w:r w:rsidR="00FC5BDA" w:rsidRPr="00E2713B">
              <w:rPr>
                <w:rFonts w:ascii="Arial" w:hAnsi="Arial" w:cs="Arial"/>
                <w:sz w:val="20"/>
              </w:rPr>
              <w:t>A marcação de prova só será realizada após a coo</w:t>
            </w:r>
            <w:r w:rsidR="002B5A2D" w:rsidRPr="00E2713B">
              <w:rPr>
                <w:rFonts w:ascii="Arial" w:hAnsi="Arial" w:cs="Arial"/>
                <w:sz w:val="20"/>
              </w:rPr>
              <w:t>r</w:t>
            </w:r>
            <w:r w:rsidR="00FC5BDA" w:rsidRPr="00E2713B">
              <w:rPr>
                <w:rFonts w:ascii="Arial" w:hAnsi="Arial" w:cs="Arial"/>
                <w:sz w:val="20"/>
              </w:rPr>
              <w:t xml:space="preserve">denador administrativo ir até a marinha marcar a prova. Se a marcação for feita com </w:t>
            </w:r>
            <w:r w:rsidR="002B5A2D" w:rsidRPr="00E2713B">
              <w:rPr>
                <w:rFonts w:ascii="Arial" w:hAnsi="Arial" w:cs="Arial"/>
                <w:sz w:val="20"/>
              </w:rPr>
              <w:t>sucesso uma</w:t>
            </w:r>
            <w:r w:rsidR="00FC5BDA" w:rsidRPr="00E2713B">
              <w:rPr>
                <w:rFonts w:ascii="Arial" w:hAnsi="Arial" w:cs="Arial"/>
                <w:sz w:val="20"/>
              </w:rPr>
              <w:t xml:space="preserve"> notificação é enviada ao cliente informando a data/horário e o local onde </w:t>
            </w:r>
            <w:r w:rsidR="002B5A2D" w:rsidRPr="00E2713B">
              <w:rPr>
                <w:rFonts w:ascii="Arial" w:hAnsi="Arial" w:cs="Arial"/>
                <w:sz w:val="20"/>
              </w:rPr>
              <w:t>ocorrerá a</w:t>
            </w:r>
            <w:r w:rsidR="00FC5BDA" w:rsidRPr="00E2713B">
              <w:rPr>
                <w:rFonts w:ascii="Arial" w:hAnsi="Arial" w:cs="Arial"/>
                <w:sz w:val="20"/>
              </w:rPr>
              <w:t xml:space="preserve"> prova. Caso contrário, é enviado uma notificação ao cliente para escolher outra data</w:t>
            </w:r>
            <w:r w:rsidR="002B5A2D" w:rsidRPr="00E2713B">
              <w:rPr>
                <w:rFonts w:ascii="Arial" w:hAnsi="Arial" w:cs="Arial"/>
                <w:sz w:val="20"/>
              </w:rPr>
              <w:t>.</w:t>
            </w:r>
          </w:p>
        </w:tc>
        <w:tc>
          <w:tcPr>
            <w:tcW w:w="0" w:type="auto"/>
            <w:vAlign w:val="center"/>
          </w:tcPr>
          <w:p w14:paraId="56927F99" w14:textId="77777777" w:rsidR="00FC5BDA" w:rsidRPr="00E2713B" w:rsidRDefault="00FC5BDA">
            <w:pPr>
              <w:spacing w:line="360" w:lineRule="auto"/>
              <w:rPr>
                <w:rFonts w:ascii="Arial" w:hAnsi="Arial" w:cs="Arial"/>
              </w:rPr>
            </w:pPr>
            <w:r w:rsidRPr="00E2713B">
              <w:rPr>
                <w:rFonts w:ascii="Arial" w:hAnsi="Arial" w:cs="Arial"/>
                <w:sz w:val="20"/>
              </w:rPr>
              <w:t>RF20</w:t>
            </w:r>
          </w:p>
        </w:tc>
      </w:tr>
      <w:tr w:rsidR="00FC5BDA" w:rsidRPr="00E2713B" w14:paraId="2BD266AC" w14:textId="77777777" w:rsidTr="006B5560">
        <w:trPr>
          <w:trHeight w:val="445"/>
        </w:trPr>
        <w:tc>
          <w:tcPr>
            <w:tcW w:w="0" w:type="auto"/>
            <w:vAlign w:val="center"/>
          </w:tcPr>
          <w:p w14:paraId="2AADE90B" w14:textId="77777777" w:rsidR="00FC5BDA" w:rsidRPr="00E2713B" w:rsidRDefault="00FC5BDA">
            <w:pPr>
              <w:spacing w:line="360" w:lineRule="auto"/>
              <w:rPr>
                <w:rFonts w:ascii="Arial" w:hAnsi="Arial" w:cs="Arial"/>
                <w:sz w:val="20"/>
              </w:rPr>
            </w:pPr>
            <w:r w:rsidRPr="00E2713B">
              <w:rPr>
                <w:rFonts w:ascii="Arial" w:hAnsi="Arial" w:cs="Arial"/>
                <w:sz w:val="20"/>
              </w:rPr>
              <w:t>RE08</w:t>
            </w:r>
          </w:p>
        </w:tc>
        <w:tc>
          <w:tcPr>
            <w:tcW w:w="0" w:type="auto"/>
            <w:vAlign w:val="center"/>
          </w:tcPr>
          <w:p w14:paraId="6CD211CD" w14:textId="058BAF18" w:rsidR="00FC5BDA" w:rsidRPr="00E2713B" w:rsidRDefault="002C6ABC">
            <w:pPr>
              <w:spacing w:line="360" w:lineRule="auto"/>
              <w:rPr>
                <w:rFonts w:ascii="Arial" w:hAnsi="Arial" w:cs="Arial"/>
                <w:sz w:val="20"/>
              </w:rPr>
            </w:pPr>
            <w:r>
              <w:rPr>
                <w:rFonts w:ascii="Arial" w:hAnsi="Arial" w:cs="Arial"/>
                <w:sz w:val="20"/>
              </w:rPr>
              <w:tab/>
            </w:r>
            <w:r w:rsidR="00FC5BDA" w:rsidRPr="00E2713B">
              <w:rPr>
                <w:rFonts w:ascii="Arial" w:hAnsi="Arial" w:cs="Arial"/>
                <w:sz w:val="20"/>
              </w:rPr>
              <w:t xml:space="preserve">A notificação ocorrerá através de uma mensagem por </w:t>
            </w:r>
            <w:r w:rsidR="002B5A2D" w:rsidRPr="00E2713B">
              <w:rPr>
                <w:rFonts w:ascii="Arial" w:hAnsi="Arial" w:cs="Arial"/>
                <w:sz w:val="20"/>
              </w:rPr>
              <w:t>e-mail</w:t>
            </w:r>
            <w:r w:rsidR="00FC5BDA" w:rsidRPr="00E2713B">
              <w:rPr>
                <w:rFonts w:ascii="Arial" w:hAnsi="Arial" w:cs="Arial"/>
                <w:sz w:val="20"/>
              </w:rPr>
              <w:t>, do cliente.</w:t>
            </w:r>
          </w:p>
        </w:tc>
        <w:tc>
          <w:tcPr>
            <w:tcW w:w="0" w:type="auto"/>
            <w:vAlign w:val="center"/>
          </w:tcPr>
          <w:p w14:paraId="5201D843" w14:textId="77777777" w:rsidR="00FC5BDA" w:rsidRPr="00E2713B" w:rsidRDefault="00FC5BDA" w:rsidP="00E31806">
            <w:pPr>
              <w:keepNext/>
              <w:spacing w:line="360" w:lineRule="auto"/>
              <w:rPr>
                <w:rFonts w:ascii="Arial" w:hAnsi="Arial" w:cs="Arial"/>
                <w:sz w:val="20"/>
              </w:rPr>
            </w:pPr>
            <w:r w:rsidRPr="00E2713B">
              <w:rPr>
                <w:rFonts w:ascii="Arial" w:hAnsi="Arial" w:cs="Arial"/>
                <w:sz w:val="20"/>
              </w:rPr>
              <w:t>RF22, RF23, RF26</w:t>
            </w:r>
          </w:p>
        </w:tc>
      </w:tr>
    </w:tbl>
    <w:p w14:paraId="41B99047" w14:textId="4D5D48F3" w:rsidR="00632C4F" w:rsidRDefault="00E31806" w:rsidP="00E31806">
      <w:pPr>
        <w:pStyle w:val="Legenda"/>
        <w:rPr>
          <w:rFonts w:ascii="Arial" w:hAnsi="Arial" w:cs="Arial"/>
          <w:color w:val="auto"/>
          <w:sz w:val="20"/>
        </w:rPr>
      </w:pPr>
      <w:bookmarkStart w:id="319" w:name="_Toc515021239"/>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54</w:t>
      </w:r>
      <w:r w:rsidR="00417029">
        <w:rPr>
          <w:rFonts w:ascii="Arial" w:hAnsi="Arial" w:cs="Arial"/>
          <w:color w:val="auto"/>
          <w:sz w:val="20"/>
        </w:rPr>
        <w:fldChar w:fldCharType="end"/>
      </w:r>
      <w:r w:rsidRPr="00E2713B">
        <w:rPr>
          <w:rFonts w:ascii="Arial" w:hAnsi="Arial" w:cs="Arial"/>
          <w:color w:val="auto"/>
          <w:sz w:val="20"/>
        </w:rPr>
        <w:t>-Regra de execução agendar prova</w:t>
      </w:r>
      <w:bookmarkEnd w:id="319"/>
    </w:p>
    <w:p w14:paraId="06E0CBB0" w14:textId="77777777" w:rsidR="00632C4F" w:rsidRPr="00E2713B" w:rsidRDefault="00692A53" w:rsidP="00D43802">
      <w:pPr>
        <w:pStyle w:val="N3"/>
        <w:outlineLvl w:val="2"/>
        <w:rPr>
          <w:rFonts w:ascii="Arial" w:hAnsi="Arial" w:cs="Arial"/>
        </w:rPr>
      </w:pPr>
      <w:bookmarkStart w:id="320" w:name="_Toc525570771"/>
      <w:r w:rsidRPr="00E2713B">
        <w:rPr>
          <w:rFonts w:ascii="Arial" w:hAnsi="Arial" w:cs="Arial"/>
        </w:rPr>
        <w:t>Mensagens</w:t>
      </w:r>
      <w:bookmarkEnd w:id="3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6033"/>
        <w:gridCol w:w="1435"/>
      </w:tblGrid>
      <w:tr w:rsidR="00632C4F" w:rsidRPr="00E2713B" w14:paraId="39855E3C" w14:textId="77777777" w:rsidTr="00B31F7D">
        <w:trPr>
          <w:trHeight w:val="558"/>
        </w:trPr>
        <w:tc>
          <w:tcPr>
            <w:tcW w:w="879" w:type="pct"/>
            <w:shd w:val="clear" w:color="auto" w:fill="CCCCCC"/>
            <w:vAlign w:val="center"/>
          </w:tcPr>
          <w:p w14:paraId="78F2D4E2" w14:textId="77777777" w:rsidR="00632C4F" w:rsidRPr="00E2713B" w:rsidRDefault="00692A53" w:rsidP="00160BCE">
            <w:pPr>
              <w:spacing w:line="360" w:lineRule="auto"/>
              <w:jc w:val="center"/>
              <w:rPr>
                <w:rFonts w:ascii="Arial" w:eastAsia="Arial" w:hAnsi="Arial" w:cs="Arial"/>
                <w:b/>
                <w:sz w:val="20"/>
              </w:rPr>
            </w:pPr>
            <w:r w:rsidRPr="00E2713B">
              <w:rPr>
                <w:rFonts w:ascii="Arial" w:eastAsia="Arial" w:hAnsi="Arial" w:cs="Arial"/>
                <w:b/>
                <w:sz w:val="20"/>
              </w:rPr>
              <w:t>Identificador</w:t>
            </w:r>
          </w:p>
        </w:tc>
        <w:tc>
          <w:tcPr>
            <w:tcW w:w="3329" w:type="pct"/>
            <w:shd w:val="clear" w:color="auto" w:fill="CCCCCC"/>
            <w:vAlign w:val="center"/>
          </w:tcPr>
          <w:p w14:paraId="16DDD9EA" w14:textId="77777777" w:rsidR="00632C4F" w:rsidRPr="00E2713B" w:rsidRDefault="00692A53" w:rsidP="00160BCE">
            <w:pPr>
              <w:spacing w:line="360" w:lineRule="auto"/>
              <w:rPr>
                <w:rFonts w:ascii="Arial" w:eastAsia="Arial" w:hAnsi="Arial" w:cs="Arial"/>
                <w:b/>
                <w:sz w:val="20"/>
              </w:rPr>
            </w:pPr>
            <w:r w:rsidRPr="00E2713B">
              <w:rPr>
                <w:rFonts w:ascii="Arial" w:eastAsia="Arial" w:hAnsi="Arial" w:cs="Arial"/>
                <w:b/>
                <w:sz w:val="20"/>
              </w:rPr>
              <w:t>Descrição</w:t>
            </w:r>
          </w:p>
        </w:tc>
        <w:tc>
          <w:tcPr>
            <w:tcW w:w="792" w:type="pct"/>
            <w:shd w:val="clear" w:color="auto" w:fill="CCCCCC"/>
            <w:vAlign w:val="center"/>
          </w:tcPr>
          <w:p w14:paraId="57FDAA91" w14:textId="77777777" w:rsidR="00632C4F" w:rsidRPr="00E2713B" w:rsidRDefault="00692A53" w:rsidP="00160BCE">
            <w:pPr>
              <w:spacing w:line="360" w:lineRule="auto"/>
              <w:jc w:val="center"/>
              <w:rPr>
                <w:rFonts w:ascii="Arial" w:eastAsia="Arial" w:hAnsi="Arial" w:cs="Arial"/>
                <w:b/>
                <w:sz w:val="20"/>
              </w:rPr>
            </w:pPr>
            <w:r w:rsidRPr="00E2713B">
              <w:rPr>
                <w:rFonts w:ascii="Arial" w:eastAsia="Arial" w:hAnsi="Arial" w:cs="Arial"/>
                <w:b/>
                <w:sz w:val="20"/>
              </w:rPr>
              <w:t>Requisitos Funcionais</w:t>
            </w:r>
          </w:p>
        </w:tc>
      </w:tr>
      <w:tr w:rsidR="00632C4F" w:rsidRPr="00E2713B" w14:paraId="5935B38B" w14:textId="77777777" w:rsidTr="00B31F7D">
        <w:trPr>
          <w:trHeight w:val="217"/>
        </w:trPr>
        <w:tc>
          <w:tcPr>
            <w:tcW w:w="879" w:type="pct"/>
            <w:vAlign w:val="center"/>
          </w:tcPr>
          <w:p w14:paraId="4C7CEA4E" w14:textId="77777777" w:rsidR="00632C4F" w:rsidRPr="00E2713B" w:rsidRDefault="00BA79F0" w:rsidP="00160BCE">
            <w:pPr>
              <w:spacing w:line="360" w:lineRule="auto"/>
              <w:jc w:val="center"/>
              <w:rPr>
                <w:rFonts w:ascii="Arial" w:eastAsia="Arial" w:hAnsi="Arial" w:cs="Arial"/>
                <w:sz w:val="20"/>
              </w:rPr>
            </w:pPr>
            <w:r w:rsidRPr="00E2713B">
              <w:rPr>
                <w:rFonts w:ascii="Arial" w:eastAsia="Arial" w:hAnsi="Arial" w:cs="Arial"/>
                <w:sz w:val="20"/>
              </w:rPr>
              <w:t>M01</w:t>
            </w:r>
          </w:p>
        </w:tc>
        <w:tc>
          <w:tcPr>
            <w:tcW w:w="3329" w:type="pct"/>
            <w:vAlign w:val="center"/>
          </w:tcPr>
          <w:p w14:paraId="6F358940" w14:textId="5AC8DDFF" w:rsidR="00632C4F" w:rsidRPr="00E2713B" w:rsidRDefault="002C6ABC" w:rsidP="00160BCE">
            <w:pPr>
              <w:spacing w:line="360" w:lineRule="auto"/>
              <w:rPr>
                <w:rFonts w:ascii="Arial" w:eastAsia="Arial" w:hAnsi="Arial" w:cs="Arial"/>
                <w:sz w:val="20"/>
              </w:rPr>
            </w:pPr>
            <w:r>
              <w:rPr>
                <w:rFonts w:ascii="Arial" w:eastAsia="Arial" w:hAnsi="Arial" w:cs="Arial"/>
                <w:sz w:val="20"/>
              </w:rPr>
              <w:tab/>
            </w:r>
            <w:r w:rsidR="00BA79F0" w:rsidRPr="00E2713B">
              <w:rPr>
                <w:rFonts w:ascii="Arial" w:eastAsia="Arial" w:hAnsi="Arial" w:cs="Arial"/>
                <w:sz w:val="20"/>
              </w:rPr>
              <w:t>Mensagem de confirmação do envio de formulário</w:t>
            </w:r>
          </w:p>
        </w:tc>
        <w:tc>
          <w:tcPr>
            <w:tcW w:w="792" w:type="pct"/>
            <w:vAlign w:val="center"/>
          </w:tcPr>
          <w:p w14:paraId="73DF510F" w14:textId="77777777" w:rsidR="00632C4F" w:rsidRPr="00E2713B" w:rsidRDefault="00BA79F0" w:rsidP="00160BCE">
            <w:pPr>
              <w:spacing w:line="360" w:lineRule="auto"/>
              <w:rPr>
                <w:rFonts w:ascii="Arial" w:eastAsia="Arial" w:hAnsi="Arial" w:cs="Arial"/>
                <w:sz w:val="20"/>
              </w:rPr>
            </w:pPr>
            <w:r w:rsidRPr="00E2713B">
              <w:rPr>
                <w:rFonts w:ascii="Arial" w:eastAsia="Arial" w:hAnsi="Arial" w:cs="Arial"/>
                <w:sz w:val="20"/>
              </w:rPr>
              <w:t>RF14</w:t>
            </w:r>
          </w:p>
        </w:tc>
      </w:tr>
      <w:tr w:rsidR="00632C4F" w:rsidRPr="00E2713B" w14:paraId="031CE9EF" w14:textId="77777777" w:rsidTr="00B31F7D">
        <w:trPr>
          <w:trHeight w:val="222"/>
        </w:trPr>
        <w:tc>
          <w:tcPr>
            <w:tcW w:w="879" w:type="pct"/>
            <w:vAlign w:val="center"/>
          </w:tcPr>
          <w:p w14:paraId="7C35C883" w14:textId="66F954E7" w:rsidR="00632C4F" w:rsidRPr="00E2713B" w:rsidRDefault="00BA79F0" w:rsidP="00160BCE">
            <w:pPr>
              <w:spacing w:line="360" w:lineRule="auto"/>
              <w:jc w:val="center"/>
              <w:rPr>
                <w:rFonts w:ascii="Arial" w:eastAsia="Arial" w:hAnsi="Arial" w:cs="Arial"/>
                <w:sz w:val="20"/>
              </w:rPr>
            </w:pPr>
            <w:r w:rsidRPr="00E2713B">
              <w:rPr>
                <w:rFonts w:ascii="Arial" w:eastAsia="Arial" w:hAnsi="Arial" w:cs="Arial"/>
                <w:sz w:val="20"/>
              </w:rPr>
              <w:t>M02</w:t>
            </w:r>
            <w:r w:rsidR="002C6ABC">
              <w:rPr>
                <w:rFonts w:ascii="Arial" w:eastAsia="Arial" w:hAnsi="Arial" w:cs="Arial"/>
                <w:sz w:val="20"/>
              </w:rPr>
              <w:tab/>
            </w:r>
          </w:p>
        </w:tc>
        <w:tc>
          <w:tcPr>
            <w:tcW w:w="3329" w:type="pct"/>
          </w:tcPr>
          <w:p w14:paraId="365A54CF" w14:textId="063B16E3" w:rsidR="00632C4F" w:rsidRPr="00E2713B" w:rsidRDefault="002C6ABC" w:rsidP="00160BCE">
            <w:pPr>
              <w:spacing w:line="360" w:lineRule="auto"/>
              <w:rPr>
                <w:rFonts w:ascii="Arial" w:eastAsia="Arial" w:hAnsi="Arial" w:cs="Arial"/>
                <w:sz w:val="20"/>
              </w:rPr>
            </w:pPr>
            <w:r>
              <w:rPr>
                <w:rFonts w:ascii="Arial" w:eastAsia="Arial" w:hAnsi="Arial" w:cs="Arial"/>
                <w:sz w:val="20"/>
              </w:rPr>
              <w:tab/>
            </w:r>
            <w:r w:rsidR="00BA79F0" w:rsidRPr="00E2713B">
              <w:rPr>
                <w:rFonts w:ascii="Arial" w:eastAsia="Arial" w:hAnsi="Arial" w:cs="Arial"/>
                <w:sz w:val="20"/>
              </w:rPr>
              <w:t>Mensagem com a confirmação da marcação da prova teórica da habilitação.</w:t>
            </w:r>
          </w:p>
        </w:tc>
        <w:tc>
          <w:tcPr>
            <w:tcW w:w="792" w:type="pct"/>
            <w:vAlign w:val="center"/>
          </w:tcPr>
          <w:p w14:paraId="42744F8F" w14:textId="77777777" w:rsidR="00632C4F" w:rsidRPr="00E2713B" w:rsidRDefault="00BA79F0" w:rsidP="00160BCE">
            <w:pPr>
              <w:spacing w:line="360" w:lineRule="auto"/>
              <w:rPr>
                <w:rFonts w:ascii="Arial" w:eastAsia="Arial" w:hAnsi="Arial" w:cs="Arial"/>
                <w:sz w:val="20"/>
              </w:rPr>
            </w:pPr>
            <w:r w:rsidRPr="00E2713B">
              <w:rPr>
                <w:rFonts w:ascii="Arial" w:eastAsia="Arial" w:hAnsi="Arial" w:cs="Arial"/>
                <w:sz w:val="20"/>
              </w:rPr>
              <w:t>RF22</w:t>
            </w:r>
          </w:p>
        </w:tc>
      </w:tr>
      <w:tr w:rsidR="00632C4F" w:rsidRPr="00E2713B" w14:paraId="323925E0" w14:textId="77777777" w:rsidTr="00B31F7D">
        <w:trPr>
          <w:trHeight w:val="222"/>
        </w:trPr>
        <w:tc>
          <w:tcPr>
            <w:tcW w:w="879" w:type="pct"/>
            <w:vAlign w:val="center"/>
          </w:tcPr>
          <w:p w14:paraId="07472628" w14:textId="77777777" w:rsidR="00632C4F" w:rsidRPr="00E2713B" w:rsidRDefault="00CB2A35" w:rsidP="00160BCE">
            <w:pPr>
              <w:spacing w:line="360" w:lineRule="auto"/>
              <w:jc w:val="center"/>
              <w:rPr>
                <w:rFonts w:ascii="Arial" w:eastAsia="Arial" w:hAnsi="Arial" w:cs="Arial"/>
                <w:sz w:val="20"/>
              </w:rPr>
            </w:pPr>
            <w:r w:rsidRPr="00E2713B">
              <w:rPr>
                <w:rFonts w:ascii="Arial" w:eastAsia="Arial" w:hAnsi="Arial" w:cs="Arial"/>
                <w:sz w:val="20"/>
              </w:rPr>
              <w:t>M03</w:t>
            </w:r>
          </w:p>
        </w:tc>
        <w:tc>
          <w:tcPr>
            <w:tcW w:w="3329" w:type="pct"/>
          </w:tcPr>
          <w:p w14:paraId="4F8F8614" w14:textId="23E9A456" w:rsidR="00632C4F" w:rsidRPr="00E2713B" w:rsidRDefault="002C6ABC" w:rsidP="00160BCE">
            <w:pPr>
              <w:spacing w:line="360" w:lineRule="auto"/>
              <w:rPr>
                <w:rFonts w:ascii="Arial" w:eastAsia="Arial" w:hAnsi="Arial" w:cs="Arial"/>
                <w:sz w:val="20"/>
              </w:rPr>
            </w:pPr>
            <w:r>
              <w:rPr>
                <w:rFonts w:ascii="Arial" w:eastAsia="Arial" w:hAnsi="Arial" w:cs="Arial"/>
                <w:sz w:val="20"/>
              </w:rPr>
              <w:tab/>
            </w:r>
            <w:r w:rsidR="00CB2A35" w:rsidRPr="00E2713B">
              <w:rPr>
                <w:rFonts w:ascii="Arial" w:eastAsia="Arial" w:hAnsi="Arial" w:cs="Arial"/>
                <w:sz w:val="20"/>
              </w:rPr>
              <w:t xml:space="preserve">Mensagem com o </w:t>
            </w:r>
            <w:proofErr w:type="gramStart"/>
            <w:r w:rsidR="00CB2A35" w:rsidRPr="00E2713B">
              <w:rPr>
                <w:rFonts w:ascii="Arial" w:eastAsia="Arial" w:hAnsi="Arial" w:cs="Arial"/>
                <w:sz w:val="20"/>
              </w:rPr>
              <w:t>resultado(</w:t>
            </w:r>
            <w:proofErr w:type="gramEnd"/>
            <w:r w:rsidR="00CB2A35" w:rsidRPr="00E2713B">
              <w:rPr>
                <w:rFonts w:ascii="Arial" w:eastAsia="Arial" w:hAnsi="Arial" w:cs="Arial"/>
                <w:sz w:val="20"/>
              </w:rPr>
              <w:t>aprovação ou reprovação) na prova teórica da Marinha do Brasil.</w:t>
            </w:r>
          </w:p>
        </w:tc>
        <w:tc>
          <w:tcPr>
            <w:tcW w:w="792" w:type="pct"/>
            <w:vAlign w:val="center"/>
          </w:tcPr>
          <w:p w14:paraId="50178AEA" w14:textId="77777777" w:rsidR="00632C4F" w:rsidRPr="00E2713B" w:rsidRDefault="00CB2A35" w:rsidP="00160BCE">
            <w:pPr>
              <w:spacing w:line="360" w:lineRule="auto"/>
              <w:rPr>
                <w:rFonts w:ascii="Arial" w:eastAsia="Arial" w:hAnsi="Arial" w:cs="Arial"/>
                <w:sz w:val="20"/>
              </w:rPr>
            </w:pPr>
            <w:r w:rsidRPr="00E2713B">
              <w:rPr>
                <w:rFonts w:ascii="Arial" w:eastAsia="Arial" w:hAnsi="Arial" w:cs="Arial"/>
                <w:sz w:val="20"/>
              </w:rPr>
              <w:t>RF23</w:t>
            </w:r>
          </w:p>
        </w:tc>
      </w:tr>
      <w:tr w:rsidR="00632C4F" w:rsidRPr="00E2713B" w14:paraId="1A8C181B" w14:textId="77777777" w:rsidTr="00B31F7D">
        <w:trPr>
          <w:trHeight w:val="222"/>
        </w:trPr>
        <w:tc>
          <w:tcPr>
            <w:tcW w:w="879" w:type="pct"/>
            <w:vAlign w:val="center"/>
          </w:tcPr>
          <w:p w14:paraId="556EC74F" w14:textId="77777777" w:rsidR="00632C4F" w:rsidRPr="00E2713B" w:rsidRDefault="00CB2A35" w:rsidP="00160BCE">
            <w:pPr>
              <w:spacing w:line="360" w:lineRule="auto"/>
              <w:jc w:val="center"/>
              <w:rPr>
                <w:rFonts w:ascii="Arial" w:eastAsia="Arial" w:hAnsi="Arial" w:cs="Arial"/>
                <w:sz w:val="20"/>
              </w:rPr>
            </w:pPr>
            <w:r w:rsidRPr="00E2713B">
              <w:rPr>
                <w:rFonts w:ascii="Arial" w:eastAsia="Arial" w:hAnsi="Arial" w:cs="Arial"/>
                <w:sz w:val="20"/>
              </w:rPr>
              <w:t>M04</w:t>
            </w:r>
          </w:p>
        </w:tc>
        <w:tc>
          <w:tcPr>
            <w:tcW w:w="3329" w:type="pct"/>
          </w:tcPr>
          <w:p w14:paraId="15E0FFBD" w14:textId="55522E9D" w:rsidR="00632C4F" w:rsidRPr="00E2713B" w:rsidRDefault="002C6ABC" w:rsidP="00160BCE">
            <w:pPr>
              <w:spacing w:line="360" w:lineRule="auto"/>
              <w:rPr>
                <w:rFonts w:ascii="Arial" w:eastAsia="Arial" w:hAnsi="Arial" w:cs="Arial"/>
                <w:sz w:val="20"/>
              </w:rPr>
            </w:pPr>
            <w:r>
              <w:rPr>
                <w:rFonts w:ascii="Arial" w:eastAsia="Arial" w:hAnsi="Arial" w:cs="Arial"/>
                <w:sz w:val="20"/>
              </w:rPr>
              <w:tab/>
            </w:r>
            <w:r w:rsidR="00CB2A35" w:rsidRPr="00E2713B">
              <w:rPr>
                <w:rFonts w:ascii="Arial" w:eastAsia="Arial" w:hAnsi="Arial" w:cs="Arial"/>
                <w:sz w:val="20"/>
              </w:rPr>
              <w:t>Mensagem confirmando se o cliente deseja confirmar o cancelamento do agendamento da aula</w:t>
            </w:r>
          </w:p>
        </w:tc>
        <w:tc>
          <w:tcPr>
            <w:tcW w:w="792" w:type="pct"/>
            <w:vAlign w:val="center"/>
          </w:tcPr>
          <w:p w14:paraId="73BFA78F" w14:textId="77777777" w:rsidR="00632C4F" w:rsidRPr="00E2713B" w:rsidRDefault="00CB2A35" w:rsidP="00160BCE">
            <w:pPr>
              <w:spacing w:line="360" w:lineRule="auto"/>
              <w:rPr>
                <w:rFonts w:ascii="Arial" w:eastAsia="Arial" w:hAnsi="Arial" w:cs="Arial"/>
                <w:sz w:val="20"/>
              </w:rPr>
            </w:pPr>
            <w:r w:rsidRPr="00E2713B">
              <w:rPr>
                <w:rFonts w:ascii="Arial" w:eastAsia="Arial" w:hAnsi="Arial" w:cs="Arial"/>
                <w:sz w:val="20"/>
              </w:rPr>
              <w:t>RF25</w:t>
            </w:r>
          </w:p>
        </w:tc>
      </w:tr>
      <w:tr w:rsidR="00CB2A35" w:rsidRPr="00E2713B" w14:paraId="31B41193" w14:textId="77777777" w:rsidTr="00B31F7D">
        <w:trPr>
          <w:trHeight w:val="222"/>
        </w:trPr>
        <w:tc>
          <w:tcPr>
            <w:tcW w:w="879" w:type="pct"/>
            <w:vAlign w:val="center"/>
          </w:tcPr>
          <w:p w14:paraId="0B8580BB" w14:textId="77777777" w:rsidR="00CB2A35" w:rsidRPr="00E2713B" w:rsidRDefault="00CB2A35" w:rsidP="00160BCE">
            <w:pPr>
              <w:spacing w:line="360" w:lineRule="auto"/>
              <w:jc w:val="center"/>
              <w:rPr>
                <w:rFonts w:ascii="Arial" w:eastAsia="Arial" w:hAnsi="Arial" w:cs="Arial"/>
                <w:sz w:val="20"/>
              </w:rPr>
            </w:pPr>
            <w:r w:rsidRPr="00E2713B">
              <w:rPr>
                <w:rFonts w:ascii="Arial" w:eastAsia="Arial" w:hAnsi="Arial" w:cs="Arial"/>
                <w:sz w:val="20"/>
              </w:rPr>
              <w:t>M05</w:t>
            </w:r>
          </w:p>
        </w:tc>
        <w:tc>
          <w:tcPr>
            <w:tcW w:w="3329" w:type="pct"/>
          </w:tcPr>
          <w:p w14:paraId="1BA82CE6" w14:textId="4CD31FCA" w:rsidR="00CB2A35" w:rsidRPr="00E2713B" w:rsidRDefault="002C6ABC" w:rsidP="00160BCE">
            <w:pPr>
              <w:spacing w:line="360" w:lineRule="auto"/>
              <w:rPr>
                <w:rFonts w:ascii="Arial" w:eastAsia="Arial" w:hAnsi="Arial" w:cs="Arial"/>
                <w:sz w:val="20"/>
              </w:rPr>
            </w:pPr>
            <w:r>
              <w:rPr>
                <w:rFonts w:ascii="Arial" w:eastAsia="Arial" w:hAnsi="Arial" w:cs="Arial"/>
                <w:sz w:val="20"/>
              </w:rPr>
              <w:tab/>
            </w:r>
            <w:r w:rsidR="00CB2A35" w:rsidRPr="00E2713B">
              <w:rPr>
                <w:rFonts w:ascii="Arial" w:eastAsia="Arial" w:hAnsi="Arial" w:cs="Arial"/>
                <w:sz w:val="20"/>
              </w:rPr>
              <w:t>Mensagem com a confirmação da marcação das aulas práticas do cliente e a respectiva data.</w:t>
            </w:r>
          </w:p>
        </w:tc>
        <w:tc>
          <w:tcPr>
            <w:tcW w:w="792" w:type="pct"/>
            <w:vAlign w:val="center"/>
          </w:tcPr>
          <w:p w14:paraId="1DCF386B" w14:textId="77777777" w:rsidR="00CB2A35" w:rsidRPr="00E2713B" w:rsidRDefault="00CB2A35" w:rsidP="00E31806">
            <w:pPr>
              <w:keepNext/>
              <w:spacing w:line="360" w:lineRule="auto"/>
              <w:rPr>
                <w:rFonts w:ascii="Arial" w:eastAsia="Arial" w:hAnsi="Arial" w:cs="Arial"/>
                <w:sz w:val="20"/>
              </w:rPr>
            </w:pPr>
            <w:r w:rsidRPr="00E2713B">
              <w:rPr>
                <w:rFonts w:ascii="Arial" w:eastAsia="Arial" w:hAnsi="Arial" w:cs="Arial"/>
                <w:sz w:val="20"/>
              </w:rPr>
              <w:t>RF26</w:t>
            </w:r>
          </w:p>
        </w:tc>
      </w:tr>
    </w:tbl>
    <w:p w14:paraId="641310C9" w14:textId="6D6B6460" w:rsidR="00632C4F" w:rsidRPr="00E31806" w:rsidRDefault="00E31806" w:rsidP="00E31806">
      <w:pPr>
        <w:pStyle w:val="Legenda"/>
        <w:rPr>
          <w:rFonts w:ascii="Arial" w:hAnsi="Arial" w:cs="Arial"/>
          <w:color w:val="auto"/>
          <w:sz w:val="20"/>
        </w:rPr>
      </w:pPr>
      <w:bookmarkStart w:id="321" w:name="_Toc515021240"/>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55</w:t>
      </w:r>
      <w:r w:rsidR="00417029">
        <w:rPr>
          <w:rFonts w:ascii="Arial" w:hAnsi="Arial" w:cs="Arial"/>
          <w:color w:val="auto"/>
          <w:sz w:val="20"/>
        </w:rPr>
        <w:fldChar w:fldCharType="end"/>
      </w:r>
      <w:r w:rsidRPr="00E2713B">
        <w:rPr>
          <w:rFonts w:ascii="Arial" w:hAnsi="Arial" w:cs="Arial"/>
          <w:color w:val="auto"/>
          <w:sz w:val="20"/>
        </w:rPr>
        <w:t>-Mensagens</w:t>
      </w:r>
      <w:bookmarkEnd w:id="321"/>
    </w:p>
    <w:p w14:paraId="4A77EDCC" w14:textId="77777777" w:rsidR="00632C4F" w:rsidRDefault="00692A53" w:rsidP="00D43802">
      <w:pPr>
        <w:pStyle w:val="N2"/>
        <w:outlineLvl w:val="1"/>
        <w:rPr>
          <w:rFonts w:ascii="Arial" w:hAnsi="Arial" w:cs="Arial"/>
        </w:rPr>
      </w:pPr>
      <w:bookmarkStart w:id="322" w:name="_Toc525570772"/>
      <w:r>
        <w:rPr>
          <w:rFonts w:ascii="Arial" w:hAnsi="Arial" w:cs="Arial"/>
        </w:rPr>
        <w:t>PERFIS E PERMISSÕES</w:t>
      </w:r>
      <w:bookmarkEnd w:id="322"/>
    </w:p>
    <w:p w14:paraId="75EA91D5" w14:textId="77777777" w:rsidR="00632C4F" w:rsidRDefault="00692A53" w:rsidP="00D43802">
      <w:pPr>
        <w:pStyle w:val="N3"/>
        <w:outlineLvl w:val="2"/>
        <w:rPr>
          <w:rFonts w:ascii="Arial" w:hAnsi="Arial" w:cs="Arial"/>
        </w:rPr>
      </w:pPr>
      <w:bookmarkStart w:id="323" w:name="_Toc525570773"/>
      <w:r>
        <w:rPr>
          <w:rFonts w:ascii="Arial" w:hAnsi="Arial" w:cs="Arial"/>
        </w:rPr>
        <w:t>Lista de Perfis</w:t>
      </w:r>
      <w:bookmarkEnd w:id="323"/>
    </w:p>
    <w:p w14:paraId="42E999B5" w14:textId="77777777" w:rsidR="00632C4F" w:rsidRDefault="00692A53" w:rsidP="00350F0C">
      <w:pPr>
        <w:pStyle w:val="N3"/>
        <w:numPr>
          <w:ilvl w:val="0"/>
          <w:numId w:val="0"/>
        </w:numPr>
        <w:spacing w:line="360" w:lineRule="auto"/>
        <w:ind w:firstLine="709"/>
        <w:rPr>
          <w:rFonts w:ascii="Arial" w:hAnsi="Arial" w:cs="Arial"/>
          <w:b w:val="0"/>
        </w:rPr>
      </w:pPr>
      <w:r>
        <w:rPr>
          <w:rFonts w:ascii="Arial" w:hAnsi="Arial" w:cs="Arial"/>
          <w:b w:val="0"/>
        </w:rPr>
        <w:t>Perfil 1 - Coordenador Administrativo: responsável pela administração geral da empresa e será responsável pela manutenção geral dos dados dentro do sistema.</w:t>
      </w:r>
    </w:p>
    <w:p w14:paraId="16BA7C03" w14:textId="7F43878E" w:rsidR="00632C4F" w:rsidRDefault="00692A53" w:rsidP="00350F0C">
      <w:pPr>
        <w:pStyle w:val="N3"/>
        <w:numPr>
          <w:ilvl w:val="0"/>
          <w:numId w:val="0"/>
        </w:numPr>
        <w:spacing w:line="360" w:lineRule="auto"/>
        <w:rPr>
          <w:rFonts w:ascii="Arial" w:hAnsi="Arial" w:cs="Arial"/>
          <w:b w:val="0"/>
        </w:rPr>
      </w:pPr>
      <w:r>
        <w:rPr>
          <w:rFonts w:ascii="Arial" w:hAnsi="Arial" w:cs="Arial"/>
          <w:b w:val="0"/>
        </w:rPr>
        <w:tab/>
        <w:t>Perfil 2- Cliente: usuário do sistema, o qual inserirá dados para requisição dos serviços, realização de simulados e compra de apostilas.</w:t>
      </w:r>
    </w:p>
    <w:p w14:paraId="0B344EF8" w14:textId="77777777" w:rsidR="00632C4F" w:rsidRDefault="00692A53" w:rsidP="00D43802">
      <w:pPr>
        <w:pStyle w:val="N3"/>
        <w:outlineLvl w:val="2"/>
        <w:rPr>
          <w:rFonts w:ascii="Arial" w:hAnsi="Arial" w:cs="Arial"/>
        </w:rPr>
      </w:pPr>
      <w:bookmarkStart w:id="324" w:name="_Toc525570774"/>
      <w:r>
        <w:rPr>
          <w:rFonts w:ascii="Arial" w:hAnsi="Arial" w:cs="Arial"/>
        </w:rPr>
        <w:t>Quadro de Permissões</w:t>
      </w:r>
      <w:bookmarkEnd w:id="324"/>
    </w:p>
    <w:tbl>
      <w:tblPr>
        <w:tblW w:w="5000" w:type="pct"/>
        <w:jc w:val="center"/>
        <w:tblCellMar>
          <w:left w:w="70" w:type="dxa"/>
          <w:right w:w="70" w:type="dxa"/>
        </w:tblCellMar>
        <w:tblLook w:val="04A0" w:firstRow="1" w:lastRow="0" w:firstColumn="1" w:lastColumn="0" w:noHBand="0" w:noVBand="1"/>
      </w:tblPr>
      <w:tblGrid>
        <w:gridCol w:w="2831"/>
        <w:gridCol w:w="3110"/>
        <w:gridCol w:w="3110"/>
      </w:tblGrid>
      <w:tr w:rsidR="00632C4F" w14:paraId="4908C700" w14:textId="77777777" w:rsidTr="006B5560">
        <w:trPr>
          <w:trHeight w:val="409"/>
          <w:tblHeader/>
          <w:jc w:val="center"/>
        </w:trPr>
        <w:tc>
          <w:tcPr>
            <w:tcW w:w="1564" w:type="pct"/>
            <w:tcBorders>
              <w:top w:val="single" w:sz="8" w:space="0" w:color="auto"/>
              <w:left w:val="single" w:sz="8" w:space="0" w:color="auto"/>
              <w:bottom w:val="single" w:sz="4" w:space="0" w:color="auto"/>
              <w:right w:val="single" w:sz="8" w:space="0" w:color="auto"/>
            </w:tcBorders>
            <w:shd w:val="clear" w:color="auto" w:fill="FFFFFF" w:themeFill="background1"/>
            <w:vAlign w:val="center"/>
          </w:tcPr>
          <w:p w14:paraId="70C62555" w14:textId="77777777" w:rsidR="00632C4F" w:rsidRPr="006B5560" w:rsidRDefault="00692A53" w:rsidP="006B5560">
            <w:pPr>
              <w:shd w:val="clear" w:color="auto" w:fill="FFFFFF" w:themeFill="background1"/>
              <w:spacing w:line="360" w:lineRule="auto"/>
              <w:jc w:val="center"/>
              <w:rPr>
                <w:rFonts w:ascii="Arial" w:eastAsia="Arial" w:hAnsi="Arial" w:cs="Arial"/>
                <w:b/>
                <w:sz w:val="20"/>
                <w:szCs w:val="20"/>
              </w:rPr>
            </w:pPr>
            <w:r w:rsidRPr="006B5560">
              <w:rPr>
                <w:rFonts w:ascii="Arial" w:eastAsia="Arial" w:hAnsi="Arial" w:cs="Arial"/>
                <w:b/>
                <w:sz w:val="20"/>
                <w:szCs w:val="20"/>
                <w:lang w:eastAsia="pt-BR"/>
              </w:rPr>
              <w:t>RF</w:t>
            </w:r>
          </w:p>
        </w:tc>
        <w:tc>
          <w:tcPr>
            <w:tcW w:w="1718" w:type="pct"/>
            <w:tcBorders>
              <w:top w:val="single" w:sz="8" w:space="0" w:color="auto"/>
              <w:left w:val="single" w:sz="8" w:space="0" w:color="auto"/>
              <w:bottom w:val="single" w:sz="8" w:space="0" w:color="000000"/>
              <w:right w:val="single" w:sz="8" w:space="0" w:color="auto"/>
            </w:tcBorders>
            <w:shd w:val="clear" w:color="auto" w:fill="FFFFFF" w:themeFill="background1"/>
            <w:vAlign w:val="center"/>
          </w:tcPr>
          <w:p w14:paraId="7C931248" w14:textId="77777777" w:rsidR="00632C4F" w:rsidRPr="006B5560" w:rsidRDefault="00692A53" w:rsidP="006B5560">
            <w:pPr>
              <w:shd w:val="clear" w:color="auto" w:fill="FFFFFF" w:themeFill="background1"/>
              <w:spacing w:line="360" w:lineRule="auto"/>
              <w:jc w:val="center"/>
              <w:rPr>
                <w:rFonts w:ascii="Arial" w:eastAsia="Arial" w:hAnsi="Arial" w:cs="Arial"/>
                <w:sz w:val="20"/>
                <w:szCs w:val="20"/>
              </w:rPr>
            </w:pPr>
            <w:r w:rsidRPr="006B5560">
              <w:rPr>
                <w:rFonts w:ascii="Arial" w:eastAsia="Arial" w:hAnsi="Arial" w:cs="Arial"/>
                <w:sz w:val="20"/>
                <w:szCs w:val="20"/>
                <w:lang w:eastAsia="pt-BR"/>
              </w:rPr>
              <w:t>[Perfil 1]</w:t>
            </w:r>
          </w:p>
        </w:tc>
        <w:tc>
          <w:tcPr>
            <w:tcW w:w="1718" w:type="pct"/>
            <w:tcBorders>
              <w:top w:val="single" w:sz="8" w:space="0" w:color="auto"/>
              <w:left w:val="single" w:sz="8" w:space="0" w:color="auto"/>
              <w:bottom w:val="single" w:sz="8" w:space="0" w:color="000000"/>
              <w:right w:val="single" w:sz="8" w:space="0" w:color="auto"/>
            </w:tcBorders>
            <w:shd w:val="clear" w:color="auto" w:fill="FFFFFF" w:themeFill="background1"/>
            <w:vAlign w:val="center"/>
          </w:tcPr>
          <w:p w14:paraId="31313D48" w14:textId="77777777" w:rsidR="00632C4F" w:rsidRPr="006B5560" w:rsidRDefault="00692A53" w:rsidP="006B5560">
            <w:pPr>
              <w:shd w:val="clear" w:color="auto" w:fill="FFFFFF" w:themeFill="background1"/>
              <w:spacing w:line="360" w:lineRule="auto"/>
              <w:jc w:val="center"/>
              <w:rPr>
                <w:rFonts w:ascii="Arial" w:eastAsia="Arial" w:hAnsi="Arial" w:cs="Arial"/>
                <w:sz w:val="20"/>
                <w:szCs w:val="20"/>
              </w:rPr>
            </w:pPr>
            <w:r w:rsidRPr="006B5560">
              <w:rPr>
                <w:rFonts w:ascii="Arial" w:eastAsia="Arial" w:hAnsi="Arial" w:cs="Arial"/>
                <w:sz w:val="20"/>
                <w:szCs w:val="20"/>
                <w:lang w:eastAsia="pt-BR"/>
              </w:rPr>
              <w:t>[Perfil 2]</w:t>
            </w:r>
          </w:p>
        </w:tc>
      </w:tr>
      <w:tr w:rsidR="00632C4F" w14:paraId="401DD63C" w14:textId="77777777" w:rsidTr="006B5560">
        <w:trPr>
          <w:trHeight w:val="330"/>
          <w:jc w:val="center"/>
        </w:trPr>
        <w:tc>
          <w:tcPr>
            <w:tcW w:w="1564" w:type="pct"/>
            <w:tcBorders>
              <w:top w:val="single" w:sz="4" w:space="0" w:color="auto"/>
              <w:left w:val="single" w:sz="8" w:space="0" w:color="auto"/>
              <w:bottom w:val="single" w:sz="8" w:space="0" w:color="auto"/>
              <w:right w:val="single" w:sz="8" w:space="0" w:color="auto"/>
            </w:tcBorders>
            <w:shd w:val="clear" w:color="auto" w:fill="auto"/>
            <w:vAlign w:val="bottom"/>
          </w:tcPr>
          <w:p w14:paraId="70C72EA7"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[RF 01]</w:t>
            </w:r>
          </w:p>
        </w:tc>
        <w:tc>
          <w:tcPr>
            <w:tcW w:w="1718" w:type="pct"/>
            <w:tcBorders>
              <w:top w:val="single" w:sz="8" w:space="0" w:color="000000"/>
              <w:left w:val="none" w:sz="4" w:space="0" w:color="000000"/>
              <w:bottom w:val="single" w:sz="8" w:space="0" w:color="auto"/>
              <w:right w:val="single" w:sz="4" w:space="0" w:color="auto"/>
            </w:tcBorders>
            <w:vAlign w:val="center"/>
          </w:tcPr>
          <w:p w14:paraId="2455ACD6"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X</w:t>
            </w:r>
          </w:p>
        </w:tc>
        <w:tc>
          <w:tcPr>
            <w:tcW w:w="1718" w:type="pct"/>
            <w:tcBorders>
              <w:top w:val="none" w:sz="4" w:space="0" w:color="000000"/>
              <w:left w:val="single" w:sz="4" w:space="0" w:color="auto"/>
              <w:bottom w:val="single" w:sz="8" w:space="0" w:color="auto"/>
              <w:right w:val="single" w:sz="4" w:space="0" w:color="auto"/>
            </w:tcBorders>
            <w:shd w:val="clear" w:color="auto" w:fill="FFFFFF"/>
            <w:vAlign w:val="center"/>
          </w:tcPr>
          <w:p w14:paraId="05D46470" w14:textId="77777777" w:rsidR="00632C4F" w:rsidRPr="006B5560" w:rsidRDefault="00632C4F" w:rsidP="006B5560">
            <w:pPr>
              <w:spacing w:line="360" w:lineRule="auto"/>
              <w:jc w:val="center"/>
              <w:rPr>
                <w:rFonts w:ascii="Arial" w:eastAsia="Arial" w:hAnsi="Arial" w:cs="Arial"/>
                <w:sz w:val="20"/>
                <w:szCs w:val="20"/>
              </w:rPr>
            </w:pPr>
          </w:p>
        </w:tc>
      </w:tr>
      <w:tr w:rsidR="00632C4F" w14:paraId="1A904BE1" w14:textId="77777777" w:rsidTr="006B5560">
        <w:trPr>
          <w:trHeight w:val="330"/>
          <w:jc w:val="center"/>
        </w:trPr>
        <w:tc>
          <w:tcPr>
            <w:tcW w:w="1564" w:type="pct"/>
            <w:tcBorders>
              <w:top w:val="none" w:sz="4" w:space="0" w:color="000000"/>
              <w:left w:val="single" w:sz="8" w:space="0" w:color="auto"/>
              <w:bottom w:val="single" w:sz="8" w:space="0" w:color="auto"/>
              <w:right w:val="single" w:sz="8" w:space="0" w:color="auto"/>
            </w:tcBorders>
            <w:shd w:val="clear" w:color="auto" w:fill="auto"/>
            <w:vAlign w:val="bottom"/>
          </w:tcPr>
          <w:p w14:paraId="53B08274"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[RF 02]</w:t>
            </w:r>
          </w:p>
        </w:tc>
        <w:tc>
          <w:tcPr>
            <w:tcW w:w="1718" w:type="pct"/>
            <w:tcBorders>
              <w:top w:val="single" w:sz="8" w:space="0" w:color="auto"/>
              <w:left w:val="none" w:sz="4" w:space="0" w:color="000000"/>
              <w:bottom w:val="single" w:sz="8" w:space="0" w:color="auto"/>
              <w:right w:val="single" w:sz="4" w:space="0" w:color="auto"/>
            </w:tcBorders>
            <w:vAlign w:val="center"/>
          </w:tcPr>
          <w:p w14:paraId="358980FF"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X</w:t>
            </w:r>
          </w:p>
        </w:tc>
        <w:tc>
          <w:tcPr>
            <w:tcW w:w="1718" w:type="pct"/>
            <w:tcBorders>
              <w:top w:val="none" w:sz="4" w:space="0" w:color="000000"/>
              <w:left w:val="single" w:sz="4" w:space="0" w:color="auto"/>
              <w:bottom w:val="single" w:sz="8" w:space="0" w:color="auto"/>
              <w:right w:val="single" w:sz="4" w:space="0" w:color="auto"/>
            </w:tcBorders>
            <w:shd w:val="clear" w:color="auto" w:fill="FFFFFF"/>
            <w:vAlign w:val="center"/>
          </w:tcPr>
          <w:p w14:paraId="77267CD7"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X</w:t>
            </w:r>
          </w:p>
        </w:tc>
      </w:tr>
      <w:tr w:rsidR="00632C4F" w14:paraId="126CD477" w14:textId="77777777" w:rsidTr="006B5560">
        <w:trPr>
          <w:trHeight w:val="330"/>
          <w:jc w:val="center"/>
        </w:trPr>
        <w:tc>
          <w:tcPr>
            <w:tcW w:w="1564" w:type="pct"/>
            <w:tcBorders>
              <w:top w:val="none" w:sz="4" w:space="0" w:color="000000"/>
              <w:left w:val="single" w:sz="8" w:space="0" w:color="auto"/>
              <w:bottom w:val="single" w:sz="8" w:space="0" w:color="auto"/>
              <w:right w:val="single" w:sz="8" w:space="0" w:color="auto"/>
            </w:tcBorders>
            <w:shd w:val="clear" w:color="auto" w:fill="auto"/>
            <w:vAlign w:val="bottom"/>
          </w:tcPr>
          <w:p w14:paraId="2CBBAF50"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[RF 03]</w:t>
            </w:r>
          </w:p>
        </w:tc>
        <w:tc>
          <w:tcPr>
            <w:tcW w:w="1718" w:type="pct"/>
            <w:tcBorders>
              <w:top w:val="single" w:sz="8" w:space="0" w:color="auto"/>
              <w:left w:val="none" w:sz="4" w:space="0" w:color="000000"/>
              <w:bottom w:val="single" w:sz="8" w:space="0" w:color="auto"/>
              <w:right w:val="single" w:sz="4" w:space="0" w:color="auto"/>
            </w:tcBorders>
            <w:vAlign w:val="center"/>
          </w:tcPr>
          <w:p w14:paraId="374148DC"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X</w:t>
            </w:r>
          </w:p>
        </w:tc>
        <w:tc>
          <w:tcPr>
            <w:tcW w:w="1718" w:type="pct"/>
            <w:tcBorders>
              <w:top w:val="none" w:sz="4" w:space="0" w:color="000000"/>
              <w:left w:val="single" w:sz="4" w:space="0" w:color="auto"/>
              <w:bottom w:val="single" w:sz="8" w:space="0" w:color="auto"/>
              <w:right w:val="single" w:sz="4" w:space="0" w:color="auto"/>
            </w:tcBorders>
            <w:shd w:val="clear" w:color="auto" w:fill="FFFFFF"/>
            <w:vAlign w:val="center"/>
          </w:tcPr>
          <w:p w14:paraId="5E94ED9F" w14:textId="77777777" w:rsidR="00632C4F" w:rsidRPr="006B5560" w:rsidRDefault="00632C4F" w:rsidP="006B5560">
            <w:pPr>
              <w:spacing w:line="360" w:lineRule="auto"/>
              <w:jc w:val="center"/>
              <w:rPr>
                <w:rFonts w:ascii="Arial" w:eastAsia="Arial" w:hAnsi="Arial" w:cs="Arial"/>
                <w:sz w:val="20"/>
                <w:szCs w:val="20"/>
              </w:rPr>
            </w:pPr>
          </w:p>
        </w:tc>
      </w:tr>
      <w:tr w:rsidR="00632C4F" w14:paraId="498BCB81"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741F9BB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04]</w:t>
            </w:r>
          </w:p>
        </w:tc>
        <w:tc>
          <w:tcPr>
            <w:tcW w:w="1718" w:type="pct"/>
            <w:tcBorders>
              <w:top w:val="single" w:sz="8" w:space="0" w:color="000000"/>
              <w:left w:val="none" w:sz="4" w:space="0" w:color="000000"/>
              <w:bottom w:val="single" w:sz="8" w:space="0" w:color="000000"/>
              <w:right w:val="single" w:sz="4" w:space="0" w:color="000000"/>
            </w:tcBorders>
            <w:vAlign w:val="center"/>
          </w:tcPr>
          <w:p w14:paraId="7BA4B38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78896244" w14:textId="77777777" w:rsidR="00632C4F" w:rsidRPr="006B5560" w:rsidRDefault="00632C4F" w:rsidP="006B5560">
            <w:pPr>
              <w:spacing w:line="360" w:lineRule="auto"/>
              <w:rPr>
                <w:rFonts w:ascii="Arial" w:eastAsia="Arial" w:hAnsi="Arial" w:cs="Arial"/>
                <w:sz w:val="20"/>
                <w:szCs w:val="20"/>
                <w:lang w:eastAsia="pt-BR"/>
              </w:rPr>
            </w:pPr>
          </w:p>
        </w:tc>
      </w:tr>
      <w:tr w:rsidR="00632C4F" w14:paraId="336B5943"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130AF6F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lastRenderedPageBreak/>
              <w:t>[RF 05]</w:t>
            </w:r>
          </w:p>
        </w:tc>
        <w:tc>
          <w:tcPr>
            <w:tcW w:w="1718" w:type="pct"/>
            <w:tcBorders>
              <w:top w:val="single" w:sz="8" w:space="0" w:color="000000"/>
              <w:left w:val="none" w:sz="4" w:space="0" w:color="000000"/>
              <w:bottom w:val="single" w:sz="8" w:space="0" w:color="000000"/>
              <w:right w:val="single" w:sz="4" w:space="0" w:color="000000"/>
            </w:tcBorders>
            <w:vAlign w:val="center"/>
          </w:tcPr>
          <w:p w14:paraId="26B25407"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224E5DA5" w14:textId="77777777" w:rsidR="00632C4F" w:rsidRPr="006B5560" w:rsidRDefault="00632C4F" w:rsidP="006B5560">
            <w:pPr>
              <w:spacing w:line="360" w:lineRule="auto"/>
              <w:rPr>
                <w:rFonts w:ascii="Arial" w:eastAsia="Arial" w:hAnsi="Arial" w:cs="Arial"/>
                <w:sz w:val="20"/>
                <w:szCs w:val="20"/>
                <w:lang w:eastAsia="pt-BR"/>
              </w:rPr>
            </w:pPr>
          </w:p>
        </w:tc>
      </w:tr>
      <w:tr w:rsidR="00632C4F" w14:paraId="52C7FBA3"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84C1C68"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06]</w:t>
            </w:r>
          </w:p>
        </w:tc>
        <w:tc>
          <w:tcPr>
            <w:tcW w:w="1718" w:type="pct"/>
            <w:tcBorders>
              <w:top w:val="single" w:sz="8" w:space="0" w:color="000000"/>
              <w:left w:val="none" w:sz="4" w:space="0" w:color="000000"/>
              <w:bottom w:val="single" w:sz="8" w:space="0" w:color="000000"/>
              <w:right w:val="single" w:sz="4" w:space="0" w:color="000000"/>
            </w:tcBorders>
            <w:vAlign w:val="center"/>
          </w:tcPr>
          <w:p w14:paraId="5AEA9D0B"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759791F9"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5B52ADB5"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5D0D718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07]</w:t>
            </w:r>
          </w:p>
        </w:tc>
        <w:tc>
          <w:tcPr>
            <w:tcW w:w="1718" w:type="pct"/>
            <w:tcBorders>
              <w:top w:val="single" w:sz="8" w:space="0" w:color="000000"/>
              <w:left w:val="none" w:sz="4" w:space="0" w:color="000000"/>
              <w:bottom w:val="single" w:sz="8" w:space="0" w:color="000000"/>
              <w:right w:val="single" w:sz="4" w:space="0" w:color="000000"/>
            </w:tcBorders>
            <w:vAlign w:val="center"/>
          </w:tcPr>
          <w:p w14:paraId="67CA5084"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77FC26D" w14:textId="77777777" w:rsidR="00632C4F" w:rsidRPr="006B5560" w:rsidRDefault="00632C4F" w:rsidP="006B5560">
            <w:pPr>
              <w:spacing w:line="360" w:lineRule="auto"/>
              <w:rPr>
                <w:rFonts w:ascii="Arial" w:eastAsia="Arial" w:hAnsi="Arial" w:cs="Arial"/>
                <w:sz w:val="20"/>
                <w:szCs w:val="20"/>
                <w:lang w:eastAsia="pt-BR"/>
              </w:rPr>
            </w:pPr>
          </w:p>
        </w:tc>
      </w:tr>
      <w:tr w:rsidR="00632C4F" w14:paraId="50CCA72B"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0DDED7FE"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08]</w:t>
            </w:r>
          </w:p>
        </w:tc>
        <w:tc>
          <w:tcPr>
            <w:tcW w:w="1718" w:type="pct"/>
            <w:tcBorders>
              <w:top w:val="single" w:sz="8" w:space="0" w:color="000000"/>
              <w:left w:val="none" w:sz="4" w:space="0" w:color="000000"/>
              <w:bottom w:val="single" w:sz="8" w:space="0" w:color="000000"/>
              <w:right w:val="single" w:sz="4" w:space="0" w:color="000000"/>
            </w:tcBorders>
            <w:vAlign w:val="center"/>
          </w:tcPr>
          <w:p w14:paraId="3910D994"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677E658" w14:textId="77777777" w:rsidR="00632C4F" w:rsidRPr="006B5560" w:rsidRDefault="00632C4F" w:rsidP="006B5560">
            <w:pPr>
              <w:spacing w:line="360" w:lineRule="auto"/>
              <w:rPr>
                <w:rFonts w:ascii="Arial" w:eastAsia="Arial" w:hAnsi="Arial" w:cs="Arial"/>
                <w:sz w:val="20"/>
                <w:szCs w:val="20"/>
                <w:lang w:eastAsia="pt-BR"/>
              </w:rPr>
            </w:pPr>
          </w:p>
        </w:tc>
      </w:tr>
      <w:tr w:rsidR="00632C4F" w14:paraId="009CFE6B"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5635F75C"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09]</w:t>
            </w:r>
          </w:p>
        </w:tc>
        <w:tc>
          <w:tcPr>
            <w:tcW w:w="1718" w:type="pct"/>
            <w:tcBorders>
              <w:top w:val="single" w:sz="8" w:space="0" w:color="000000"/>
              <w:left w:val="none" w:sz="4" w:space="0" w:color="000000"/>
              <w:bottom w:val="single" w:sz="8" w:space="0" w:color="000000"/>
              <w:right w:val="single" w:sz="4" w:space="0" w:color="000000"/>
            </w:tcBorders>
            <w:vAlign w:val="center"/>
          </w:tcPr>
          <w:p w14:paraId="6F5F5CFC"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87F2436" w14:textId="77777777" w:rsidR="00632C4F" w:rsidRPr="006B5560" w:rsidRDefault="00632C4F" w:rsidP="006B5560">
            <w:pPr>
              <w:spacing w:line="360" w:lineRule="auto"/>
              <w:rPr>
                <w:rFonts w:ascii="Arial" w:eastAsia="Arial" w:hAnsi="Arial" w:cs="Arial"/>
                <w:sz w:val="20"/>
                <w:szCs w:val="20"/>
                <w:lang w:eastAsia="pt-BR"/>
              </w:rPr>
            </w:pPr>
          </w:p>
        </w:tc>
      </w:tr>
      <w:tr w:rsidR="00632C4F" w14:paraId="4181FDAE"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21D8F756"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10]</w:t>
            </w:r>
          </w:p>
        </w:tc>
        <w:tc>
          <w:tcPr>
            <w:tcW w:w="1718" w:type="pct"/>
            <w:tcBorders>
              <w:top w:val="single" w:sz="8" w:space="0" w:color="000000"/>
              <w:left w:val="none" w:sz="4" w:space="0" w:color="000000"/>
              <w:bottom w:val="single" w:sz="8" w:space="0" w:color="000000"/>
              <w:right w:val="single" w:sz="4" w:space="0" w:color="000000"/>
            </w:tcBorders>
            <w:vAlign w:val="center"/>
          </w:tcPr>
          <w:p w14:paraId="1B955505"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4AEB5754"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16EDD041"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2EDDB5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11]</w:t>
            </w:r>
          </w:p>
        </w:tc>
        <w:tc>
          <w:tcPr>
            <w:tcW w:w="1718" w:type="pct"/>
            <w:tcBorders>
              <w:top w:val="single" w:sz="8" w:space="0" w:color="000000"/>
              <w:left w:val="none" w:sz="4" w:space="0" w:color="000000"/>
              <w:bottom w:val="single" w:sz="8" w:space="0" w:color="000000"/>
              <w:right w:val="single" w:sz="4" w:space="0" w:color="000000"/>
            </w:tcBorders>
            <w:vAlign w:val="center"/>
          </w:tcPr>
          <w:p w14:paraId="6A059936"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73D3945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5CA60537"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C5B0596"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12]</w:t>
            </w:r>
          </w:p>
        </w:tc>
        <w:tc>
          <w:tcPr>
            <w:tcW w:w="1718" w:type="pct"/>
            <w:tcBorders>
              <w:top w:val="single" w:sz="8" w:space="0" w:color="000000"/>
              <w:left w:val="none" w:sz="4" w:space="0" w:color="000000"/>
              <w:bottom w:val="single" w:sz="8" w:space="0" w:color="000000"/>
              <w:right w:val="single" w:sz="4" w:space="0" w:color="000000"/>
            </w:tcBorders>
            <w:vAlign w:val="center"/>
          </w:tcPr>
          <w:p w14:paraId="0AF21945"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04C0346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34E9E4AE"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6822ED9D"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13]</w:t>
            </w:r>
          </w:p>
        </w:tc>
        <w:tc>
          <w:tcPr>
            <w:tcW w:w="1718" w:type="pct"/>
            <w:tcBorders>
              <w:top w:val="single" w:sz="8" w:space="0" w:color="000000"/>
              <w:left w:val="none" w:sz="4" w:space="0" w:color="000000"/>
              <w:bottom w:val="single" w:sz="8" w:space="0" w:color="000000"/>
              <w:right w:val="single" w:sz="4" w:space="0" w:color="000000"/>
            </w:tcBorders>
            <w:vAlign w:val="center"/>
          </w:tcPr>
          <w:p w14:paraId="1F0289B0"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F68DCC2"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79914FB5"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0BF6B7C3"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14]</w:t>
            </w:r>
          </w:p>
        </w:tc>
        <w:tc>
          <w:tcPr>
            <w:tcW w:w="1718" w:type="pct"/>
            <w:tcBorders>
              <w:top w:val="single" w:sz="8" w:space="0" w:color="000000"/>
              <w:left w:val="none" w:sz="4" w:space="0" w:color="000000"/>
              <w:bottom w:val="single" w:sz="8" w:space="0" w:color="000000"/>
              <w:right w:val="single" w:sz="4" w:space="0" w:color="000000"/>
            </w:tcBorders>
            <w:vAlign w:val="center"/>
          </w:tcPr>
          <w:p w14:paraId="12F4716F"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46B06EA3"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28EFADE6"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56ABD38E"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15]</w:t>
            </w:r>
          </w:p>
        </w:tc>
        <w:tc>
          <w:tcPr>
            <w:tcW w:w="1718" w:type="pct"/>
            <w:tcBorders>
              <w:top w:val="single" w:sz="8" w:space="0" w:color="000000"/>
              <w:left w:val="none" w:sz="4" w:space="0" w:color="000000"/>
              <w:bottom w:val="single" w:sz="8" w:space="0" w:color="000000"/>
              <w:right w:val="single" w:sz="4" w:space="0" w:color="000000"/>
            </w:tcBorders>
            <w:vAlign w:val="center"/>
          </w:tcPr>
          <w:p w14:paraId="18DFD1B8"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D7D3F3B"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07343E0C"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0DEF26E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16]</w:t>
            </w:r>
          </w:p>
        </w:tc>
        <w:tc>
          <w:tcPr>
            <w:tcW w:w="1718" w:type="pct"/>
            <w:tcBorders>
              <w:top w:val="single" w:sz="8" w:space="0" w:color="000000"/>
              <w:left w:val="none" w:sz="4" w:space="0" w:color="000000"/>
              <w:bottom w:val="single" w:sz="8" w:space="0" w:color="000000"/>
              <w:right w:val="single" w:sz="4" w:space="0" w:color="000000"/>
            </w:tcBorders>
            <w:vAlign w:val="center"/>
          </w:tcPr>
          <w:p w14:paraId="2AB31C7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456F651" w14:textId="77777777" w:rsidR="00632C4F" w:rsidRPr="006B5560" w:rsidRDefault="00632C4F" w:rsidP="006B5560">
            <w:pPr>
              <w:spacing w:line="360" w:lineRule="auto"/>
              <w:rPr>
                <w:rFonts w:ascii="Arial" w:eastAsia="Arial" w:hAnsi="Arial" w:cs="Arial"/>
                <w:sz w:val="20"/>
                <w:szCs w:val="20"/>
                <w:lang w:eastAsia="pt-BR"/>
              </w:rPr>
            </w:pPr>
          </w:p>
        </w:tc>
      </w:tr>
      <w:tr w:rsidR="00632C4F" w14:paraId="6445F32D"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7A3D03C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17]</w:t>
            </w:r>
          </w:p>
        </w:tc>
        <w:tc>
          <w:tcPr>
            <w:tcW w:w="1718" w:type="pct"/>
            <w:tcBorders>
              <w:top w:val="single" w:sz="8" w:space="0" w:color="000000"/>
              <w:left w:val="none" w:sz="4" w:space="0" w:color="000000"/>
              <w:bottom w:val="single" w:sz="8" w:space="0" w:color="000000"/>
              <w:right w:val="single" w:sz="4" w:space="0" w:color="000000"/>
            </w:tcBorders>
            <w:vAlign w:val="center"/>
          </w:tcPr>
          <w:p w14:paraId="11C817E9"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4449F4ED" w14:textId="77777777" w:rsidR="00632C4F" w:rsidRPr="006B5560" w:rsidRDefault="00632C4F" w:rsidP="006B5560">
            <w:pPr>
              <w:spacing w:line="360" w:lineRule="auto"/>
              <w:rPr>
                <w:rFonts w:ascii="Arial" w:eastAsia="Arial" w:hAnsi="Arial" w:cs="Arial"/>
                <w:sz w:val="20"/>
                <w:szCs w:val="20"/>
                <w:lang w:eastAsia="pt-BR"/>
              </w:rPr>
            </w:pPr>
          </w:p>
        </w:tc>
      </w:tr>
      <w:tr w:rsidR="00632C4F" w14:paraId="447DB7F1"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6A8EDF56"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18]</w:t>
            </w:r>
          </w:p>
        </w:tc>
        <w:tc>
          <w:tcPr>
            <w:tcW w:w="1718" w:type="pct"/>
            <w:tcBorders>
              <w:top w:val="single" w:sz="8" w:space="0" w:color="000000"/>
              <w:left w:val="none" w:sz="4" w:space="0" w:color="000000"/>
              <w:bottom w:val="single" w:sz="8" w:space="0" w:color="000000"/>
              <w:right w:val="single" w:sz="4" w:space="0" w:color="000000"/>
            </w:tcBorders>
            <w:vAlign w:val="center"/>
          </w:tcPr>
          <w:p w14:paraId="061AC5DB"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4C250D58" w14:textId="77777777" w:rsidR="00632C4F" w:rsidRPr="006B5560" w:rsidRDefault="00632C4F" w:rsidP="006B5560">
            <w:pPr>
              <w:spacing w:line="360" w:lineRule="auto"/>
              <w:rPr>
                <w:rFonts w:ascii="Arial" w:eastAsia="Arial" w:hAnsi="Arial" w:cs="Arial"/>
                <w:sz w:val="20"/>
                <w:szCs w:val="20"/>
                <w:lang w:eastAsia="pt-BR"/>
              </w:rPr>
            </w:pPr>
          </w:p>
        </w:tc>
      </w:tr>
      <w:tr w:rsidR="00632C4F" w14:paraId="0CA7A631"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260683A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19]</w:t>
            </w:r>
          </w:p>
        </w:tc>
        <w:tc>
          <w:tcPr>
            <w:tcW w:w="1718" w:type="pct"/>
            <w:tcBorders>
              <w:top w:val="single" w:sz="8" w:space="0" w:color="000000"/>
              <w:left w:val="none" w:sz="4" w:space="0" w:color="000000"/>
              <w:bottom w:val="single" w:sz="8" w:space="0" w:color="000000"/>
              <w:right w:val="single" w:sz="4" w:space="0" w:color="000000"/>
            </w:tcBorders>
            <w:vAlign w:val="center"/>
          </w:tcPr>
          <w:p w14:paraId="62F45A4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337543E" w14:textId="77777777" w:rsidR="00632C4F" w:rsidRPr="006B5560" w:rsidRDefault="00632C4F" w:rsidP="006B5560">
            <w:pPr>
              <w:spacing w:line="360" w:lineRule="auto"/>
              <w:rPr>
                <w:rFonts w:ascii="Arial" w:eastAsia="Arial" w:hAnsi="Arial" w:cs="Arial"/>
                <w:sz w:val="20"/>
                <w:szCs w:val="20"/>
                <w:lang w:eastAsia="pt-BR"/>
              </w:rPr>
            </w:pPr>
          </w:p>
        </w:tc>
      </w:tr>
      <w:tr w:rsidR="00632C4F" w14:paraId="1BD9C800"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169F6D36"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20]</w:t>
            </w:r>
          </w:p>
        </w:tc>
        <w:tc>
          <w:tcPr>
            <w:tcW w:w="1718" w:type="pct"/>
            <w:tcBorders>
              <w:top w:val="single" w:sz="8" w:space="0" w:color="000000"/>
              <w:left w:val="none" w:sz="4" w:space="0" w:color="000000"/>
              <w:bottom w:val="single" w:sz="8" w:space="0" w:color="000000"/>
              <w:right w:val="single" w:sz="4" w:space="0" w:color="000000"/>
            </w:tcBorders>
            <w:vAlign w:val="center"/>
          </w:tcPr>
          <w:p w14:paraId="7D2D681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1FE1789" w14:textId="77777777" w:rsidR="00632C4F" w:rsidRPr="006B5560" w:rsidRDefault="00632C4F" w:rsidP="006B5560">
            <w:pPr>
              <w:spacing w:line="360" w:lineRule="auto"/>
              <w:rPr>
                <w:rFonts w:ascii="Arial" w:eastAsia="Arial" w:hAnsi="Arial" w:cs="Arial"/>
                <w:sz w:val="20"/>
                <w:szCs w:val="20"/>
                <w:lang w:eastAsia="pt-BR"/>
              </w:rPr>
            </w:pPr>
          </w:p>
        </w:tc>
      </w:tr>
      <w:tr w:rsidR="00632C4F" w14:paraId="68F9EE24"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0CDA6AB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21]</w:t>
            </w:r>
          </w:p>
        </w:tc>
        <w:tc>
          <w:tcPr>
            <w:tcW w:w="1718" w:type="pct"/>
            <w:tcBorders>
              <w:top w:val="single" w:sz="8" w:space="0" w:color="000000"/>
              <w:left w:val="none" w:sz="4" w:space="0" w:color="000000"/>
              <w:bottom w:val="single" w:sz="8" w:space="0" w:color="000000"/>
              <w:right w:val="single" w:sz="4" w:space="0" w:color="000000"/>
            </w:tcBorders>
            <w:vAlign w:val="center"/>
          </w:tcPr>
          <w:p w14:paraId="323BAEBD"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6AB6978" w14:textId="77777777" w:rsidR="00632C4F" w:rsidRPr="006B5560" w:rsidRDefault="00632C4F" w:rsidP="006B5560">
            <w:pPr>
              <w:spacing w:line="360" w:lineRule="auto"/>
              <w:rPr>
                <w:rFonts w:ascii="Arial" w:eastAsia="Arial" w:hAnsi="Arial" w:cs="Arial"/>
                <w:sz w:val="20"/>
                <w:szCs w:val="20"/>
                <w:lang w:eastAsia="pt-BR"/>
              </w:rPr>
            </w:pPr>
          </w:p>
        </w:tc>
      </w:tr>
      <w:tr w:rsidR="00632C4F" w14:paraId="168273CE"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5731DB34"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22]</w:t>
            </w:r>
          </w:p>
        </w:tc>
        <w:tc>
          <w:tcPr>
            <w:tcW w:w="1718" w:type="pct"/>
            <w:tcBorders>
              <w:top w:val="single" w:sz="8" w:space="0" w:color="000000"/>
              <w:left w:val="none" w:sz="4" w:space="0" w:color="000000"/>
              <w:bottom w:val="single" w:sz="8" w:space="0" w:color="000000"/>
              <w:right w:val="single" w:sz="4" w:space="0" w:color="000000"/>
            </w:tcBorders>
            <w:vAlign w:val="center"/>
          </w:tcPr>
          <w:p w14:paraId="2EB34AF5"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2F4F7684" w14:textId="77777777" w:rsidR="00632C4F" w:rsidRPr="006B5560" w:rsidRDefault="00632C4F" w:rsidP="006B5560">
            <w:pPr>
              <w:spacing w:line="360" w:lineRule="auto"/>
              <w:rPr>
                <w:rFonts w:ascii="Arial" w:eastAsia="Arial" w:hAnsi="Arial" w:cs="Arial"/>
                <w:sz w:val="20"/>
                <w:szCs w:val="20"/>
                <w:lang w:eastAsia="pt-BR"/>
              </w:rPr>
            </w:pPr>
          </w:p>
        </w:tc>
      </w:tr>
      <w:tr w:rsidR="00632C4F" w14:paraId="44A2B564"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25A1751D"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23]</w:t>
            </w:r>
          </w:p>
        </w:tc>
        <w:tc>
          <w:tcPr>
            <w:tcW w:w="1718" w:type="pct"/>
            <w:tcBorders>
              <w:top w:val="single" w:sz="8" w:space="0" w:color="000000"/>
              <w:left w:val="none" w:sz="4" w:space="0" w:color="000000"/>
              <w:bottom w:val="single" w:sz="8" w:space="0" w:color="000000"/>
              <w:right w:val="single" w:sz="4" w:space="0" w:color="000000"/>
            </w:tcBorders>
            <w:vAlign w:val="center"/>
          </w:tcPr>
          <w:p w14:paraId="3E1693C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032F3220" w14:textId="77777777" w:rsidR="00632C4F" w:rsidRPr="006B5560" w:rsidRDefault="00632C4F" w:rsidP="006B5560">
            <w:pPr>
              <w:spacing w:line="360" w:lineRule="auto"/>
              <w:rPr>
                <w:rFonts w:ascii="Arial" w:eastAsia="Arial" w:hAnsi="Arial" w:cs="Arial"/>
                <w:sz w:val="20"/>
                <w:szCs w:val="20"/>
                <w:lang w:eastAsia="pt-BR"/>
              </w:rPr>
            </w:pPr>
          </w:p>
        </w:tc>
      </w:tr>
      <w:tr w:rsidR="00632C4F" w14:paraId="38E4C7E0"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11586E9"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24]</w:t>
            </w:r>
          </w:p>
        </w:tc>
        <w:tc>
          <w:tcPr>
            <w:tcW w:w="1718" w:type="pct"/>
            <w:tcBorders>
              <w:top w:val="single" w:sz="8" w:space="0" w:color="000000"/>
              <w:left w:val="none" w:sz="4" w:space="0" w:color="000000"/>
              <w:bottom w:val="single" w:sz="8" w:space="0" w:color="000000"/>
              <w:right w:val="single" w:sz="4" w:space="0" w:color="000000"/>
            </w:tcBorders>
            <w:vAlign w:val="center"/>
          </w:tcPr>
          <w:p w14:paraId="21E5715D"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7A3AB2A8" w14:textId="77777777" w:rsidR="00632C4F" w:rsidRPr="006B5560" w:rsidRDefault="00632C4F" w:rsidP="006B5560">
            <w:pPr>
              <w:spacing w:line="360" w:lineRule="auto"/>
              <w:rPr>
                <w:rFonts w:ascii="Arial" w:eastAsia="Arial" w:hAnsi="Arial" w:cs="Arial"/>
                <w:sz w:val="20"/>
                <w:szCs w:val="20"/>
                <w:lang w:eastAsia="pt-BR"/>
              </w:rPr>
            </w:pPr>
          </w:p>
        </w:tc>
      </w:tr>
      <w:tr w:rsidR="00632C4F" w14:paraId="030D5473"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BD4A522"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25]</w:t>
            </w:r>
          </w:p>
        </w:tc>
        <w:tc>
          <w:tcPr>
            <w:tcW w:w="1718" w:type="pct"/>
            <w:tcBorders>
              <w:top w:val="single" w:sz="8" w:space="0" w:color="000000"/>
              <w:left w:val="none" w:sz="4" w:space="0" w:color="000000"/>
              <w:bottom w:val="single" w:sz="8" w:space="0" w:color="000000"/>
              <w:right w:val="single" w:sz="4" w:space="0" w:color="000000"/>
            </w:tcBorders>
            <w:vAlign w:val="center"/>
          </w:tcPr>
          <w:p w14:paraId="67CFCB23"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29B0E9FD" w14:textId="77777777" w:rsidR="00632C4F" w:rsidRPr="006B5560" w:rsidRDefault="00632C4F" w:rsidP="006B5560">
            <w:pPr>
              <w:spacing w:line="360" w:lineRule="auto"/>
              <w:rPr>
                <w:rFonts w:ascii="Arial" w:eastAsia="Arial" w:hAnsi="Arial" w:cs="Arial"/>
                <w:sz w:val="20"/>
                <w:szCs w:val="20"/>
                <w:lang w:eastAsia="pt-BR"/>
              </w:rPr>
            </w:pPr>
          </w:p>
        </w:tc>
      </w:tr>
      <w:tr w:rsidR="00632C4F" w14:paraId="7A9A8EBE" w14:textId="77777777" w:rsidTr="00E03759">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16D6278"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26]</w:t>
            </w:r>
          </w:p>
        </w:tc>
        <w:tc>
          <w:tcPr>
            <w:tcW w:w="1718" w:type="pct"/>
            <w:tcBorders>
              <w:top w:val="single" w:sz="8" w:space="0" w:color="000000"/>
              <w:left w:val="none" w:sz="4" w:space="0" w:color="000000"/>
              <w:bottom w:val="single" w:sz="8" w:space="0" w:color="000000"/>
              <w:right w:val="single" w:sz="4" w:space="0" w:color="000000"/>
            </w:tcBorders>
            <w:vAlign w:val="center"/>
          </w:tcPr>
          <w:p w14:paraId="4C677342"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7BD7767" w14:textId="77777777" w:rsidR="00632C4F" w:rsidRPr="006B5560" w:rsidRDefault="00632C4F" w:rsidP="00E31806">
            <w:pPr>
              <w:keepNext/>
              <w:spacing w:line="360" w:lineRule="auto"/>
              <w:rPr>
                <w:rFonts w:ascii="Arial" w:eastAsia="Arial" w:hAnsi="Arial" w:cs="Arial"/>
                <w:sz w:val="20"/>
                <w:szCs w:val="20"/>
                <w:lang w:eastAsia="pt-BR"/>
              </w:rPr>
            </w:pPr>
          </w:p>
        </w:tc>
      </w:tr>
      <w:tr w:rsidR="00E03759" w14:paraId="4FD39DAB" w14:textId="77777777" w:rsidTr="00E03759">
        <w:trPr>
          <w:trHeight w:val="345"/>
          <w:jc w:val="center"/>
        </w:trPr>
        <w:tc>
          <w:tcPr>
            <w:tcW w:w="1564" w:type="pct"/>
            <w:tcBorders>
              <w:top w:val="single" w:sz="8" w:space="0" w:color="000000"/>
              <w:left w:val="single" w:sz="8" w:space="0" w:color="000000"/>
              <w:bottom w:val="single" w:sz="4" w:space="0" w:color="auto"/>
              <w:right w:val="single" w:sz="8" w:space="0" w:color="000000"/>
            </w:tcBorders>
            <w:shd w:val="clear" w:color="auto" w:fill="FFFFFF"/>
            <w:vAlign w:val="bottom"/>
          </w:tcPr>
          <w:p w14:paraId="309678E1" w14:textId="7BDEA3EE" w:rsidR="00E03759" w:rsidRPr="006B5560"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[RF27]</w:t>
            </w:r>
          </w:p>
        </w:tc>
        <w:tc>
          <w:tcPr>
            <w:tcW w:w="1718" w:type="pct"/>
            <w:tcBorders>
              <w:top w:val="single" w:sz="8" w:space="0" w:color="000000"/>
              <w:left w:val="none" w:sz="4" w:space="0" w:color="000000"/>
              <w:bottom w:val="single" w:sz="8" w:space="0" w:color="000000"/>
              <w:right w:val="single" w:sz="4" w:space="0" w:color="000000"/>
            </w:tcBorders>
            <w:vAlign w:val="center"/>
          </w:tcPr>
          <w:p w14:paraId="17A821A3" w14:textId="506F661C" w:rsidR="00E03759" w:rsidRPr="006B5560"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8" w:space="0" w:color="000000"/>
              <w:left w:val="single" w:sz="4" w:space="0" w:color="000000"/>
              <w:bottom w:val="single" w:sz="4" w:space="0" w:color="auto"/>
              <w:right w:val="single" w:sz="4" w:space="0" w:color="000000"/>
            </w:tcBorders>
            <w:shd w:val="clear" w:color="auto" w:fill="FFFFFF"/>
            <w:vAlign w:val="center"/>
          </w:tcPr>
          <w:p w14:paraId="281F3226" w14:textId="77777777" w:rsidR="00E03759" w:rsidRPr="006B5560" w:rsidRDefault="00E03759" w:rsidP="00E31806">
            <w:pPr>
              <w:keepNext/>
              <w:spacing w:line="360" w:lineRule="auto"/>
              <w:rPr>
                <w:rFonts w:ascii="Arial" w:eastAsia="Arial" w:hAnsi="Arial" w:cs="Arial"/>
                <w:sz w:val="20"/>
                <w:szCs w:val="20"/>
                <w:lang w:eastAsia="pt-BR"/>
              </w:rPr>
            </w:pPr>
          </w:p>
        </w:tc>
      </w:tr>
      <w:tr w:rsidR="00E03759" w14:paraId="450565D1" w14:textId="77777777" w:rsidTr="00E03759">
        <w:trPr>
          <w:trHeight w:val="345"/>
          <w:jc w:val="center"/>
        </w:trPr>
        <w:tc>
          <w:tcPr>
            <w:tcW w:w="1564" w:type="pct"/>
            <w:tcBorders>
              <w:top w:val="single" w:sz="4" w:space="0" w:color="auto"/>
              <w:left w:val="single" w:sz="8" w:space="0" w:color="000000"/>
              <w:bottom w:val="single" w:sz="4" w:space="0" w:color="auto"/>
              <w:right w:val="single" w:sz="8" w:space="0" w:color="000000"/>
            </w:tcBorders>
            <w:shd w:val="clear" w:color="auto" w:fill="FFFFFF"/>
            <w:vAlign w:val="bottom"/>
          </w:tcPr>
          <w:p w14:paraId="6C14B9DE" w14:textId="201DB090"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[RF28]</w:t>
            </w:r>
          </w:p>
        </w:tc>
        <w:tc>
          <w:tcPr>
            <w:tcW w:w="1718" w:type="pct"/>
            <w:tcBorders>
              <w:top w:val="single" w:sz="8" w:space="0" w:color="000000"/>
              <w:left w:val="none" w:sz="4" w:space="0" w:color="000000"/>
              <w:bottom w:val="single" w:sz="8" w:space="0" w:color="000000"/>
              <w:right w:val="single" w:sz="4" w:space="0" w:color="000000"/>
            </w:tcBorders>
            <w:vAlign w:val="center"/>
          </w:tcPr>
          <w:p w14:paraId="722B64B8" w14:textId="2E0B4414"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4" w:space="0" w:color="auto"/>
              <w:left w:val="single" w:sz="4" w:space="0" w:color="000000"/>
              <w:bottom w:val="single" w:sz="4" w:space="0" w:color="auto"/>
              <w:right w:val="single" w:sz="4" w:space="0" w:color="000000"/>
            </w:tcBorders>
            <w:shd w:val="clear" w:color="auto" w:fill="FFFFFF"/>
            <w:vAlign w:val="center"/>
          </w:tcPr>
          <w:p w14:paraId="05C3D66A" w14:textId="77777777" w:rsidR="00E03759" w:rsidRPr="006B5560" w:rsidRDefault="00E03759" w:rsidP="00E31806">
            <w:pPr>
              <w:keepNext/>
              <w:spacing w:line="360" w:lineRule="auto"/>
              <w:rPr>
                <w:rFonts w:ascii="Arial" w:eastAsia="Arial" w:hAnsi="Arial" w:cs="Arial"/>
                <w:sz w:val="20"/>
                <w:szCs w:val="20"/>
                <w:lang w:eastAsia="pt-BR"/>
              </w:rPr>
            </w:pPr>
          </w:p>
        </w:tc>
      </w:tr>
      <w:tr w:rsidR="00E03759" w14:paraId="68061D97" w14:textId="77777777" w:rsidTr="00E03759">
        <w:trPr>
          <w:trHeight w:val="345"/>
          <w:jc w:val="center"/>
        </w:trPr>
        <w:tc>
          <w:tcPr>
            <w:tcW w:w="1564" w:type="pct"/>
            <w:tcBorders>
              <w:top w:val="single" w:sz="4" w:space="0" w:color="auto"/>
              <w:left w:val="single" w:sz="8" w:space="0" w:color="000000"/>
              <w:bottom w:val="single" w:sz="4" w:space="0" w:color="auto"/>
              <w:right w:val="single" w:sz="8" w:space="0" w:color="000000"/>
            </w:tcBorders>
            <w:shd w:val="clear" w:color="auto" w:fill="FFFFFF"/>
            <w:vAlign w:val="bottom"/>
          </w:tcPr>
          <w:p w14:paraId="483924AA" w14:textId="56900113"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[RF29]</w:t>
            </w:r>
          </w:p>
        </w:tc>
        <w:tc>
          <w:tcPr>
            <w:tcW w:w="1718" w:type="pct"/>
            <w:tcBorders>
              <w:top w:val="single" w:sz="8" w:space="0" w:color="000000"/>
              <w:left w:val="none" w:sz="4" w:space="0" w:color="000000"/>
              <w:bottom w:val="single" w:sz="8" w:space="0" w:color="000000"/>
              <w:right w:val="single" w:sz="4" w:space="0" w:color="000000"/>
            </w:tcBorders>
            <w:vAlign w:val="center"/>
          </w:tcPr>
          <w:p w14:paraId="53407BC0" w14:textId="6D861E93"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4" w:space="0" w:color="auto"/>
              <w:left w:val="single" w:sz="4" w:space="0" w:color="000000"/>
              <w:bottom w:val="single" w:sz="4" w:space="0" w:color="auto"/>
              <w:right w:val="single" w:sz="4" w:space="0" w:color="000000"/>
            </w:tcBorders>
            <w:shd w:val="clear" w:color="auto" w:fill="FFFFFF"/>
            <w:vAlign w:val="center"/>
          </w:tcPr>
          <w:p w14:paraId="6BD86776" w14:textId="77777777" w:rsidR="00E03759" w:rsidRPr="006B5560" w:rsidRDefault="00E03759" w:rsidP="00E31806">
            <w:pPr>
              <w:keepNext/>
              <w:spacing w:line="360" w:lineRule="auto"/>
              <w:rPr>
                <w:rFonts w:ascii="Arial" w:eastAsia="Arial" w:hAnsi="Arial" w:cs="Arial"/>
                <w:sz w:val="20"/>
                <w:szCs w:val="20"/>
                <w:lang w:eastAsia="pt-BR"/>
              </w:rPr>
            </w:pPr>
          </w:p>
        </w:tc>
      </w:tr>
      <w:tr w:rsidR="00E03759" w14:paraId="0FEAD8C5" w14:textId="77777777" w:rsidTr="00E03759">
        <w:trPr>
          <w:trHeight w:val="345"/>
          <w:jc w:val="center"/>
        </w:trPr>
        <w:tc>
          <w:tcPr>
            <w:tcW w:w="1564" w:type="pct"/>
            <w:tcBorders>
              <w:top w:val="single" w:sz="4" w:space="0" w:color="auto"/>
              <w:left w:val="single" w:sz="8" w:space="0" w:color="000000"/>
              <w:bottom w:val="single" w:sz="4" w:space="0" w:color="auto"/>
              <w:right w:val="single" w:sz="8" w:space="0" w:color="000000"/>
            </w:tcBorders>
            <w:shd w:val="clear" w:color="auto" w:fill="FFFFFF"/>
            <w:vAlign w:val="bottom"/>
          </w:tcPr>
          <w:p w14:paraId="42432DE0" w14:textId="3A6852E4"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[RF30]</w:t>
            </w:r>
          </w:p>
        </w:tc>
        <w:tc>
          <w:tcPr>
            <w:tcW w:w="1718" w:type="pct"/>
            <w:tcBorders>
              <w:top w:val="single" w:sz="8" w:space="0" w:color="000000"/>
              <w:left w:val="none" w:sz="4" w:space="0" w:color="000000"/>
              <w:bottom w:val="single" w:sz="8" w:space="0" w:color="000000"/>
              <w:right w:val="single" w:sz="4" w:space="0" w:color="000000"/>
            </w:tcBorders>
            <w:vAlign w:val="center"/>
          </w:tcPr>
          <w:p w14:paraId="2643CF61" w14:textId="4F40CE5F"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4" w:space="0" w:color="auto"/>
              <w:left w:val="single" w:sz="4" w:space="0" w:color="000000"/>
              <w:bottom w:val="single" w:sz="4" w:space="0" w:color="auto"/>
              <w:right w:val="single" w:sz="4" w:space="0" w:color="000000"/>
            </w:tcBorders>
            <w:shd w:val="clear" w:color="auto" w:fill="FFFFFF"/>
            <w:vAlign w:val="center"/>
          </w:tcPr>
          <w:p w14:paraId="12779063" w14:textId="77777777" w:rsidR="00E03759" w:rsidRPr="006B5560" w:rsidRDefault="00E03759" w:rsidP="00E31806">
            <w:pPr>
              <w:keepNext/>
              <w:spacing w:line="360" w:lineRule="auto"/>
              <w:rPr>
                <w:rFonts w:ascii="Arial" w:eastAsia="Arial" w:hAnsi="Arial" w:cs="Arial"/>
                <w:sz w:val="20"/>
                <w:szCs w:val="20"/>
                <w:lang w:eastAsia="pt-BR"/>
              </w:rPr>
            </w:pPr>
          </w:p>
        </w:tc>
      </w:tr>
      <w:tr w:rsidR="00E03759" w14:paraId="002E8209" w14:textId="77777777" w:rsidTr="00E03759">
        <w:trPr>
          <w:trHeight w:val="345"/>
          <w:jc w:val="center"/>
        </w:trPr>
        <w:tc>
          <w:tcPr>
            <w:tcW w:w="1564" w:type="pct"/>
            <w:tcBorders>
              <w:top w:val="single" w:sz="4" w:space="0" w:color="auto"/>
              <w:left w:val="single" w:sz="8" w:space="0" w:color="000000"/>
              <w:bottom w:val="single" w:sz="8" w:space="0" w:color="000000"/>
              <w:right w:val="single" w:sz="8" w:space="0" w:color="000000"/>
            </w:tcBorders>
            <w:shd w:val="clear" w:color="auto" w:fill="FFFFFF"/>
            <w:vAlign w:val="bottom"/>
          </w:tcPr>
          <w:p w14:paraId="7444A613" w14:textId="41662B85"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[RF31]</w:t>
            </w:r>
          </w:p>
        </w:tc>
        <w:tc>
          <w:tcPr>
            <w:tcW w:w="1718" w:type="pct"/>
            <w:tcBorders>
              <w:top w:val="single" w:sz="8" w:space="0" w:color="000000"/>
              <w:left w:val="none" w:sz="4" w:space="0" w:color="000000"/>
              <w:bottom w:val="single" w:sz="8" w:space="0" w:color="000000"/>
              <w:right w:val="single" w:sz="4" w:space="0" w:color="000000"/>
            </w:tcBorders>
            <w:vAlign w:val="center"/>
          </w:tcPr>
          <w:p w14:paraId="08A417F9" w14:textId="07A067C2"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4" w:space="0" w:color="auto"/>
              <w:left w:val="single" w:sz="4" w:space="0" w:color="000000"/>
              <w:bottom w:val="single" w:sz="8" w:space="0" w:color="000000"/>
              <w:right w:val="single" w:sz="4" w:space="0" w:color="000000"/>
            </w:tcBorders>
            <w:shd w:val="clear" w:color="auto" w:fill="FFFFFF"/>
            <w:vAlign w:val="center"/>
          </w:tcPr>
          <w:p w14:paraId="1A3862AF" w14:textId="77777777" w:rsidR="00E03759" w:rsidRPr="006B5560" w:rsidRDefault="00E03759" w:rsidP="00E31806">
            <w:pPr>
              <w:keepNext/>
              <w:spacing w:line="360" w:lineRule="auto"/>
              <w:rPr>
                <w:rFonts w:ascii="Arial" w:eastAsia="Arial" w:hAnsi="Arial" w:cs="Arial"/>
                <w:sz w:val="20"/>
                <w:szCs w:val="20"/>
                <w:lang w:eastAsia="pt-BR"/>
              </w:rPr>
            </w:pPr>
          </w:p>
        </w:tc>
      </w:tr>
    </w:tbl>
    <w:p w14:paraId="1663178C" w14:textId="791EDB07" w:rsidR="00692A53" w:rsidRDefault="00E31806" w:rsidP="00E31806">
      <w:pPr>
        <w:pStyle w:val="Legenda"/>
        <w:rPr>
          <w:rFonts w:ascii="Arial" w:hAnsi="Arial" w:cs="Arial"/>
          <w:color w:val="auto"/>
          <w:sz w:val="20"/>
        </w:rPr>
      </w:pPr>
      <w:bookmarkStart w:id="325" w:name="_Toc515021241"/>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56</w:t>
      </w:r>
      <w:r w:rsidR="00417029">
        <w:rPr>
          <w:rFonts w:ascii="Arial" w:hAnsi="Arial" w:cs="Arial"/>
          <w:color w:val="auto"/>
          <w:sz w:val="20"/>
        </w:rPr>
        <w:fldChar w:fldCharType="end"/>
      </w:r>
      <w:r w:rsidRPr="00E31806">
        <w:rPr>
          <w:rFonts w:ascii="Arial" w:hAnsi="Arial" w:cs="Arial"/>
          <w:color w:val="auto"/>
          <w:sz w:val="20"/>
        </w:rPr>
        <w:t>-Quadro de permissões</w:t>
      </w:r>
      <w:bookmarkEnd w:id="325"/>
    </w:p>
    <w:p w14:paraId="6FF96267" w14:textId="77777777" w:rsidR="00E03759" w:rsidRPr="00E03759" w:rsidRDefault="00E03759" w:rsidP="00E03759"/>
    <w:p w14:paraId="728B0789" w14:textId="77777777" w:rsidR="00632C4F" w:rsidRDefault="00692A53" w:rsidP="00D43802">
      <w:pPr>
        <w:pStyle w:val="N2"/>
        <w:outlineLvl w:val="1"/>
        <w:rPr>
          <w:rFonts w:ascii="Arial" w:hAnsi="Arial" w:cs="Arial"/>
        </w:rPr>
      </w:pPr>
      <w:bookmarkStart w:id="326" w:name="_Toc525570775"/>
      <w:r>
        <w:rPr>
          <w:rFonts w:ascii="Arial" w:hAnsi="Arial" w:cs="Arial"/>
        </w:rPr>
        <w:t>RASTREABILIDADE</w:t>
      </w:r>
      <w:bookmarkEnd w:id="326"/>
    </w:p>
    <w:p w14:paraId="5AACFD04" w14:textId="77777777" w:rsidR="00632C4F" w:rsidRDefault="00692A53" w:rsidP="00D43802">
      <w:pPr>
        <w:pStyle w:val="N3"/>
        <w:outlineLvl w:val="2"/>
        <w:rPr>
          <w:rFonts w:ascii="Arial" w:hAnsi="Arial" w:cs="Arial"/>
        </w:rPr>
      </w:pPr>
      <w:bookmarkStart w:id="327" w:name="_Toc525570776"/>
      <w:r>
        <w:rPr>
          <w:rFonts w:ascii="Arial" w:hAnsi="Arial" w:cs="Arial"/>
        </w:rPr>
        <w:t>Requisitos Funcionais X Funcionalidades</w:t>
      </w:r>
      <w:bookmarkEnd w:id="3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637"/>
        <w:gridCol w:w="638"/>
        <w:gridCol w:w="638"/>
        <w:gridCol w:w="638"/>
        <w:gridCol w:w="638"/>
        <w:gridCol w:w="638"/>
        <w:gridCol w:w="638"/>
        <w:gridCol w:w="642"/>
        <w:gridCol w:w="6"/>
        <w:gridCol w:w="638"/>
        <w:gridCol w:w="638"/>
      </w:tblGrid>
      <w:tr w:rsidR="00E03759" w14:paraId="1CEFD528" w14:textId="1A1D02D6" w:rsidTr="00E03759">
        <w:trPr>
          <w:gridBefore w:val="1"/>
          <w:wBefore w:w="1475" w:type="pct"/>
          <w:trHeight w:val="316"/>
          <w:tblHeader/>
          <w:jc w:val="center"/>
        </w:trPr>
        <w:tc>
          <w:tcPr>
            <w:tcW w:w="3525" w:type="pct"/>
            <w:gridSpan w:val="11"/>
            <w:tcBorders>
              <w:left w:val="single" w:sz="4" w:space="0" w:color="auto"/>
            </w:tcBorders>
            <w:vAlign w:val="center"/>
          </w:tcPr>
          <w:p w14:paraId="66028296" w14:textId="371A7E92" w:rsidR="00E03759" w:rsidRDefault="00E03759">
            <w:pPr>
              <w:jc w:val="center"/>
              <w:rPr>
                <w:rFonts w:ascii="Arial" w:eastAsia="Arial" w:hAnsi="Arial" w:cs="Arial"/>
                <w:b/>
                <w:sz w:val="20"/>
                <w:szCs w:val="20"/>
              </w:rPr>
            </w:pPr>
            <w:r>
              <w:rPr>
                <w:rFonts w:ascii="Arial" w:eastAsia="Arial" w:hAnsi="Arial" w:cs="Arial"/>
                <w:b/>
                <w:sz w:val="20"/>
                <w:szCs w:val="20"/>
              </w:rPr>
              <w:t>Funcionalidades</w:t>
            </w:r>
          </w:p>
        </w:tc>
      </w:tr>
      <w:tr w:rsidR="00E03759" w14:paraId="1D308BFD" w14:textId="0958B333" w:rsidTr="00E03759">
        <w:trPr>
          <w:trHeight w:val="401"/>
          <w:tblHeader/>
          <w:jc w:val="center"/>
        </w:trPr>
        <w:tc>
          <w:tcPr>
            <w:tcW w:w="1475" w:type="pct"/>
            <w:tcBorders>
              <w:top w:val="single" w:sz="4" w:space="0" w:color="auto"/>
            </w:tcBorders>
            <w:vAlign w:val="center"/>
          </w:tcPr>
          <w:p w14:paraId="37D12AD6" w14:textId="77777777" w:rsidR="00E03759" w:rsidRDefault="00E03759">
            <w:pPr>
              <w:jc w:val="center"/>
              <w:rPr>
                <w:rFonts w:ascii="Arial" w:eastAsia="Arial" w:hAnsi="Arial" w:cs="Arial"/>
                <w:b/>
                <w:sz w:val="20"/>
                <w:szCs w:val="20"/>
              </w:rPr>
            </w:pPr>
            <w:r>
              <w:rPr>
                <w:rFonts w:ascii="Arial" w:eastAsia="Arial" w:hAnsi="Arial" w:cs="Arial"/>
                <w:b/>
                <w:sz w:val="20"/>
                <w:szCs w:val="20"/>
              </w:rPr>
              <w:t>Requisitos Funcionais</w:t>
            </w:r>
          </w:p>
        </w:tc>
        <w:tc>
          <w:tcPr>
            <w:tcW w:w="352" w:type="pct"/>
            <w:vAlign w:val="center"/>
          </w:tcPr>
          <w:p w14:paraId="6E651C45" w14:textId="77777777" w:rsidR="00E03759" w:rsidRDefault="00E03759">
            <w:pPr>
              <w:jc w:val="center"/>
              <w:rPr>
                <w:rFonts w:ascii="Arial" w:eastAsia="Arial" w:hAnsi="Arial" w:cs="Arial"/>
                <w:sz w:val="20"/>
                <w:szCs w:val="20"/>
              </w:rPr>
            </w:pPr>
            <w:r>
              <w:rPr>
                <w:rFonts w:ascii="Arial" w:eastAsia="Arial" w:hAnsi="Arial" w:cs="Arial"/>
                <w:sz w:val="20"/>
                <w:szCs w:val="20"/>
              </w:rPr>
              <w:t>F01</w:t>
            </w:r>
          </w:p>
        </w:tc>
        <w:tc>
          <w:tcPr>
            <w:tcW w:w="352" w:type="pct"/>
            <w:vAlign w:val="center"/>
          </w:tcPr>
          <w:p w14:paraId="37FA7CAD" w14:textId="77777777" w:rsidR="00E03759" w:rsidRDefault="00E03759">
            <w:pPr>
              <w:jc w:val="center"/>
              <w:rPr>
                <w:rFonts w:ascii="Arial" w:eastAsia="Arial" w:hAnsi="Arial" w:cs="Arial"/>
                <w:sz w:val="20"/>
                <w:szCs w:val="20"/>
              </w:rPr>
            </w:pPr>
            <w:r>
              <w:rPr>
                <w:rFonts w:ascii="Arial" w:eastAsia="Arial" w:hAnsi="Arial" w:cs="Arial"/>
                <w:sz w:val="20"/>
                <w:szCs w:val="20"/>
              </w:rPr>
              <w:t>F02</w:t>
            </w:r>
          </w:p>
        </w:tc>
        <w:tc>
          <w:tcPr>
            <w:tcW w:w="352" w:type="pct"/>
            <w:vAlign w:val="center"/>
          </w:tcPr>
          <w:p w14:paraId="1F8DCB32" w14:textId="77777777" w:rsidR="00E03759" w:rsidRDefault="00E03759">
            <w:pPr>
              <w:jc w:val="center"/>
              <w:rPr>
                <w:rFonts w:ascii="Arial" w:eastAsia="Arial" w:hAnsi="Arial" w:cs="Arial"/>
                <w:sz w:val="20"/>
                <w:szCs w:val="20"/>
              </w:rPr>
            </w:pPr>
            <w:r>
              <w:rPr>
                <w:rFonts w:ascii="Arial" w:eastAsia="Arial" w:hAnsi="Arial" w:cs="Arial"/>
                <w:sz w:val="20"/>
                <w:szCs w:val="20"/>
              </w:rPr>
              <w:t>F03</w:t>
            </w:r>
          </w:p>
        </w:tc>
        <w:tc>
          <w:tcPr>
            <w:tcW w:w="352" w:type="pct"/>
            <w:vAlign w:val="center"/>
          </w:tcPr>
          <w:p w14:paraId="1DB9088B" w14:textId="77777777" w:rsidR="00E03759" w:rsidRDefault="00E03759">
            <w:pPr>
              <w:jc w:val="center"/>
              <w:rPr>
                <w:rFonts w:ascii="Arial" w:eastAsia="Arial" w:hAnsi="Arial" w:cs="Arial"/>
                <w:sz w:val="20"/>
                <w:szCs w:val="20"/>
              </w:rPr>
            </w:pPr>
            <w:r>
              <w:rPr>
                <w:rFonts w:ascii="Arial" w:eastAsia="Arial" w:hAnsi="Arial" w:cs="Arial"/>
                <w:sz w:val="20"/>
                <w:szCs w:val="20"/>
              </w:rPr>
              <w:t>F04</w:t>
            </w:r>
          </w:p>
        </w:tc>
        <w:tc>
          <w:tcPr>
            <w:tcW w:w="352" w:type="pct"/>
            <w:vAlign w:val="center"/>
          </w:tcPr>
          <w:p w14:paraId="5E898BFE" w14:textId="77777777" w:rsidR="00E03759" w:rsidRDefault="00E03759">
            <w:pPr>
              <w:jc w:val="center"/>
              <w:rPr>
                <w:rFonts w:ascii="Arial" w:eastAsia="Arial" w:hAnsi="Arial" w:cs="Arial"/>
                <w:sz w:val="20"/>
                <w:szCs w:val="20"/>
              </w:rPr>
            </w:pPr>
            <w:r>
              <w:rPr>
                <w:rFonts w:ascii="Arial" w:eastAsia="Arial" w:hAnsi="Arial" w:cs="Arial"/>
                <w:sz w:val="20"/>
                <w:szCs w:val="20"/>
              </w:rPr>
              <w:t>F05</w:t>
            </w:r>
          </w:p>
        </w:tc>
        <w:tc>
          <w:tcPr>
            <w:tcW w:w="352" w:type="pct"/>
            <w:vAlign w:val="center"/>
          </w:tcPr>
          <w:p w14:paraId="5DCC84C2" w14:textId="77777777" w:rsidR="00E03759" w:rsidRDefault="00E03759">
            <w:pPr>
              <w:jc w:val="center"/>
              <w:rPr>
                <w:rFonts w:ascii="Arial" w:eastAsia="Arial" w:hAnsi="Arial" w:cs="Arial"/>
                <w:sz w:val="20"/>
                <w:szCs w:val="20"/>
              </w:rPr>
            </w:pPr>
            <w:r>
              <w:rPr>
                <w:rFonts w:ascii="Arial" w:eastAsia="Arial" w:hAnsi="Arial" w:cs="Arial"/>
                <w:sz w:val="20"/>
                <w:szCs w:val="20"/>
              </w:rPr>
              <w:t>F06</w:t>
            </w:r>
          </w:p>
        </w:tc>
        <w:tc>
          <w:tcPr>
            <w:tcW w:w="352" w:type="pct"/>
            <w:vAlign w:val="center"/>
          </w:tcPr>
          <w:p w14:paraId="0A0DFF7D" w14:textId="77777777" w:rsidR="00E03759" w:rsidRDefault="00E03759">
            <w:pPr>
              <w:jc w:val="center"/>
              <w:rPr>
                <w:rFonts w:ascii="Arial" w:eastAsia="Arial" w:hAnsi="Arial" w:cs="Arial"/>
                <w:sz w:val="20"/>
                <w:szCs w:val="20"/>
              </w:rPr>
            </w:pPr>
            <w:r>
              <w:rPr>
                <w:rFonts w:ascii="Arial" w:eastAsia="Arial" w:hAnsi="Arial" w:cs="Arial"/>
                <w:sz w:val="20"/>
                <w:szCs w:val="20"/>
              </w:rPr>
              <w:t>F07</w:t>
            </w:r>
          </w:p>
        </w:tc>
        <w:tc>
          <w:tcPr>
            <w:tcW w:w="354" w:type="pct"/>
            <w:vAlign w:val="center"/>
          </w:tcPr>
          <w:p w14:paraId="24F401A7" w14:textId="77777777" w:rsidR="00E03759" w:rsidRDefault="00E03759">
            <w:pPr>
              <w:jc w:val="center"/>
              <w:rPr>
                <w:rFonts w:ascii="Arial" w:eastAsia="Arial" w:hAnsi="Arial" w:cs="Arial"/>
                <w:sz w:val="20"/>
                <w:szCs w:val="20"/>
              </w:rPr>
            </w:pPr>
            <w:r>
              <w:rPr>
                <w:rFonts w:ascii="Arial" w:eastAsia="Arial" w:hAnsi="Arial" w:cs="Arial"/>
                <w:sz w:val="20"/>
                <w:szCs w:val="20"/>
              </w:rPr>
              <w:t>F08</w:t>
            </w:r>
          </w:p>
        </w:tc>
        <w:tc>
          <w:tcPr>
            <w:tcW w:w="354" w:type="pct"/>
            <w:gridSpan w:val="2"/>
            <w:vAlign w:val="center"/>
          </w:tcPr>
          <w:p w14:paraId="3FF02754" w14:textId="3FD54332" w:rsidR="00E03759" w:rsidRDefault="00E03759">
            <w:pPr>
              <w:jc w:val="center"/>
              <w:rPr>
                <w:rFonts w:ascii="Arial" w:eastAsia="Arial" w:hAnsi="Arial" w:cs="Arial"/>
                <w:sz w:val="20"/>
                <w:szCs w:val="20"/>
              </w:rPr>
            </w:pPr>
            <w:r>
              <w:rPr>
                <w:rFonts w:ascii="Arial" w:eastAsia="Arial" w:hAnsi="Arial" w:cs="Arial"/>
                <w:sz w:val="20"/>
                <w:szCs w:val="20"/>
              </w:rPr>
              <w:t>F09</w:t>
            </w:r>
          </w:p>
        </w:tc>
        <w:tc>
          <w:tcPr>
            <w:tcW w:w="354" w:type="pct"/>
            <w:vAlign w:val="center"/>
          </w:tcPr>
          <w:p w14:paraId="2ADF64ED" w14:textId="5C1ACC7F" w:rsidR="00E03759" w:rsidRDefault="00E03759">
            <w:pPr>
              <w:jc w:val="center"/>
              <w:rPr>
                <w:rFonts w:ascii="Arial" w:eastAsia="Arial" w:hAnsi="Arial" w:cs="Arial"/>
                <w:sz w:val="20"/>
                <w:szCs w:val="20"/>
              </w:rPr>
            </w:pPr>
            <w:r>
              <w:rPr>
                <w:rFonts w:ascii="Arial" w:eastAsia="Arial" w:hAnsi="Arial" w:cs="Arial"/>
                <w:sz w:val="20"/>
                <w:szCs w:val="20"/>
              </w:rPr>
              <w:t>F10</w:t>
            </w:r>
          </w:p>
        </w:tc>
      </w:tr>
      <w:tr w:rsidR="00E03759" w14:paraId="63CA2E42" w14:textId="572F90D1" w:rsidTr="00E03759">
        <w:trPr>
          <w:trHeight w:val="271"/>
          <w:jc w:val="center"/>
        </w:trPr>
        <w:tc>
          <w:tcPr>
            <w:tcW w:w="1475" w:type="pct"/>
            <w:vAlign w:val="center"/>
          </w:tcPr>
          <w:p w14:paraId="6A773988" w14:textId="77777777" w:rsidR="00E03759" w:rsidRDefault="00E03759">
            <w:pPr>
              <w:jc w:val="center"/>
              <w:rPr>
                <w:rFonts w:ascii="Arial" w:eastAsia="Arial" w:hAnsi="Arial" w:cs="Arial"/>
                <w:sz w:val="20"/>
                <w:szCs w:val="20"/>
              </w:rPr>
            </w:pPr>
            <w:r>
              <w:rPr>
                <w:rFonts w:ascii="Arial" w:eastAsia="Arial" w:hAnsi="Arial" w:cs="Arial"/>
                <w:sz w:val="20"/>
                <w:szCs w:val="20"/>
              </w:rPr>
              <w:t>[RF01]</w:t>
            </w:r>
          </w:p>
        </w:tc>
        <w:tc>
          <w:tcPr>
            <w:tcW w:w="352" w:type="pct"/>
            <w:vAlign w:val="center"/>
          </w:tcPr>
          <w:p w14:paraId="7AE70153" w14:textId="77777777" w:rsidR="00E03759" w:rsidRDefault="00E03759">
            <w:pPr>
              <w:jc w:val="center"/>
              <w:rPr>
                <w:rFonts w:ascii="Arial" w:eastAsia="Arial" w:hAnsi="Arial" w:cs="Arial"/>
                <w:sz w:val="20"/>
                <w:szCs w:val="20"/>
              </w:rPr>
            </w:pPr>
          </w:p>
        </w:tc>
        <w:tc>
          <w:tcPr>
            <w:tcW w:w="352" w:type="pct"/>
            <w:vAlign w:val="center"/>
          </w:tcPr>
          <w:p w14:paraId="0B2AD513" w14:textId="77777777" w:rsidR="00E03759" w:rsidRDefault="00E03759">
            <w:pPr>
              <w:jc w:val="center"/>
              <w:rPr>
                <w:rFonts w:ascii="Arial" w:eastAsia="Arial" w:hAnsi="Arial" w:cs="Arial"/>
                <w:sz w:val="20"/>
                <w:szCs w:val="20"/>
              </w:rPr>
            </w:pPr>
          </w:p>
        </w:tc>
        <w:tc>
          <w:tcPr>
            <w:tcW w:w="352" w:type="pct"/>
            <w:vAlign w:val="center"/>
          </w:tcPr>
          <w:p w14:paraId="053D0090" w14:textId="77777777" w:rsidR="00E03759" w:rsidRDefault="00E03759">
            <w:pPr>
              <w:jc w:val="center"/>
              <w:rPr>
                <w:rFonts w:ascii="Arial" w:eastAsia="Arial" w:hAnsi="Arial" w:cs="Arial"/>
                <w:sz w:val="20"/>
                <w:szCs w:val="20"/>
              </w:rPr>
            </w:pPr>
          </w:p>
        </w:tc>
        <w:tc>
          <w:tcPr>
            <w:tcW w:w="352" w:type="pct"/>
            <w:vAlign w:val="center"/>
          </w:tcPr>
          <w:p w14:paraId="104B52CE"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34B46F0B" w14:textId="77777777" w:rsidR="00E03759" w:rsidRDefault="00E03759">
            <w:pPr>
              <w:jc w:val="center"/>
              <w:rPr>
                <w:rFonts w:ascii="Arial" w:eastAsia="Arial" w:hAnsi="Arial" w:cs="Arial"/>
                <w:sz w:val="20"/>
                <w:szCs w:val="20"/>
              </w:rPr>
            </w:pPr>
          </w:p>
        </w:tc>
        <w:tc>
          <w:tcPr>
            <w:tcW w:w="352" w:type="pct"/>
            <w:vAlign w:val="center"/>
          </w:tcPr>
          <w:p w14:paraId="0914DA68" w14:textId="77777777" w:rsidR="00E03759" w:rsidRDefault="00E03759">
            <w:pPr>
              <w:jc w:val="center"/>
              <w:rPr>
                <w:rFonts w:ascii="Arial" w:eastAsia="Arial" w:hAnsi="Arial" w:cs="Arial"/>
                <w:sz w:val="20"/>
                <w:szCs w:val="20"/>
              </w:rPr>
            </w:pPr>
          </w:p>
        </w:tc>
        <w:tc>
          <w:tcPr>
            <w:tcW w:w="352" w:type="pct"/>
            <w:vAlign w:val="center"/>
          </w:tcPr>
          <w:p w14:paraId="000B805B" w14:textId="77777777" w:rsidR="00E03759" w:rsidRDefault="00E03759">
            <w:pPr>
              <w:jc w:val="center"/>
              <w:rPr>
                <w:rFonts w:ascii="Arial" w:eastAsia="Arial" w:hAnsi="Arial" w:cs="Arial"/>
                <w:sz w:val="20"/>
                <w:szCs w:val="20"/>
              </w:rPr>
            </w:pPr>
          </w:p>
        </w:tc>
        <w:tc>
          <w:tcPr>
            <w:tcW w:w="357" w:type="pct"/>
            <w:gridSpan w:val="2"/>
            <w:vAlign w:val="center"/>
          </w:tcPr>
          <w:p w14:paraId="5447DBDA" w14:textId="77777777" w:rsidR="00E03759" w:rsidRDefault="00E03759">
            <w:pPr>
              <w:jc w:val="center"/>
              <w:rPr>
                <w:rFonts w:ascii="Arial" w:eastAsia="Arial" w:hAnsi="Arial" w:cs="Arial"/>
                <w:sz w:val="20"/>
                <w:szCs w:val="20"/>
              </w:rPr>
            </w:pPr>
          </w:p>
        </w:tc>
        <w:tc>
          <w:tcPr>
            <w:tcW w:w="352" w:type="pct"/>
          </w:tcPr>
          <w:p w14:paraId="70F17482" w14:textId="77777777" w:rsidR="00E03759" w:rsidRDefault="00E03759">
            <w:pPr>
              <w:jc w:val="center"/>
              <w:rPr>
                <w:rFonts w:ascii="Arial" w:eastAsia="Arial" w:hAnsi="Arial" w:cs="Arial"/>
                <w:sz w:val="20"/>
                <w:szCs w:val="20"/>
              </w:rPr>
            </w:pPr>
          </w:p>
        </w:tc>
        <w:tc>
          <w:tcPr>
            <w:tcW w:w="352" w:type="pct"/>
          </w:tcPr>
          <w:p w14:paraId="56D38F05" w14:textId="77777777" w:rsidR="00E03759" w:rsidRDefault="00E03759">
            <w:pPr>
              <w:jc w:val="center"/>
              <w:rPr>
                <w:rFonts w:ascii="Arial" w:eastAsia="Arial" w:hAnsi="Arial" w:cs="Arial"/>
                <w:sz w:val="20"/>
                <w:szCs w:val="20"/>
              </w:rPr>
            </w:pPr>
          </w:p>
        </w:tc>
      </w:tr>
      <w:tr w:rsidR="00E03759" w14:paraId="41734751" w14:textId="0D229EA4" w:rsidTr="00E03759">
        <w:trPr>
          <w:trHeight w:val="271"/>
          <w:jc w:val="center"/>
        </w:trPr>
        <w:tc>
          <w:tcPr>
            <w:tcW w:w="1475" w:type="pct"/>
            <w:vAlign w:val="center"/>
          </w:tcPr>
          <w:p w14:paraId="5E5D8F50" w14:textId="77777777" w:rsidR="00E03759" w:rsidRDefault="00E03759">
            <w:pPr>
              <w:jc w:val="center"/>
              <w:rPr>
                <w:rFonts w:ascii="Arial" w:eastAsia="Arial" w:hAnsi="Arial" w:cs="Arial"/>
                <w:sz w:val="20"/>
                <w:szCs w:val="20"/>
              </w:rPr>
            </w:pPr>
            <w:r>
              <w:rPr>
                <w:rFonts w:ascii="Arial" w:eastAsia="Arial" w:hAnsi="Arial" w:cs="Arial"/>
                <w:sz w:val="20"/>
                <w:szCs w:val="20"/>
              </w:rPr>
              <w:t>[RF02]</w:t>
            </w:r>
          </w:p>
        </w:tc>
        <w:tc>
          <w:tcPr>
            <w:tcW w:w="352" w:type="pct"/>
            <w:vAlign w:val="center"/>
          </w:tcPr>
          <w:p w14:paraId="464FDB23" w14:textId="77777777" w:rsidR="00E03759" w:rsidRDefault="00E03759">
            <w:pPr>
              <w:jc w:val="center"/>
              <w:rPr>
                <w:rFonts w:ascii="Arial" w:eastAsia="Arial" w:hAnsi="Arial" w:cs="Arial"/>
                <w:sz w:val="20"/>
                <w:szCs w:val="20"/>
              </w:rPr>
            </w:pPr>
          </w:p>
        </w:tc>
        <w:tc>
          <w:tcPr>
            <w:tcW w:w="352" w:type="pct"/>
            <w:vAlign w:val="center"/>
          </w:tcPr>
          <w:p w14:paraId="009696D9" w14:textId="77777777" w:rsidR="00E03759" w:rsidRDefault="00E03759">
            <w:pPr>
              <w:jc w:val="center"/>
              <w:rPr>
                <w:rFonts w:ascii="Arial" w:eastAsia="Arial" w:hAnsi="Arial" w:cs="Arial"/>
                <w:sz w:val="20"/>
                <w:szCs w:val="20"/>
              </w:rPr>
            </w:pPr>
          </w:p>
        </w:tc>
        <w:tc>
          <w:tcPr>
            <w:tcW w:w="352" w:type="pct"/>
            <w:vAlign w:val="center"/>
          </w:tcPr>
          <w:p w14:paraId="2C25C119" w14:textId="77777777" w:rsidR="00E03759" w:rsidRDefault="00E03759">
            <w:pPr>
              <w:jc w:val="center"/>
              <w:rPr>
                <w:rFonts w:ascii="Arial" w:eastAsia="Arial" w:hAnsi="Arial" w:cs="Arial"/>
                <w:sz w:val="20"/>
                <w:szCs w:val="20"/>
              </w:rPr>
            </w:pPr>
          </w:p>
        </w:tc>
        <w:tc>
          <w:tcPr>
            <w:tcW w:w="352" w:type="pct"/>
            <w:vAlign w:val="center"/>
          </w:tcPr>
          <w:p w14:paraId="3F6DB3C0"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6E959FA8" w14:textId="77777777" w:rsidR="00E03759" w:rsidRDefault="00E03759">
            <w:pPr>
              <w:jc w:val="center"/>
              <w:rPr>
                <w:rFonts w:ascii="Arial" w:eastAsia="Arial" w:hAnsi="Arial" w:cs="Arial"/>
                <w:sz w:val="20"/>
                <w:szCs w:val="20"/>
              </w:rPr>
            </w:pPr>
          </w:p>
        </w:tc>
        <w:tc>
          <w:tcPr>
            <w:tcW w:w="352" w:type="pct"/>
            <w:vAlign w:val="center"/>
          </w:tcPr>
          <w:p w14:paraId="7D1ADC86" w14:textId="77777777" w:rsidR="00E03759" w:rsidRDefault="00E03759">
            <w:pPr>
              <w:jc w:val="center"/>
              <w:rPr>
                <w:rFonts w:ascii="Arial" w:eastAsia="Arial" w:hAnsi="Arial" w:cs="Arial"/>
                <w:sz w:val="20"/>
                <w:szCs w:val="20"/>
              </w:rPr>
            </w:pPr>
          </w:p>
        </w:tc>
        <w:tc>
          <w:tcPr>
            <w:tcW w:w="352" w:type="pct"/>
            <w:vAlign w:val="center"/>
          </w:tcPr>
          <w:p w14:paraId="0A8B017C" w14:textId="77777777" w:rsidR="00E03759" w:rsidRDefault="00E03759">
            <w:pPr>
              <w:jc w:val="center"/>
              <w:rPr>
                <w:rFonts w:ascii="Arial" w:eastAsia="Arial" w:hAnsi="Arial" w:cs="Arial"/>
                <w:sz w:val="20"/>
                <w:szCs w:val="20"/>
              </w:rPr>
            </w:pPr>
          </w:p>
        </w:tc>
        <w:tc>
          <w:tcPr>
            <w:tcW w:w="357" w:type="pct"/>
            <w:gridSpan w:val="2"/>
            <w:vAlign w:val="center"/>
          </w:tcPr>
          <w:p w14:paraId="11C4AED1" w14:textId="77777777" w:rsidR="00E03759" w:rsidRDefault="00E03759">
            <w:pPr>
              <w:jc w:val="center"/>
              <w:rPr>
                <w:rFonts w:ascii="Arial" w:eastAsia="Arial" w:hAnsi="Arial" w:cs="Arial"/>
                <w:sz w:val="20"/>
                <w:szCs w:val="20"/>
              </w:rPr>
            </w:pPr>
          </w:p>
        </w:tc>
        <w:tc>
          <w:tcPr>
            <w:tcW w:w="352" w:type="pct"/>
          </w:tcPr>
          <w:p w14:paraId="43501D20" w14:textId="6122BA65" w:rsidR="00E03759" w:rsidRDefault="00E03759">
            <w:pPr>
              <w:jc w:val="center"/>
              <w:rPr>
                <w:rFonts w:ascii="Arial" w:eastAsia="Arial" w:hAnsi="Arial" w:cs="Arial"/>
                <w:sz w:val="20"/>
                <w:szCs w:val="20"/>
              </w:rPr>
            </w:pPr>
          </w:p>
        </w:tc>
        <w:tc>
          <w:tcPr>
            <w:tcW w:w="352" w:type="pct"/>
          </w:tcPr>
          <w:p w14:paraId="042CBBAB" w14:textId="77777777" w:rsidR="00E03759" w:rsidRDefault="00E03759">
            <w:pPr>
              <w:jc w:val="center"/>
              <w:rPr>
                <w:rFonts w:ascii="Arial" w:eastAsia="Arial" w:hAnsi="Arial" w:cs="Arial"/>
                <w:sz w:val="20"/>
                <w:szCs w:val="20"/>
              </w:rPr>
            </w:pPr>
          </w:p>
        </w:tc>
      </w:tr>
      <w:tr w:rsidR="00E03759" w14:paraId="66223ADF" w14:textId="43284A8A" w:rsidTr="00E03759">
        <w:trPr>
          <w:trHeight w:val="271"/>
          <w:jc w:val="center"/>
        </w:trPr>
        <w:tc>
          <w:tcPr>
            <w:tcW w:w="1475" w:type="pct"/>
            <w:vAlign w:val="center"/>
          </w:tcPr>
          <w:p w14:paraId="7E83BB86" w14:textId="77777777" w:rsidR="00E03759" w:rsidRDefault="00E03759">
            <w:pPr>
              <w:jc w:val="center"/>
              <w:rPr>
                <w:rFonts w:ascii="Arial" w:eastAsia="Arial" w:hAnsi="Arial" w:cs="Arial"/>
                <w:sz w:val="20"/>
                <w:szCs w:val="20"/>
              </w:rPr>
            </w:pPr>
            <w:r>
              <w:rPr>
                <w:rFonts w:ascii="Arial" w:eastAsia="Arial" w:hAnsi="Arial" w:cs="Arial"/>
                <w:sz w:val="20"/>
                <w:szCs w:val="20"/>
              </w:rPr>
              <w:t>[RF03]</w:t>
            </w:r>
          </w:p>
        </w:tc>
        <w:tc>
          <w:tcPr>
            <w:tcW w:w="352" w:type="pct"/>
            <w:vAlign w:val="center"/>
          </w:tcPr>
          <w:p w14:paraId="1EBE005D" w14:textId="77777777" w:rsidR="00E03759" w:rsidRDefault="00E03759">
            <w:pPr>
              <w:jc w:val="center"/>
              <w:rPr>
                <w:rFonts w:ascii="Arial" w:eastAsia="Arial" w:hAnsi="Arial" w:cs="Arial"/>
                <w:sz w:val="20"/>
                <w:szCs w:val="20"/>
              </w:rPr>
            </w:pPr>
          </w:p>
        </w:tc>
        <w:tc>
          <w:tcPr>
            <w:tcW w:w="352" w:type="pct"/>
            <w:vAlign w:val="center"/>
          </w:tcPr>
          <w:p w14:paraId="7A20ACD9" w14:textId="77777777" w:rsidR="00E03759" w:rsidRDefault="00E03759">
            <w:pPr>
              <w:jc w:val="center"/>
              <w:rPr>
                <w:rFonts w:ascii="Arial" w:eastAsia="Arial" w:hAnsi="Arial" w:cs="Arial"/>
                <w:sz w:val="20"/>
                <w:szCs w:val="20"/>
              </w:rPr>
            </w:pPr>
          </w:p>
        </w:tc>
        <w:tc>
          <w:tcPr>
            <w:tcW w:w="352" w:type="pct"/>
            <w:vAlign w:val="center"/>
          </w:tcPr>
          <w:p w14:paraId="52940275" w14:textId="77777777" w:rsidR="00E03759" w:rsidRDefault="00E03759">
            <w:pPr>
              <w:jc w:val="center"/>
              <w:rPr>
                <w:rFonts w:ascii="Arial" w:eastAsia="Arial" w:hAnsi="Arial" w:cs="Arial"/>
                <w:sz w:val="20"/>
                <w:szCs w:val="20"/>
              </w:rPr>
            </w:pPr>
          </w:p>
        </w:tc>
        <w:tc>
          <w:tcPr>
            <w:tcW w:w="352" w:type="pct"/>
            <w:vAlign w:val="center"/>
          </w:tcPr>
          <w:p w14:paraId="132F25A3"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12C39D9B" w14:textId="77777777" w:rsidR="00E03759" w:rsidRDefault="00E03759">
            <w:pPr>
              <w:jc w:val="center"/>
              <w:rPr>
                <w:rFonts w:ascii="Arial" w:eastAsia="Arial" w:hAnsi="Arial" w:cs="Arial"/>
                <w:sz w:val="20"/>
                <w:szCs w:val="20"/>
              </w:rPr>
            </w:pPr>
          </w:p>
        </w:tc>
        <w:tc>
          <w:tcPr>
            <w:tcW w:w="352" w:type="pct"/>
            <w:vAlign w:val="center"/>
          </w:tcPr>
          <w:p w14:paraId="75821068" w14:textId="77777777" w:rsidR="00E03759" w:rsidRDefault="00E03759">
            <w:pPr>
              <w:jc w:val="center"/>
              <w:rPr>
                <w:rFonts w:ascii="Arial" w:eastAsia="Arial" w:hAnsi="Arial" w:cs="Arial"/>
                <w:sz w:val="20"/>
                <w:szCs w:val="20"/>
              </w:rPr>
            </w:pPr>
          </w:p>
        </w:tc>
        <w:tc>
          <w:tcPr>
            <w:tcW w:w="352" w:type="pct"/>
            <w:vAlign w:val="center"/>
          </w:tcPr>
          <w:p w14:paraId="19BC6277" w14:textId="77777777" w:rsidR="00E03759" w:rsidRDefault="00E03759">
            <w:pPr>
              <w:jc w:val="center"/>
              <w:rPr>
                <w:rFonts w:ascii="Arial" w:eastAsia="Arial" w:hAnsi="Arial" w:cs="Arial"/>
                <w:sz w:val="20"/>
                <w:szCs w:val="20"/>
              </w:rPr>
            </w:pPr>
          </w:p>
        </w:tc>
        <w:tc>
          <w:tcPr>
            <w:tcW w:w="357" w:type="pct"/>
            <w:gridSpan w:val="2"/>
            <w:vAlign w:val="center"/>
          </w:tcPr>
          <w:p w14:paraId="6B1A2C4B" w14:textId="77777777" w:rsidR="00E03759" w:rsidRDefault="00E03759">
            <w:pPr>
              <w:jc w:val="center"/>
              <w:rPr>
                <w:rFonts w:ascii="Arial" w:eastAsia="Arial" w:hAnsi="Arial" w:cs="Arial"/>
                <w:sz w:val="20"/>
                <w:szCs w:val="20"/>
              </w:rPr>
            </w:pPr>
          </w:p>
        </w:tc>
        <w:tc>
          <w:tcPr>
            <w:tcW w:w="352" w:type="pct"/>
          </w:tcPr>
          <w:p w14:paraId="2E5E7F0C" w14:textId="77777777" w:rsidR="00E03759" w:rsidRDefault="00E03759">
            <w:pPr>
              <w:jc w:val="center"/>
              <w:rPr>
                <w:rFonts w:ascii="Arial" w:eastAsia="Arial" w:hAnsi="Arial" w:cs="Arial"/>
                <w:sz w:val="20"/>
                <w:szCs w:val="20"/>
              </w:rPr>
            </w:pPr>
          </w:p>
        </w:tc>
        <w:tc>
          <w:tcPr>
            <w:tcW w:w="352" w:type="pct"/>
          </w:tcPr>
          <w:p w14:paraId="7BC06B8B" w14:textId="77777777" w:rsidR="00E03759" w:rsidRDefault="00E03759">
            <w:pPr>
              <w:jc w:val="center"/>
              <w:rPr>
                <w:rFonts w:ascii="Arial" w:eastAsia="Arial" w:hAnsi="Arial" w:cs="Arial"/>
                <w:sz w:val="20"/>
                <w:szCs w:val="20"/>
              </w:rPr>
            </w:pPr>
          </w:p>
        </w:tc>
      </w:tr>
      <w:tr w:rsidR="00E03759" w14:paraId="45A7EF50" w14:textId="1FEAA46A" w:rsidTr="00E03759">
        <w:trPr>
          <w:trHeight w:val="271"/>
          <w:jc w:val="center"/>
        </w:trPr>
        <w:tc>
          <w:tcPr>
            <w:tcW w:w="1475" w:type="pct"/>
            <w:vAlign w:val="center"/>
          </w:tcPr>
          <w:p w14:paraId="4A396024" w14:textId="77777777" w:rsidR="00E03759" w:rsidRDefault="00E03759">
            <w:pPr>
              <w:jc w:val="center"/>
              <w:rPr>
                <w:rFonts w:ascii="Arial" w:eastAsia="Arial" w:hAnsi="Arial" w:cs="Arial"/>
                <w:sz w:val="20"/>
                <w:szCs w:val="20"/>
              </w:rPr>
            </w:pPr>
            <w:r>
              <w:rPr>
                <w:rFonts w:ascii="Arial" w:eastAsia="Arial" w:hAnsi="Arial" w:cs="Arial"/>
                <w:sz w:val="20"/>
                <w:szCs w:val="20"/>
              </w:rPr>
              <w:t>-[RF04]</w:t>
            </w:r>
          </w:p>
        </w:tc>
        <w:tc>
          <w:tcPr>
            <w:tcW w:w="352" w:type="pct"/>
            <w:vAlign w:val="center"/>
          </w:tcPr>
          <w:p w14:paraId="162A2AD5" w14:textId="77777777" w:rsidR="00E03759" w:rsidRDefault="00E03759">
            <w:pPr>
              <w:jc w:val="center"/>
              <w:rPr>
                <w:rFonts w:ascii="Arial" w:eastAsia="Arial" w:hAnsi="Arial" w:cs="Arial"/>
                <w:sz w:val="20"/>
                <w:szCs w:val="20"/>
              </w:rPr>
            </w:pPr>
          </w:p>
        </w:tc>
        <w:tc>
          <w:tcPr>
            <w:tcW w:w="352" w:type="pct"/>
            <w:vAlign w:val="center"/>
          </w:tcPr>
          <w:p w14:paraId="6AB9FA7A" w14:textId="77777777" w:rsidR="00E03759" w:rsidRDefault="00E03759">
            <w:pPr>
              <w:jc w:val="center"/>
              <w:rPr>
                <w:rFonts w:ascii="Arial" w:eastAsia="Arial" w:hAnsi="Arial" w:cs="Arial"/>
                <w:sz w:val="20"/>
                <w:szCs w:val="20"/>
              </w:rPr>
            </w:pPr>
          </w:p>
        </w:tc>
        <w:tc>
          <w:tcPr>
            <w:tcW w:w="352" w:type="pct"/>
            <w:vAlign w:val="center"/>
          </w:tcPr>
          <w:p w14:paraId="7BCB16FF" w14:textId="77777777" w:rsidR="00E03759" w:rsidRDefault="00E03759">
            <w:pPr>
              <w:jc w:val="center"/>
              <w:rPr>
                <w:rFonts w:ascii="Arial" w:eastAsia="Arial" w:hAnsi="Arial" w:cs="Arial"/>
                <w:sz w:val="20"/>
                <w:szCs w:val="20"/>
              </w:rPr>
            </w:pPr>
          </w:p>
        </w:tc>
        <w:tc>
          <w:tcPr>
            <w:tcW w:w="352" w:type="pct"/>
            <w:vAlign w:val="center"/>
          </w:tcPr>
          <w:p w14:paraId="393E3E6E"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23EDDD4D" w14:textId="77777777" w:rsidR="00E03759" w:rsidRDefault="00E03759">
            <w:pPr>
              <w:jc w:val="center"/>
              <w:rPr>
                <w:rFonts w:ascii="Arial" w:eastAsia="Arial" w:hAnsi="Arial" w:cs="Arial"/>
                <w:sz w:val="20"/>
                <w:szCs w:val="20"/>
              </w:rPr>
            </w:pPr>
          </w:p>
        </w:tc>
        <w:tc>
          <w:tcPr>
            <w:tcW w:w="352" w:type="pct"/>
            <w:vAlign w:val="center"/>
          </w:tcPr>
          <w:p w14:paraId="774F968E" w14:textId="77777777" w:rsidR="00E03759" w:rsidRDefault="00E03759">
            <w:pPr>
              <w:jc w:val="center"/>
              <w:rPr>
                <w:rFonts w:ascii="Arial" w:eastAsia="Arial" w:hAnsi="Arial" w:cs="Arial"/>
                <w:sz w:val="20"/>
                <w:szCs w:val="20"/>
              </w:rPr>
            </w:pPr>
          </w:p>
        </w:tc>
        <w:tc>
          <w:tcPr>
            <w:tcW w:w="352" w:type="pct"/>
            <w:vAlign w:val="center"/>
          </w:tcPr>
          <w:p w14:paraId="434FBFA5" w14:textId="77777777" w:rsidR="00E03759" w:rsidRDefault="00E03759">
            <w:pPr>
              <w:jc w:val="center"/>
              <w:rPr>
                <w:rFonts w:ascii="Arial" w:eastAsia="Arial" w:hAnsi="Arial" w:cs="Arial"/>
                <w:sz w:val="20"/>
                <w:szCs w:val="20"/>
              </w:rPr>
            </w:pPr>
          </w:p>
        </w:tc>
        <w:tc>
          <w:tcPr>
            <w:tcW w:w="357" w:type="pct"/>
            <w:gridSpan w:val="2"/>
            <w:vAlign w:val="center"/>
          </w:tcPr>
          <w:p w14:paraId="6577F2BB" w14:textId="77777777" w:rsidR="00E03759" w:rsidRDefault="00E03759">
            <w:pPr>
              <w:jc w:val="center"/>
              <w:rPr>
                <w:rFonts w:ascii="Arial" w:eastAsia="Arial" w:hAnsi="Arial" w:cs="Arial"/>
                <w:sz w:val="20"/>
                <w:szCs w:val="20"/>
              </w:rPr>
            </w:pPr>
          </w:p>
        </w:tc>
        <w:tc>
          <w:tcPr>
            <w:tcW w:w="352" w:type="pct"/>
          </w:tcPr>
          <w:p w14:paraId="05452624" w14:textId="77777777" w:rsidR="00E03759" w:rsidRDefault="00E03759">
            <w:pPr>
              <w:jc w:val="center"/>
              <w:rPr>
                <w:rFonts w:ascii="Arial" w:eastAsia="Arial" w:hAnsi="Arial" w:cs="Arial"/>
                <w:sz w:val="20"/>
                <w:szCs w:val="20"/>
              </w:rPr>
            </w:pPr>
          </w:p>
        </w:tc>
        <w:tc>
          <w:tcPr>
            <w:tcW w:w="352" w:type="pct"/>
          </w:tcPr>
          <w:p w14:paraId="07B24629" w14:textId="77777777" w:rsidR="00E03759" w:rsidRDefault="00E03759">
            <w:pPr>
              <w:jc w:val="center"/>
              <w:rPr>
                <w:rFonts w:ascii="Arial" w:eastAsia="Arial" w:hAnsi="Arial" w:cs="Arial"/>
                <w:sz w:val="20"/>
                <w:szCs w:val="20"/>
              </w:rPr>
            </w:pPr>
          </w:p>
        </w:tc>
      </w:tr>
      <w:tr w:rsidR="00E03759" w14:paraId="42092F20" w14:textId="5D3A4997" w:rsidTr="00E03759">
        <w:trPr>
          <w:trHeight w:val="271"/>
          <w:jc w:val="center"/>
        </w:trPr>
        <w:tc>
          <w:tcPr>
            <w:tcW w:w="1475" w:type="pct"/>
            <w:vAlign w:val="center"/>
          </w:tcPr>
          <w:p w14:paraId="5694A1CF" w14:textId="77777777" w:rsidR="00E03759" w:rsidRDefault="00E03759">
            <w:pPr>
              <w:jc w:val="center"/>
              <w:rPr>
                <w:rFonts w:ascii="Arial" w:eastAsia="Arial" w:hAnsi="Arial" w:cs="Arial"/>
                <w:sz w:val="20"/>
                <w:szCs w:val="20"/>
              </w:rPr>
            </w:pPr>
            <w:r>
              <w:rPr>
                <w:rFonts w:ascii="Arial" w:eastAsia="Arial" w:hAnsi="Arial" w:cs="Arial"/>
                <w:sz w:val="20"/>
                <w:szCs w:val="20"/>
              </w:rPr>
              <w:lastRenderedPageBreak/>
              <w:t>[RF05]</w:t>
            </w:r>
          </w:p>
        </w:tc>
        <w:tc>
          <w:tcPr>
            <w:tcW w:w="352" w:type="pct"/>
            <w:vAlign w:val="center"/>
          </w:tcPr>
          <w:p w14:paraId="1F10628F" w14:textId="77777777" w:rsidR="00E03759" w:rsidRDefault="00E03759">
            <w:pPr>
              <w:jc w:val="center"/>
              <w:rPr>
                <w:rFonts w:ascii="Arial" w:eastAsia="Arial" w:hAnsi="Arial" w:cs="Arial"/>
                <w:sz w:val="20"/>
                <w:szCs w:val="20"/>
              </w:rPr>
            </w:pPr>
          </w:p>
        </w:tc>
        <w:tc>
          <w:tcPr>
            <w:tcW w:w="352" w:type="pct"/>
            <w:vAlign w:val="center"/>
          </w:tcPr>
          <w:p w14:paraId="52A1D20D"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25042F37" w14:textId="77777777" w:rsidR="00E03759" w:rsidRDefault="00E03759">
            <w:pPr>
              <w:jc w:val="center"/>
              <w:rPr>
                <w:rFonts w:ascii="Arial" w:eastAsia="Arial" w:hAnsi="Arial" w:cs="Arial"/>
                <w:sz w:val="20"/>
                <w:szCs w:val="20"/>
              </w:rPr>
            </w:pPr>
          </w:p>
        </w:tc>
        <w:tc>
          <w:tcPr>
            <w:tcW w:w="352" w:type="pct"/>
            <w:vAlign w:val="center"/>
          </w:tcPr>
          <w:p w14:paraId="2C941970" w14:textId="77777777" w:rsidR="00E03759" w:rsidRDefault="00E03759">
            <w:pPr>
              <w:jc w:val="center"/>
              <w:rPr>
                <w:rFonts w:ascii="Arial" w:eastAsia="Arial" w:hAnsi="Arial" w:cs="Arial"/>
                <w:sz w:val="20"/>
                <w:szCs w:val="20"/>
              </w:rPr>
            </w:pPr>
          </w:p>
        </w:tc>
        <w:tc>
          <w:tcPr>
            <w:tcW w:w="352" w:type="pct"/>
            <w:vAlign w:val="center"/>
          </w:tcPr>
          <w:p w14:paraId="48A0A9F7" w14:textId="77777777" w:rsidR="00E03759" w:rsidRDefault="00E03759">
            <w:pPr>
              <w:jc w:val="center"/>
              <w:rPr>
                <w:rFonts w:ascii="Arial" w:eastAsia="Arial" w:hAnsi="Arial" w:cs="Arial"/>
                <w:sz w:val="20"/>
                <w:szCs w:val="20"/>
              </w:rPr>
            </w:pPr>
          </w:p>
        </w:tc>
        <w:tc>
          <w:tcPr>
            <w:tcW w:w="352" w:type="pct"/>
            <w:vAlign w:val="center"/>
          </w:tcPr>
          <w:p w14:paraId="56A53F1F" w14:textId="77777777" w:rsidR="00E03759" w:rsidRDefault="00E03759">
            <w:pPr>
              <w:jc w:val="center"/>
              <w:rPr>
                <w:rFonts w:ascii="Arial" w:eastAsia="Arial" w:hAnsi="Arial" w:cs="Arial"/>
                <w:sz w:val="20"/>
                <w:szCs w:val="20"/>
              </w:rPr>
            </w:pPr>
          </w:p>
        </w:tc>
        <w:tc>
          <w:tcPr>
            <w:tcW w:w="352" w:type="pct"/>
            <w:vAlign w:val="center"/>
          </w:tcPr>
          <w:p w14:paraId="1C7372AA" w14:textId="77777777" w:rsidR="00E03759" w:rsidRDefault="00E03759">
            <w:pPr>
              <w:jc w:val="center"/>
              <w:rPr>
                <w:rFonts w:ascii="Arial" w:eastAsia="Arial" w:hAnsi="Arial" w:cs="Arial"/>
                <w:sz w:val="20"/>
                <w:szCs w:val="20"/>
              </w:rPr>
            </w:pPr>
          </w:p>
        </w:tc>
        <w:tc>
          <w:tcPr>
            <w:tcW w:w="357" w:type="pct"/>
            <w:gridSpan w:val="2"/>
            <w:vAlign w:val="center"/>
          </w:tcPr>
          <w:p w14:paraId="1402948A" w14:textId="77777777" w:rsidR="00E03759" w:rsidRDefault="00E03759">
            <w:pPr>
              <w:jc w:val="center"/>
              <w:rPr>
                <w:rFonts w:ascii="Arial" w:eastAsia="Arial" w:hAnsi="Arial" w:cs="Arial"/>
                <w:sz w:val="20"/>
                <w:szCs w:val="20"/>
              </w:rPr>
            </w:pPr>
          </w:p>
        </w:tc>
        <w:tc>
          <w:tcPr>
            <w:tcW w:w="352" w:type="pct"/>
          </w:tcPr>
          <w:p w14:paraId="28A3BE05" w14:textId="77777777" w:rsidR="00E03759" w:rsidRDefault="00E03759">
            <w:pPr>
              <w:jc w:val="center"/>
              <w:rPr>
                <w:rFonts w:ascii="Arial" w:eastAsia="Arial" w:hAnsi="Arial" w:cs="Arial"/>
                <w:sz w:val="20"/>
                <w:szCs w:val="20"/>
              </w:rPr>
            </w:pPr>
          </w:p>
        </w:tc>
        <w:tc>
          <w:tcPr>
            <w:tcW w:w="352" w:type="pct"/>
          </w:tcPr>
          <w:p w14:paraId="202616A0" w14:textId="77777777" w:rsidR="00E03759" w:rsidRDefault="00E03759">
            <w:pPr>
              <w:jc w:val="center"/>
              <w:rPr>
                <w:rFonts w:ascii="Arial" w:eastAsia="Arial" w:hAnsi="Arial" w:cs="Arial"/>
                <w:sz w:val="20"/>
                <w:szCs w:val="20"/>
              </w:rPr>
            </w:pPr>
          </w:p>
        </w:tc>
      </w:tr>
      <w:tr w:rsidR="00E03759" w14:paraId="5A765D7E" w14:textId="703EB9C2" w:rsidTr="00E03759">
        <w:trPr>
          <w:trHeight w:val="271"/>
          <w:jc w:val="center"/>
        </w:trPr>
        <w:tc>
          <w:tcPr>
            <w:tcW w:w="1475" w:type="pct"/>
            <w:vAlign w:val="center"/>
          </w:tcPr>
          <w:p w14:paraId="7561B2EB" w14:textId="77777777" w:rsidR="00E03759" w:rsidRDefault="00E03759">
            <w:pPr>
              <w:jc w:val="center"/>
              <w:rPr>
                <w:rFonts w:ascii="Arial" w:hAnsi="Arial" w:cs="Arial"/>
                <w:sz w:val="20"/>
                <w:szCs w:val="20"/>
              </w:rPr>
            </w:pPr>
            <w:r>
              <w:rPr>
                <w:rFonts w:ascii="Arial" w:hAnsi="Arial" w:cs="Arial"/>
                <w:sz w:val="20"/>
                <w:szCs w:val="20"/>
              </w:rPr>
              <w:t>[RF06]</w:t>
            </w:r>
          </w:p>
        </w:tc>
        <w:tc>
          <w:tcPr>
            <w:tcW w:w="352" w:type="pct"/>
            <w:vAlign w:val="center"/>
          </w:tcPr>
          <w:p w14:paraId="4019C879" w14:textId="77777777" w:rsidR="00E03759" w:rsidRDefault="00E03759">
            <w:pPr>
              <w:jc w:val="center"/>
              <w:rPr>
                <w:rFonts w:ascii="Arial" w:hAnsi="Arial" w:cs="Arial"/>
                <w:sz w:val="20"/>
                <w:szCs w:val="20"/>
              </w:rPr>
            </w:pPr>
          </w:p>
        </w:tc>
        <w:tc>
          <w:tcPr>
            <w:tcW w:w="352" w:type="pct"/>
            <w:vAlign w:val="center"/>
          </w:tcPr>
          <w:p w14:paraId="382CA166" w14:textId="77777777" w:rsidR="00E03759" w:rsidRDefault="00E03759">
            <w:pPr>
              <w:jc w:val="center"/>
              <w:rPr>
                <w:rFonts w:ascii="Arial" w:hAnsi="Arial" w:cs="Arial"/>
                <w:sz w:val="20"/>
                <w:szCs w:val="20"/>
              </w:rPr>
            </w:pPr>
            <w:r>
              <w:rPr>
                <w:rFonts w:ascii="Arial" w:hAnsi="Arial" w:cs="Arial"/>
                <w:sz w:val="20"/>
                <w:szCs w:val="20"/>
              </w:rPr>
              <w:t>X</w:t>
            </w:r>
          </w:p>
        </w:tc>
        <w:tc>
          <w:tcPr>
            <w:tcW w:w="352" w:type="pct"/>
            <w:vAlign w:val="center"/>
          </w:tcPr>
          <w:p w14:paraId="23389EEC" w14:textId="77777777" w:rsidR="00E03759" w:rsidRDefault="00E03759">
            <w:pPr>
              <w:jc w:val="center"/>
              <w:rPr>
                <w:rFonts w:ascii="Arial" w:hAnsi="Arial" w:cs="Arial"/>
                <w:sz w:val="20"/>
                <w:szCs w:val="20"/>
              </w:rPr>
            </w:pPr>
          </w:p>
        </w:tc>
        <w:tc>
          <w:tcPr>
            <w:tcW w:w="352" w:type="pct"/>
            <w:vAlign w:val="center"/>
          </w:tcPr>
          <w:p w14:paraId="4E35878B" w14:textId="77777777" w:rsidR="00E03759" w:rsidRDefault="00E03759">
            <w:pPr>
              <w:jc w:val="center"/>
              <w:rPr>
                <w:rFonts w:ascii="Arial" w:hAnsi="Arial" w:cs="Arial"/>
                <w:sz w:val="20"/>
                <w:szCs w:val="20"/>
              </w:rPr>
            </w:pPr>
          </w:p>
        </w:tc>
        <w:tc>
          <w:tcPr>
            <w:tcW w:w="352" w:type="pct"/>
            <w:vAlign w:val="center"/>
          </w:tcPr>
          <w:p w14:paraId="769DC818" w14:textId="77777777" w:rsidR="00E03759" w:rsidRDefault="00E03759">
            <w:pPr>
              <w:jc w:val="center"/>
              <w:rPr>
                <w:rFonts w:ascii="Arial" w:hAnsi="Arial" w:cs="Arial"/>
                <w:sz w:val="20"/>
                <w:szCs w:val="20"/>
              </w:rPr>
            </w:pPr>
          </w:p>
        </w:tc>
        <w:tc>
          <w:tcPr>
            <w:tcW w:w="352" w:type="pct"/>
            <w:vAlign w:val="center"/>
          </w:tcPr>
          <w:p w14:paraId="1E123070" w14:textId="77777777" w:rsidR="00E03759" w:rsidRDefault="00E03759">
            <w:pPr>
              <w:jc w:val="center"/>
              <w:rPr>
                <w:rFonts w:ascii="Arial" w:hAnsi="Arial" w:cs="Arial"/>
                <w:sz w:val="20"/>
                <w:szCs w:val="20"/>
              </w:rPr>
            </w:pPr>
          </w:p>
        </w:tc>
        <w:tc>
          <w:tcPr>
            <w:tcW w:w="352" w:type="pct"/>
            <w:vAlign w:val="center"/>
          </w:tcPr>
          <w:p w14:paraId="3AD90BEF" w14:textId="77777777" w:rsidR="00E03759" w:rsidRDefault="00E03759">
            <w:pPr>
              <w:jc w:val="center"/>
              <w:rPr>
                <w:rFonts w:ascii="Arial" w:hAnsi="Arial" w:cs="Arial"/>
                <w:sz w:val="20"/>
                <w:szCs w:val="20"/>
              </w:rPr>
            </w:pPr>
          </w:p>
        </w:tc>
        <w:tc>
          <w:tcPr>
            <w:tcW w:w="357" w:type="pct"/>
            <w:gridSpan w:val="2"/>
            <w:vAlign w:val="center"/>
          </w:tcPr>
          <w:p w14:paraId="33ABA219" w14:textId="77777777" w:rsidR="00E03759" w:rsidRDefault="00E03759">
            <w:pPr>
              <w:jc w:val="center"/>
              <w:rPr>
                <w:rFonts w:ascii="Arial" w:hAnsi="Arial" w:cs="Arial"/>
                <w:sz w:val="20"/>
                <w:szCs w:val="20"/>
              </w:rPr>
            </w:pPr>
          </w:p>
        </w:tc>
        <w:tc>
          <w:tcPr>
            <w:tcW w:w="352" w:type="pct"/>
          </w:tcPr>
          <w:p w14:paraId="010788B1" w14:textId="77777777" w:rsidR="00E03759" w:rsidRDefault="00E03759">
            <w:pPr>
              <w:jc w:val="center"/>
              <w:rPr>
                <w:rFonts w:ascii="Arial" w:hAnsi="Arial" w:cs="Arial"/>
                <w:sz w:val="20"/>
                <w:szCs w:val="20"/>
              </w:rPr>
            </w:pPr>
          </w:p>
        </w:tc>
        <w:tc>
          <w:tcPr>
            <w:tcW w:w="352" w:type="pct"/>
          </w:tcPr>
          <w:p w14:paraId="31694C2D" w14:textId="77777777" w:rsidR="00E03759" w:rsidRDefault="00E03759">
            <w:pPr>
              <w:jc w:val="center"/>
              <w:rPr>
                <w:rFonts w:ascii="Arial" w:hAnsi="Arial" w:cs="Arial"/>
                <w:sz w:val="20"/>
                <w:szCs w:val="20"/>
              </w:rPr>
            </w:pPr>
          </w:p>
        </w:tc>
      </w:tr>
      <w:tr w:rsidR="00E03759" w14:paraId="013A8231" w14:textId="2F9C2833" w:rsidTr="00E03759">
        <w:trPr>
          <w:trHeight w:val="271"/>
          <w:jc w:val="center"/>
        </w:trPr>
        <w:tc>
          <w:tcPr>
            <w:tcW w:w="1475" w:type="pct"/>
            <w:vAlign w:val="center"/>
          </w:tcPr>
          <w:p w14:paraId="09ED7E66" w14:textId="77777777" w:rsidR="00E03759" w:rsidRDefault="00E03759">
            <w:pPr>
              <w:jc w:val="center"/>
              <w:rPr>
                <w:rFonts w:ascii="Arial" w:hAnsi="Arial" w:cs="Arial"/>
                <w:sz w:val="20"/>
                <w:szCs w:val="20"/>
              </w:rPr>
            </w:pPr>
            <w:r>
              <w:rPr>
                <w:rFonts w:ascii="Arial" w:hAnsi="Arial" w:cs="Arial"/>
                <w:sz w:val="20"/>
                <w:szCs w:val="20"/>
              </w:rPr>
              <w:t>[RF07]</w:t>
            </w:r>
          </w:p>
        </w:tc>
        <w:tc>
          <w:tcPr>
            <w:tcW w:w="352" w:type="pct"/>
            <w:vAlign w:val="center"/>
          </w:tcPr>
          <w:p w14:paraId="7716B770" w14:textId="77777777" w:rsidR="00E03759" w:rsidRDefault="00E03759">
            <w:pPr>
              <w:rPr>
                <w:rFonts w:ascii="Arial" w:hAnsi="Arial" w:cs="Arial"/>
                <w:sz w:val="20"/>
                <w:szCs w:val="20"/>
              </w:rPr>
            </w:pPr>
          </w:p>
        </w:tc>
        <w:tc>
          <w:tcPr>
            <w:tcW w:w="352" w:type="pct"/>
            <w:vAlign w:val="center"/>
          </w:tcPr>
          <w:p w14:paraId="3D884038" w14:textId="77777777" w:rsidR="00E03759" w:rsidRDefault="00E03759">
            <w:pPr>
              <w:jc w:val="center"/>
              <w:rPr>
                <w:rFonts w:ascii="Arial" w:hAnsi="Arial" w:cs="Arial"/>
                <w:sz w:val="20"/>
                <w:szCs w:val="20"/>
              </w:rPr>
            </w:pPr>
            <w:r>
              <w:rPr>
                <w:rFonts w:ascii="Arial" w:hAnsi="Arial" w:cs="Arial"/>
                <w:sz w:val="20"/>
              </w:rPr>
              <w:t>X</w:t>
            </w:r>
          </w:p>
        </w:tc>
        <w:tc>
          <w:tcPr>
            <w:tcW w:w="352" w:type="pct"/>
            <w:vAlign w:val="center"/>
          </w:tcPr>
          <w:p w14:paraId="2F1479FD" w14:textId="77777777" w:rsidR="00E03759" w:rsidRDefault="00E03759">
            <w:pPr>
              <w:rPr>
                <w:rFonts w:ascii="Arial" w:hAnsi="Arial" w:cs="Arial"/>
                <w:sz w:val="20"/>
                <w:szCs w:val="20"/>
              </w:rPr>
            </w:pPr>
          </w:p>
        </w:tc>
        <w:tc>
          <w:tcPr>
            <w:tcW w:w="352" w:type="pct"/>
            <w:vAlign w:val="center"/>
          </w:tcPr>
          <w:p w14:paraId="3F98A9FD" w14:textId="77777777" w:rsidR="00E03759" w:rsidRDefault="00E03759">
            <w:pPr>
              <w:rPr>
                <w:rFonts w:ascii="Arial" w:hAnsi="Arial" w:cs="Arial"/>
                <w:sz w:val="20"/>
                <w:szCs w:val="20"/>
              </w:rPr>
            </w:pPr>
          </w:p>
        </w:tc>
        <w:tc>
          <w:tcPr>
            <w:tcW w:w="352" w:type="pct"/>
            <w:vAlign w:val="center"/>
          </w:tcPr>
          <w:p w14:paraId="5EBE28E6" w14:textId="77777777" w:rsidR="00E03759" w:rsidRDefault="00E03759">
            <w:pPr>
              <w:rPr>
                <w:rFonts w:ascii="Arial" w:hAnsi="Arial" w:cs="Arial"/>
                <w:sz w:val="20"/>
                <w:szCs w:val="20"/>
              </w:rPr>
            </w:pPr>
          </w:p>
        </w:tc>
        <w:tc>
          <w:tcPr>
            <w:tcW w:w="352" w:type="pct"/>
            <w:vAlign w:val="center"/>
          </w:tcPr>
          <w:p w14:paraId="4033DF2A" w14:textId="77777777" w:rsidR="00E03759" w:rsidRDefault="00E03759">
            <w:pPr>
              <w:rPr>
                <w:rFonts w:ascii="Arial" w:hAnsi="Arial" w:cs="Arial"/>
                <w:sz w:val="20"/>
                <w:szCs w:val="20"/>
              </w:rPr>
            </w:pPr>
          </w:p>
        </w:tc>
        <w:tc>
          <w:tcPr>
            <w:tcW w:w="352" w:type="pct"/>
            <w:vAlign w:val="center"/>
          </w:tcPr>
          <w:p w14:paraId="21051F68" w14:textId="77777777" w:rsidR="00E03759" w:rsidRDefault="00E03759">
            <w:pPr>
              <w:rPr>
                <w:rFonts w:ascii="Arial" w:hAnsi="Arial" w:cs="Arial"/>
                <w:sz w:val="20"/>
                <w:szCs w:val="20"/>
              </w:rPr>
            </w:pPr>
          </w:p>
        </w:tc>
        <w:tc>
          <w:tcPr>
            <w:tcW w:w="357" w:type="pct"/>
            <w:gridSpan w:val="2"/>
            <w:vAlign w:val="center"/>
          </w:tcPr>
          <w:p w14:paraId="5C92A7C1" w14:textId="77777777" w:rsidR="00E03759" w:rsidRDefault="00E03759">
            <w:pPr>
              <w:rPr>
                <w:rFonts w:ascii="Arial" w:hAnsi="Arial" w:cs="Arial"/>
                <w:sz w:val="20"/>
                <w:szCs w:val="20"/>
              </w:rPr>
            </w:pPr>
          </w:p>
        </w:tc>
        <w:tc>
          <w:tcPr>
            <w:tcW w:w="352" w:type="pct"/>
          </w:tcPr>
          <w:p w14:paraId="1FFBAEEF" w14:textId="77777777" w:rsidR="00E03759" w:rsidRDefault="00E03759">
            <w:pPr>
              <w:rPr>
                <w:rFonts w:ascii="Arial" w:hAnsi="Arial" w:cs="Arial"/>
                <w:sz w:val="20"/>
                <w:szCs w:val="20"/>
              </w:rPr>
            </w:pPr>
          </w:p>
        </w:tc>
        <w:tc>
          <w:tcPr>
            <w:tcW w:w="352" w:type="pct"/>
          </w:tcPr>
          <w:p w14:paraId="14BEFBCE" w14:textId="77777777" w:rsidR="00E03759" w:rsidRDefault="00E03759">
            <w:pPr>
              <w:rPr>
                <w:rFonts w:ascii="Arial" w:hAnsi="Arial" w:cs="Arial"/>
                <w:sz w:val="20"/>
                <w:szCs w:val="20"/>
              </w:rPr>
            </w:pPr>
          </w:p>
        </w:tc>
      </w:tr>
      <w:tr w:rsidR="00E03759" w14:paraId="567CD566" w14:textId="7DCEC80D" w:rsidTr="00E03759">
        <w:trPr>
          <w:trHeight w:val="271"/>
          <w:jc w:val="center"/>
        </w:trPr>
        <w:tc>
          <w:tcPr>
            <w:tcW w:w="1475" w:type="pct"/>
            <w:vAlign w:val="center"/>
          </w:tcPr>
          <w:p w14:paraId="3CA13491" w14:textId="77777777" w:rsidR="00E03759" w:rsidRDefault="00E03759">
            <w:pPr>
              <w:jc w:val="center"/>
              <w:rPr>
                <w:rFonts w:ascii="Arial" w:hAnsi="Arial" w:cs="Arial"/>
                <w:sz w:val="20"/>
              </w:rPr>
            </w:pPr>
            <w:r>
              <w:rPr>
                <w:rFonts w:ascii="Arial" w:hAnsi="Arial" w:cs="Arial"/>
                <w:sz w:val="20"/>
                <w:szCs w:val="20"/>
              </w:rPr>
              <w:t>[RF08]</w:t>
            </w:r>
          </w:p>
        </w:tc>
        <w:tc>
          <w:tcPr>
            <w:tcW w:w="352" w:type="pct"/>
            <w:vAlign w:val="center"/>
          </w:tcPr>
          <w:p w14:paraId="0F6A834F" w14:textId="77777777" w:rsidR="00E03759" w:rsidRDefault="00E03759">
            <w:pPr>
              <w:rPr>
                <w:rFonts w:ascii="Arial" w:hAnsi="Arial" w:cs="Arial"/>
                <w:sz w:val="20"/>
              </w:rPr>
            </w:pPr>
          </w:p>
        </w:tc>
        <w:tc>
          <w:tcPr>
            <w:tcW w:w="352" w:type="pct"/>
            <w:vAlign w:val="center"/>
          </w:tcPr>
          <w:p w14:paraId="043C2A78"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335FCFC" w14:textId="77777777" w:rsidR="00E03759" w:rsidRDefault="00E03759">
            <w:pPr>
              <w:rPr>
                <w:rFonts w:ascii="Arial" w:hAnsi="Arial" w:cs="Arial"/>
                <w:sz w:val="20"/>
              </w:rPr>
            </w:pPr>
          </w:p>
        </w:tc>
        <w:tc>
          <w:tcPr>
            <w:tcW w:w="352" w:type="pct"/>
            <w:vAlign w:val="center"/>
          </w:tcPr>
          <w:p w14:paraId="19371CA7" w14:textId="77777777" w:rsidR="00E03759" w:rsidRDefault="00E03759">
            <w:pPr>
              <w:rPr>
                <w:rFonts w:ascii="Arial" w:hAnsi="Arial" w:cs="Arial"/>
                <w:sz w:val="20"/>
              </w:rPr>
            </w:pPr>
          </w:p>
        </w:tc>
        <w:tc>
          <w:tcPr>
            <w:tcW w:w="352" w:type="pct"/>
            <w:vAlign w:val="center"/>
          </w:tcPr>
          <w:p w14:paraId="7252E29F" w14:textId="77777777" w:rsidR="00E03759" w:rsidRDefault="00E03759">
            <w:pPr>
              <w:rPr>
                <w:rFonts w:ascii="Arial" w:hAnsi="Arial" w:cs="Arial"/>
                <w:sz w:val="20"/>
              </w:rPr>
            </w:pPr>
          </w:p>
        </w:tc>
        <w:tc>
          <w:tcPr>
            <w:tcW w:w="352" w:type="pct"/>
            <w:vAlign w:val="center"/>
          </w:tcPr>
          <w:p w14:paraId="70CCD130" w14:textId="77777777" w:rsidR="00E03759" w:rsidRDefault="00E03759">
            <w:pPr>
              <w:rPr>
                <w:rFonts w:ascii="Arial" w:hAnsi="Arial" w:cs="Arial"/>
                <w:sz w:val="20"/>
              </w:rPr>
            </w:pPr>
          </w:p>
        </w:tc>
        <w:tc>
          <w:tcPr>
            <w:tcW w:w="352" w:type="pct"/>
            <w:vAlign w:val="center"/>
          </w:tcPr>
          <w:p w14:paraId="7C822023" w14:textId="77777777" w:rsidR="00E03759" w:rsidRDefault="00E03759">
            <w:pPr>
              <w:rPr>
                <w:rFonts w:ascii="Arial" w:hAnsi="Arial" w:cs="Arial"/>
                <w:sz w:val="20"/>
              </w:rPr>
            </w:pPr>
          </w:p>
        </w:tc>
        <w:tc>
          <w:tcPr>
            <w:tcW w:w="357" w:type="pct"/>
            <w:gridSpan w:val="2"/>
            <w:vAlign w:val="center"/>
          </w:tcPr>
          <w:p w14:paraId="2717C8BD" w14:textId="77777777" w:rsidR="00E03759" w:rsidRDefault="00E03759">
            <w:pPr>
              <w:rPr>
                <w:rFonts w:ascii="Arial" w:hAnsi="Arial" w:cs="Arial"/>
                <w:sz w:val="20"/>
              </w:rPr>
            </w:pPr>
          </w:p>
        </w:tc>
        <w:tc>
          <w:tcPr>
            <w:tcW w:w="352" w:type="pct"/>
          </w:tcPr>
          <w:p w14:paraId="727F42BC" w14:textId="77777777" w:rsidR="00E03759" w:rsidRDefault="00E03759">
            <w:pPr>
              <w:rPr>
                <w:rFonts w:ascii="Arial" w:hAnsi="Arial" w:cs="Arial"/>
                <w:sz w:val="20"/>
              </w:rPr>
            </w:pPr>
          </w:p>
        </w:tc>
        <w:tc>
          <w:tcPr>
            <w:tcW w:w="352" w:type="pct"/>
          </w:tcPr>
          <w:p w14:paraId="00DDA019" w14:textId="77777777" w:rsidR="00E03759" w:rsidRDefault="00E03759">
            <w:pPr>
              <w:rPr>
                <w:rFonts w:ascii="Arial" w:hAnsi="Arial" w:cs="Arial"/>
                <w:sz w:val="20"/>
              </w:rPr>
            </w:pPr>
          </w:p>
        </w:tc>
      </w:tr>
      <w:tr w:rsidR="00E03759" w14:paraId="59406F9D" w14:textId="51539ED8" w:rsidTr="00E03759">
        <w:trPr>
          <w:trHeight w:val="271"/>
          <w:jc w:val="center"/>
        </w:trPr>
        <w:tc>
          <w:tcPr>
            <w:tcW w:w="1475" w:type="pct"/>
            <w:vAlign w:val="center"/>
          </w:tcPr>
          <w:p w14:paraId="0E1382A0" w14:textId="77777777" w:rsidR="00E03759" w:rsidRDefault="00E03759">
            <w:pPr>
              <w:jc w:val="center"/>
              <w:rPr>
                <w:rFonts w:ascii="Arial" w:hAnsi="Arial" w:cs="Arial"/>
                <w:sz w:val="20"/>
              </w:rPr>
            </w:pPr>
            <w:r>
              <w:rPr>
                <w:rFonts w:ascii="Arial" w:hAnsi="Arial" w:cs="Arial"/>
                <w:sz w:val="20"/>
                <w:szCs w:val="20"/>
              </w:rPr>
              <w:t>[RF09]</w:t>
            </w:r>
          </w:p>
        </w:tc>
        <w:tc>
          <w:tcPr>
            <w:tcW w:w="352" w:type="pct"/>
            <w:vAlign w:val="center"/>
          </w:tcPr>
          <w:p w14:paraId="1D86DC10" w14:textId="77777777" w:rsidR="00E03759" w:rsidRDefault="00E03759">
            <w:pPr>
              <w:rPr>
                <w:rFonts w:ascii="Arial" w:hAnsi="Arial" w:cs="Arial"/>
                <w:sz w:val="20"/>
              </w:rPr>
            </w:pPr>
          </w:p>
        </w:tc>
        <w:tc>
          <w:tcPr>
            <w:tcW w:w="352" w:type="pct"/>
            <w:vAlign w:val="center"/>
          </w:tcPr>
          <w:p w14:paraId="59B52488" w14:textId="77777777" w:rsidR="00E03759" w:rsidRDefault="00E03759">
            <w:pPr>
              <w:rPr>
                <w:rFonts w:ascii="Arial" w:hAnsi="Arial" w:cs="Arial"/>
                <w:sz w:val="20"/>
              </w:rPr>
            </w:pPr>
          </w:p>
        </w:tc>
        <w:tc>
          <w:tcPr>
            <w:tcW w:w="352" w:type="pct"/>
            <w:vAlign w:val="center"/>
          </w:tcPr>
          <w:p w14:paraId="154763A1" w14:textId="77777777" w:rsidR="00E03759" w:rsidRDefault="00E03759">
            <w:pPr>
              <w:rPr>
                <w:rFonts w:ascii="Arial" w:hAnsi="Arial" w:cs="Arial"/>
                <w:sz w:val="20"/>
              </w:rPr>
            </w:pPr>
          </w:p>
        </w:tc>
        <w:tc>
          <w:tcPr>
            <w:tcW w:w="352" w:type="pct"/>
            <w:vAlign w:val="center"/>
          </w:tcPr>
          <w:p w14:paraId="6EC5D261" w14:textId="77777777" w:rsidR="00E03759" w:rsidRDefault="00E03759">
            <w:pPr>
              <w:rPr>
                <w:rFonts w:ascii="Arial" w:hAnsi="Arial" w:cs="Arial"/>
                <w:sz w:val="20"/>
              </w:rPr>
            </w:pPr>
          </w:p>
        </w:tc>
        <w:tc>
          <w:tcPr>
            <w:tcW w:w="352" w:type="pct"/>
            <w:vAlign w:val="center"/>
          </w:tcPr>
          <w:p w14:paraId="3624CA9A" w14:textId="77777777" w:rsidR="00E03759" w:rsidRDefault="00E03759">
            <w:pPr>
              <w:rPr>
                <w:rFonts w:ascii="Arial" w:hAnsi="Arial" w:cs="Arial"/>
                <w:sz w:val="20"/>
              </w:rPr>
            </w:pPr>
          </w:p>
        </w:tc>
        <w:tc>
          <w:tcPr>
            <w:tcW w:w="352" w:type="pct"/>
            <w:vAlign w:val="center"/>
          </w:tcPr>
          <w:p w14:paraId="3C7D370F" w14:textId="77777777" w:rsidR="00E03759" w:rsidRDefault="00E03759">
            <w:pPr>
              <w:rPr>
                <w:rFonts w:ascii="Arial" w:hAnsi="Arial" w:cs="Arial"/>
                <w:sz w:val="20"/>
              </w:rPr>
            </w:pPr>
          </w:p>
        </w:tc>
        <w:tc>
          <w:tcPr>
            <w:tcW w:w="352" w:type="pct"/>
            <w:vAlign w:val="center"/>
          </w:tcPr>
          <w:p w14:paraId="2AB60E5F" w14:textId="77777777" w:rsidR="00E03759" w:rsidRDefault="00E03759">
            <w:pPr>
              <w:jc w:val="center"/>
              <w:rPr>
                <w:rFonts w:ascii="Arial" w:hAnsi="Arial" w:cs="Arial"/>
                <w:sz w:val="20"/>
              </w:rPr>
            </w:pPr>
            <w:r>
              <w:rPr>
                <w:rFonts w:ascii="Arial" w:hAnsi="Arial" w:cs="Arial"/>
                <w:sz w:val="20"/>
              </w:rPr>
              <w:t>X</w:t>
            </w:r>
          </w:p>
        </w:tc>
        <w:tc>
          <w:tcPr>
            <w:tcW w:w="357" w:type="pct"/>
            <w:gridSpan w:val="2"/>
            <w:vAlign w:val="center"/>
          </w:tcPr>
          <w:p w14:paraId="255216C6" w14:textId="77777777" w:rsidR="00E03759" w:rsidRDefault="00E03759">
            <w:pPr>
              <w:rPr>
                <w:rFonts w:ascii="Arial" w:hAnsi="Arial" w:cs="Arial"/>
                <w:sz w:val="20"/>
              </w:rPr>
            </w:pPr>
          </w:p>
        </w:tc>
        <w:tc>
          <w:tcPr>
            <w:tcW w:w="352" w:type="pct"/>
          </w:tcPr>
          <w:p w14:paraId="2AB6BB94" w14:textId="77777777" w:rsidR="00E03759" w:rsidRDefault="00E03759">
            <w:pPr>
              <w:rPr>
                <w:rFonts w:ascii="Arial" w:hAnsi="Arial" w:cs="Arial"/>
                <w:sz w:val="20"/>
              </w:rPr>
            </w:pPr>
          </w:p>
        </w:tc>
        <w:tc>
          <w:tcPr>
            <w:tcW w:w="352" w:type="pct"/>
          </w:tcPr>
          <w:p w14:paraId="1001B46B" w14:textId="77777777" w:rsidR="00E03759" w:rsidRDefault="00E03759">
            <w:pPr>
              <w:rPr>
                <w:rFonts w:ascii="Arial" w:hAnsi="Arial" w:cs="Arial"/>
                <w:sz w:val="20"/>
              </w:rPr>
            </w:pPr>
          </w:p>
        </w:tc>
      </w:tr>
      <w:tr w:rsidR="00E03759" w14:paraId="1430CEFD" w14:textId="2C7313AF" w:rsidTr="00E03759">
        <w:trPr>
          <w:trHeight w:val="271"/>
          <w:jc w:val="center"/>
        </w:trPr>
        <w:tc>
          <w:tcPr>
            <w:tcW w:w="1475" w:type="pct"/>
            <w:vAlign w:val="center"/>
          </w:tcPr>
          <w:p w14:paraId="1806B108" w14:textId="77777777" w:rsidR="00E03759" w:rsidRDefault="00E03759">
            <w:pPr>
              <w:jc w:val="center"/>
              <w:rPr>
                <w:rFonts w:ascii="Arial" w:hAnsi="Arial" w:cs="Arial"/>
                <w:sz w:val="20"/>
              </w:rPr>
            </w:pPr>
            <w:r>
              <w:rPr>
                <w:rFonts w:ascii="Arial" w:hAnsi="Arial" w:cs="Arial"/>
                <w:sz w:val="20"/>
                <w:szCs w:val="20"/>
              </w:rPr>
              <w:t>[RF10]</w:t>
            </w:r>
          </w:p>
        </w:tc>
        <w:tc>
          <w:tcPr>
            <w:tcW w:w="352" w:type="pct"/>
            <w:vAlign w:val="center"/>
          </w:tcPr>
          <w:p w14:paraId="53C22EF6" w14:textId="77777777" w:rsidR="00E03759" w:rsidRDefault="00E03759">
            <w:pPr>
              <w:rPr>
                <w:rFonts w:ascii="Arial" w:hAnsi="Arial" w:cs="Arial"/>
                <w:sz w:val="20"/>
              </w:rPr>
            </w:pPr>
          </w:p>
        </w:tc>
        <w:tc>
          <w:tcPr>
            <w:tcW w:w="352" w:type="pct"/>
            <w:vAlign w:val="center"/>
          </w:tcPr>
          <w:p w14:paraId="5B906FE7" w14:textId="77777777" w:rsidR="00E03759" w:rsidRDefault="00E03759">
            <w:pPr>
              <w:rPr>
                <w:rFonts w:ascii="Arial" w:hAnsi="Arial" w:cs="Arial"/>
                <w:sz w:val="20"/>
              </w:rPr>
            </w:pPr>
          </w:p>
        </w:tc>
        <w:tc>
          <w:tcPr>
            <w:tcW w:w="352" w:type="pct"/>
            <w:vAlign w:val="center"/>
          </w:tcPr>
          <w:p w14:paraId="4F21D745" w14:textId="77777777" w:rsidR="00E03759" w:rsidRDefault="00E03759">
            <w:pPr>
              <w:rPr>
                <w:rFonts w:ascii="Arial" w:hAnsi="Arial" w:cs="Arial"/>
                <w:sz w:val="20"/>
              </w:rPr>
            </w:pPr>
          </w:p>
        </w:tc>
        <w:tc>
          <w:tcPr>
            <w:tcW w:w="352" w:type="pct"/>
            <w:vAlign w:val="center"/>
          </w:tcPr>
          <w:p w14:paraId="604C508D" w14:textId="77777777" w:rsidR="00E03759" w:rsidRDefault="00E03759">
            <w:pPr>
              <w:rPr>
                <w:rFonts w:ascii="Arial" w:hAnsi="Arial" w:cs="Arial"/>
                <w:sz w:val="20"/>
              </w:rPr>
            </w:pPr>
          </w:p>
        </w:tc>
        <w:tc>
          <w:tcPr>
            <w:tcW w:w="352" w:type="pct"/>
            <w:vAlign w:val="center"/>
          </w:tcPr>
          <w:p w14:paraId="6ABB0CEF" w14:textId="77777777" w:rsidR="00E03759" w:rsidRDefault="00E03759">
            <w:pPr>
              <w:rPr>
                <w:rFonts w:ascii="Arial" w:hAnsi="Arial" w:cs="Arial"/>
                <w:sz w:val="20"/>
              </w:rPr>
            </w:pPr>
          </w:p>
        </w:tc>
        <w:tc>
          <w:tcPr>
            <w:tcW w:w="352" w:type="pct"/>
            <w:vAlign w:val="center"/>
          </w:tcPr>
          <w:p w14:paraId="24EC1341" w14:textId="77777777" w:rsidR="00E03759" w:rsidRDefault="00E03759">
            <w:pPr>
              <w:rPr>
                <w:rFonts w:ascii="Arial" w:hAnsi="Arial" w:cs="Arial"/>
                <w:sz w:val="20"/>
              </w:rPr>
            </w:pPr>
          </w:p>
        </w:tc>
        <w:tc>
          <w:tcPr>
            <w:tcW w:w="352" w:type="pct"/>
            <w:vAlign w:val="center"/>
          </w:tcPr>
          <w:p w14:paraId="0FAB63B5" w14:textId="77777777" w:rsidR="00E03759" w:rsidRDefault="00E03759">
            <w:pPr>
              <w:jc w:val="center"/>
              <w:rPr>
                <w:rFonts w:ascii="Arial" w:hAnsi="Arial" w:cs="Arial"/>
                <w:sz w:val="20"/>
              </w:rPr>
            </w:pPr>
            <w:r>
              <w:rPr>
                <w:rFonts w:ascii="Arial" w:hAnsi="Arial" w:cs="Arial"/>
                <w:sz w:val="20"/>
              </w:rPr>
              <w:t>X</w:t>
            </w:r>
          </w:p>
        </w:tc>
        <w:tc>
          <w:tcPr>
            <w:tcW w:w="357" w:type="pct"/>
            <w:gridSpan w:val="2"/>
            <w:vAlign w:val="center"/>
          </w:tcPr>
          <w:p w14:paraId="3D1CC7FB" w14:textId="77777777" w:rsidR="00E03759" w:rsidRDefault="00E03759">
            <w:pPr>
              <w:rPr>
                <w:rFonts w:ascii="Arial" w:hAnsi="Arial" w:cs="Arial"/>
                <w:sz w:val="20"/>
              </w:rPr>
            </w:pPr>
          </w:p>
        </w:tc>
        <w:tc>
          <w:tcPr>
            <w:tcW w:w="352" w:type="pct"/>
          </w:tcPr>
          <w:p w14:paraId="1E16A503" w14:textId="77777777" w:rsidR="00E03759" w:rsidRDefault="00E03759">
            <w:pPr>
              <w:rPr>
                <w:rFonts w:ascii="Arial" w:hAnsi="Arial" w:cs="Arial"/>
                <w:sz w:val="20"/>
              </w:rPr>
            </w:pPr>
          </w:p>
        </w:tc>
        <w:tc>
          <w:tcPr>
            <w:tcW w:w="352" w:type="pct"/>
          </w:tcPr>
          <w:p w14:paraId="55C6FDDC" w14:textId="77777777" w:rsidR="00E03759" w:rsidRDefault="00E03759">
            <w:pPr>
              <w:rPr>
                <w:rFonts w:ascii="Arial" w:hAnsi="Arial" w:cs="Arial"/>
                <w:sz w:val="20"/>
              </w:rPr>
            </w:pPr>
          </w:p>
        </w:tc>
      </w:tr>
      <w:tr w:rsidR="00E03759" w14:paraId="6811B75C" w14:textId="4E05C03B" w:rsidTr="00E03759">
        <w:trPr>
          <w:trHeight w:val="271"/>
          <w:jc w:val="center"/>
        </w:trPr>
        <w:tc>
          <w:tcPr>
            <w:tcW w:w="1475" w:type="pct"/>
            <w:vAlign w:val="center"/>
          </w:tcPr>
          <w:p w14:paraId="2F817B7B" w14:textId="77777777" w:rsidR="00E03759" w:rsidRDefault="00E03759">
            <w:pPr>
              <w:jc w:val="center"/>
              <w:rPr>
                <w:rFonts w:ascii="Arial" w:hAnsi="Arial" w:cs="Arial"/>
                <w:sz w:val="20"/>
              </w:rPr>
            </w:pPr>
            <w:r>
              <w:rPr>
                <w:rFonts w:ascii="Arial" w:hAnsi="Arial" w:cs="Arial"/>
                <w:sz w:val="20"/>
                <w:szCs w:val="20"/>
              </w:rPr>
              <w:t>[RF11]</w:t>
            </w:r>
          </w:p>
        </w:tc>
        <w:tc>
          <w:tcPr>
            <w:tcW w:w="352" w:type="pct"/>
            <w:vAlign w:val="center"/>
          </w:tcPr>
          <w:p w14:paraId="156AE0AC" w14:textId="77777777" w:rsidR="00E03759" w:rsidRDefault="00E03759">
            <w:pPr>
              <w:rPr>
                <w:rFonts w:ascii="Arial" w:hAnsi="Arial" w:cs="Arial"/>
                <w:sz w:val="20"/>
              </w:rPr>
            </w:pPr>
          </w:p>
        </w:tc>
        <w:tc>
          <w:tcPr>
            <w:tcW w:w="352" w:type="pct"/>
            <w:vAlign w:val="center"/>
          </w:tcPr>
          <w:p w14:paraId="4039E8CC" w14:textId="77777777" w:rsidR="00E03759" w:rsidRDefault="00E03759">
            <w:pPr>
              <w:rPr>
                <w:rFonts w:ascii="Arial" w:hAnsi="Arial" w:cs="Arial"/>
                <w:sz w:val="20"/>
              </w:rPr>
            </w:pPr>
          </w:p>
        </w:tc>
        <w:tc>
          <w:tcPr>
            <w:tcW w:w="352" w:type="pct"/>
            <w:vAlign w:val="center"/>
          </w:tcPr>
          <w:p w14:paraId="08A4AA70"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302B3360" w14:textId="77777777" w:rsidR="00E03759" w:rsidRDefault="00E03759">
            <w:pPr>
              <w:rPr>
                <w:rFonts w:ascii="Arial" w:hAnsi="Arial" w:cs="Arial"/>
                <w:sz w:val="20"/>
              </w:rPr>
            </w:pPr>
          </w:p>
        </w:tc>
        <w:tc>
          <w:tcPr>
            <w:tcW w:w="352" w:type="pct"/>
            <w:vAlign w:val="center"/>
          </w:tcPr>
          <w:p w14:paraId="045EB58E" w14:textId="77777777" w:rsidR="00E03759" w:rsidRDefault="00E03759">
            <w:pPr>
              <w:rPr>
                <w:rFonts w:ascii="Arial" w:hAnsi="Arial" w:cs="Arial"/>
                <w:sz w:val="20"/>
              </w:rPr>
            </w:pPr>
          </w:p>
        </w:tc>
        <w:tc>
          <w:tcPr>
            <w:tcW w:w="352" w:type="pct"/>
            <w:vAlign w:val="center"/>
          </w:tcPr>
          <w:p w14:paraId="4067CD98" w14:textId="77777777" w:rsidR="00E03759" w:rsidRDefault="00E03759">
            <w:pPr>
              <w:rPr>
                <w:rFonts w:ascii="Arial" w:hAnsi="Arial" w:cs="Arial"/>
                <w:sz w:val="20"/>
              </w:rPr>
            </w:pPr>
          </w:p>
        </w:tc>
        <w:tc>
          <w:tcPr>
            <w:tcW w:w="352" w:type="pct"/>
            <w:vAlign w:val="center"/>
          </w:tcPr>
          <w:p w14:paraId="69472538" w14:textId="77777777" w:rsidR="00E03759" w:rsidRDefault="00E03759">
            <w:pPr>
              <w:rPr>
                <w:rFonts w:ascii="Arial" w:hAnsi="Arial" w:cs="Arial"/>
                <w:sz w:val="20"/>
              </w:rPr>
            </w:pPr>
          </w:p>
        </w:tc>
        <w:tc>
          <w:tcPr>
            <w:tcW w:w="357" w:type="pct"/>
            <w:gridSpan w:val="2"/>
            <w:vAlign w:val="center"/>
          </w:tcPr>
          <w:p w14:paraId="696BCFD9" w14:textId="77777777" w:rsidR="00E03759" w:rsidRDefault="00E03759">
            <w:pPr>
              <w:rPr>
                <w:rFonts w:ascii="Arial" w:hAnsi="Arial" w:cs="Arial"/>
                <w:sz w:val="20"/>
              </w:rPr>
            </w:pPr>
          </w:p>
        </w:tc>
        <w:tc>
          <w:tcPr>
            <w:tcW w:w="352" w:type="pct"/>
          </w:tcPr>
          <w:p w14:paraId="57ACAA40" w14:textId="77777777" w:rsidR="00E03759" w:rsidRDefault="00E03759">
            <w:pPr>
              <w:rPr>
                <w:rFonts w:ascii="Arial" w:hAnsi="Arial" w:cs="Arial"/>
                <w:sz w:val="20"/>
              </w:rPr>
            </w:pPr>
          </w:p>
        </w:tc>
        <w:tc>
          <w:tcPr>
            <w:tcW w:w="352" w:type="pct"/>
          </w:tcPr>
          <w:p w14:paraId="4DAC7312" w14:textId="77777777" w:rsidR="00E03759" w:rsidRDefault="00E03759">
            <w:pPr>
              <w:rPr>
                <w:rFonts w:ascii="Arial" w:hAnsi="Arial" w:cs="Arial"/>
                <w:sz w:val="20"/>
              </w:rPr>
            </w:pPr>
          </w:p>
        </w:tc>
      </w:tr>
      <w:tr w:rsidR="00E03759" w14:paraId="31223079" w14:textId="6BC758FF" w:rsidTr="00E03759">
        <w:trPr>
          <w:trHeight w:val="271"/>
          <w:jc w:val="center"/>
        </w:trPr>
        <w:tc>
          <w:tcPr>
            <w:tcW w:w="1475" w:type="pct"/>
            <w:vAlign w:val="center"/>
          </w:tcPr>
          <w:p w14:paraId="0AB4241C" w14:textId="77777777" w:rsidR="00E03759" w:rsidRDefault="00E03759">
            <w:pPr>
              <w:jc w:val="center"/>
              <w:rPr>
                <w:rFonts w:ascii="Arial" w:hAnsi="Arial" w:cs="Arial"/>
                <w:sz w:val="20"/>
              </w:rPr>
            </w:pPr>
            <w:r>
              <w:rPr>
                <w:rFonts w:ascii="Arial" w:hAnsi="Arial" w:cs="Arial"/>
                <w:sz w:val="20"/>
                <w:szCs w:val="20"/>
              </w:rPr>
              <w:t>[RF12]</w:t>
            </w:r>
          </w:p>
        </w:tc>
        <w:tc>
          <w:tcPr>
            <w:tcW w:w="352" w:type="pct"/>
            <w:vAlign w:val="center"/>
          </w:tcPr>
          <w:p w14:paraId="3BD9F7ED"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340909F4" w14:textId="77777777" w:rsidR="00E03759" w:rsidRDefault="00E03759">
            <w:pPr>
              <w:rPr>
                <w:rFonts w:ascii="Arial" w:hAnsi="Arial" w:cs="Arial"/>
                <w:sz w:val="20"/>
              </w:rPr>
            </w:pPr>
          </w:p>
        </w:tc>
        <w:tc>
          <w:tcPr>
            <w:tcW w:w="352" w:type="pct"/>
            <w:vAlign w:val="center"/>
          </w:tcPr>
          <w:p w14:paraId="59CF9AB9" w14:textId="77777777" w:rsidR="00E03759" w:rsidRDefault="00E03759">
            <w:pPr>
              <w:rPr>
                <w:rFonts w:ascii="Arial" w:hAnsi="Arial" w:cs="Arial"/>
                <w:sz w:val="20"/>
              </w:rPr>
            </w:pPr>
          </w:p>
        </w:tc>
        <w:tc>
          <w:tcPr>
            <w:tcW w:w="352" w:type="pct"/>
            <w:vAlign w:val="center"/>
          </w:tcPr>
          <w:p w14:paraId="0C6F972F" w14:textId="77777777" w:rsidR="00E03759" w:rsidRDefault="00E03759">
            <w:pPr>
              <w:rPr>
                <w:rFonts w:ascii="Arial" w:hAnsi="Arial" w:cs="Arial"/>
                <w:sz w:val="20"/>
              </w:rPr>
            </w:pPr>
          </w:p>
        </w:tc>
        <w:tc>
          <w:tcPr>
            <w:tcW w:w="352" w:type="pct"/>
            <w:vAlign w:val="center"/>
          </w:tcPr>
          <w:p w14:paraId="30078FBC" w14:textId="77777777" w:rsidR="00E03759" w:rsidRDefault="00E03759">
            <w:pPr>
              <w:rPr>
                <w:rFonts w:ascii="Arial" w:hAnsi="Arial" w:cs="Arial"/>
                <w:sz w:val="20"/>
              </w:rPr>
            </w:pPr>
          </w:p>
        </w:tc>
        <w:tc>
          <w:tcPr>
            <w:tcW w:w="352" w:type="pct"/>
            <w:vAlign w:val="center"/>
          </w:tcPr>
          <w:p w14:paraId="2D21F8D6" w14:textId="77777777" w:rsidR="00E03759" w:rsidRDefault="00E03759">
            <w:pPr>
              <w:rPr>
                <w:rFonts w:ascii="Arial" w:hAnsi="Arial" w:cs="Arial"/>
                <w:sz w:val="20"/>
              </w:rPr>
            </w:pPr>
          </w:p>
        </w:tc>
        <w:tc>
          <w:tcPr>
            <w:tcW w:w="352" w:type="pct"/>
            <w:vAlign w:val="center"/>
          </w:tcPr>
          <w:p w14:paraId="0B5405E8" w14:textId="77777777" w:rsidR="00E03759" w:rsidRDefault="00E03759">
            <w:pPr>
              <w:rPr>
                <w:rFonts w:ascii="Arial" w:hAnsi="Arial" w:cs="Arial"/>
                <w:sz w:val="20"/>
              </w:rPr>
            </w:pPr>
          </w:p>
        </w:tc>
        <w:tc>
          <w:tcPr>
            <w:tcW w:w="357" w:type="pct"/>
            <w:gridSpan w:val="2"/>
            <w:vAlign w:val="center"/>
          </w:tcPr>
          <w:p w14:paraId="317358CB" w14:textId="77777777" w:rsidR="00E03759" w:rsidRDefault="00E03759">
            <w:pPr>
              <w:rPr>
                <w:rFonts w:ascii="Arial" w:hAnsi="Arial" w:cs="Arial"/>
                <w:sz w:val="20"/>
              </w:rPr>
            </w:pPr>
          </w:p>
        </w:tc>
        <w:tc>
          <w:tcPr>
            <w:tcW w:w="352" w:type="pct"/>
          </w:tcPr>
          <w:p w14:paraId="6C05770D" w14:textId="77777777" w:rsidR="00E03759" w:rsidRDefault="00E03759">
            <w:pPr>
              <w:rPr>
                <w:rFonts w:ascii="Arial" w:hAnsi="Arial" w:cs="Arial"/>
                <w:sz w:val="20"/>
              </w:rPr>
            </w:pPr>
          </w:p>
        </w:tc>
        <w:tc>
          <w:tcPr>
            <w:tcW w:w="352" w:type="pct"/>
          </w:tcPr>
          <w:p w14:paraId="59AE1836" w14:textId="77777777" w:rsidR="00E03759" w:rsidRDefault="00E03759">
            <w:pPr>
              <w:rPr>
                <w:rFonts w:ascii="Arial" w:hAnsi="Arial" w:cs="Arial"/>
                <w:sz w:val="20"/>
              </w:rPr>
            </w:pPr>
          </w:p>
        </w:tc>
      </w:tr>
      <w:tr w:rsidR="00E03759" w14:paraId="09B87770" w14:textId="06E3A6EA" w:rsidTr="00E03759">
        <w:trPr>
          <w:trHeight w:val="271"/>
          <w:jc w:val="center"/>
        </w:trPr>
        <w:tc>
          <w:tcPr>
            <w:tcW w:w="1475" w:type="pct"/>
            <w:vAlign w:val="center"/>
          </w:tcPr>
          <w:p w14:paraId="07AA6BCD" w14:textId="77777777" w:rsidR="00E03759" w:rsidRDefault="00E03759">
            <w:pPr>
              <w:jc w:val="center"/>
              <w:rPr>
                <w:rFonts w:ascii="Arial" w:hAnsi="Arial" w:cs="Arial"/>
                <w:sz w:val="20"/>
              </w:rPr>
            </w:pPr>
            <w:r>
              <w:rPr>
                <w:rFonts w:ascii="Arial" w:hAnsi="Arial" w:cs="Arial"/>
                <w:sz w:val="20"/>
                <w:szCs w:val="20"/>
              </w:rPr>
              <w:t>[RF13]</w:t>
            </w:r>
          </w:p>
        </w:tc>
        <w:tc>
          <w:tcPr>
            <w:tcW w:w="352" w:type="pct"/>
            <w:vAlign w:val="center"/>
          </w:tcPr>
          <w:p w14:paraId="2FF642C8"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56CCC0C" w14:textId="77777777" w:rsidR="00E03759" w:rsidRDefault="00E03759">
            <w:pPr>
              <w:rPr>
                <w:rFonts w:ascii="Arial" w:hAnsi="Arial" w:cs="Arial"/>
                <w:sz w:val="20"/>
              </w:rPr>
            </w:pPr>
          </w:p>
        </w:tc>
        <w:tc>
          <w:tcPr>
            <w:tcW w:w="352" w:type="pct"/>
            <w:vAlign w:val="center"/>
          </w:tcPr>
          <w:p w14:paraId="09DCB697" w14:textId="77777777" w:rsidR="00E03759" w:rsidRDefault="00E03759">
            <w:pPr>
              <w:rPr>
                <w:rFonts w:ascii="Arial" w:hAnsi="Arial" w:cs="Arial"/>
                <w:sz w:val="20"/>
              </w:rPr>
            </w:pPr>
          </w:p>
        </w:tc>
        <w:tc>
          <w:tcPr>
            <w:tcW w:w="352" w:type="pct"/>
            <w:vAlign w:val="center"/>
          </w:tcPr>
          <w:p w14:paraId="7355643E" w14:textId="77777777" w:rsidR="00E03759" w:rsidRDefault="00E03759">
            <w:pPr>
              <w:rPr>
                <w:rFonts w:ascii="Arial" w:hAnsi="Arial" w:cs="Arial"/>
                <w:sz w:val="20"/>
              </w:rPr>
            </w:pPr>
          </w:p>
        </w:tc>
        <w:tc>
          <w:tcPr>
            <w:tcW w:w="352" w:type="pct"/>
            <w:vAlign w:val="center"/>
          </w:tcPr>
          <w:p w14:paraId="2DF390DE" w14:textId="77777777" w:rsidR="00E03759" w:rsidRDefault="00E03759">
            <w:pPr>
              <w:rPr>
                <w:rFonts w:ascii="Arial" w:hAnsi="Arial" w:cs="Arial"/>
                <w:sz w:val="20"/>
              </w:rPr>
            </w:pPr>
          </w:p>
        </w:tc>
        <w:tc>
          <w:tcPr>
            <w:tcW w:w="352" w:type="pct"/>
            <w:vAlign w:val="center"/>
          </w:tcPr>
          <w:p w14:paraId="74094F50" w14:textId="77777777" w:rsidR="00E03759" w:rsidRDefault="00E03759">
            <w:pPr>
              <w:rPr>
                <w:rFonts w:ascii="Arial" w:hAnsi="Arial" w:cs="Arial"/>
                <w:sz w:val="20"/>
              </w:rPr>
            </w:pPr>
          </w:p>
        </w:tc>
        <w:tc>
          <w:tcPr>
            <w:tcW w:w="352" w:type="pct"/>
            <w:vAlign w:val="center"/>
          </w:tcPr>
          <w:p w14:paraId="2434B8E2" w14:textId="77777777" w:rsidR="00E03759" w:rsidRDefault="00E03759">
            <w:pPr>
              <w:rPr>
                <w:rFonts w:ascii="Arial" w:hAnsi="Arial" w:cs="Arial"/>
                <w:sz w:val="20"/>
              </w:rPr>
            </w:pPr>
          </w:p>
        </w:tc>
        <w:tc>
          <w:tcPr>
            <w:tcW w:w="357" w:type="pct"/>
            <w:gridSpan w:val="2"/>
            <w:vAlign w:val="center"/>
          </w:tcPr>
          <w:p w14:paraId="15A583A8" w14:textId="77777777" w:rsidR="00E03759" w:rsidRDefault="00E03759">
            <w:pPr>
              <w:rPr>
                <w:rFonts w:ascii="Arial" w:hAnsi="Arial" w:cs="Arial"/>
                <w:sz w:val="20"/>
              </w:rPr>
            </w:pPr>
          </w:p>
        </w:tc>
        <w:tc>
          <w:tcPr>
            <w:tcW w:w="352" w:type="pct"/>
          </w:tcPr>
          <w:p w14:paraId="49901031" w14:textId="77777777" w:rsidR="00E03759" w:rsidRDefault="00E03759">
            <w:pPr>
              <w:rPr>
                <w:rFonts w:ascii="Arial" w:hAnsi="Arial" w:cs="Arial"/>
                <w:sz w:val="20"/>
              </w:rPr>
            </w:pPr>
          </w:p>
        </w:tc>
        <w:tc>
          <w:tcPr>
            <w:tcW w:w="352" w:type="pct"/>
          </w:tcPr>
          <w:p w14:paraId="66870392" w14:textId="77777777" w:rsidR="00E03759" w:rsidRDefault="00E03759">
            <w:pPr>
              <w:rPr>
                <w:rFonts w:ascii="Arial" w:hAnsi="Arial" w:cs="Arial"/>
                <w:sz w:val="20"/>
              </w:rPr>
            </w:pPr>
          </w:p>
        </w:tc>
      </w:tr>
      <w:tr w:rsidR="00E03759" w14:paraId="29CE1C4F" w14:textId="64A0EA74" w:rsidTr="00E03759">
        <w:trPr>
          <w:trHeight w:val="271"/>
          <w:jc w:val="center"/>
        </w:trPr>
        <w:tc>
          <w:tcPr>
            <w:tcW w:w="1475" w:type="pct"/>
            <w:vAlign w:val="center"/>
          </w:tcPr>
          <w:p w14:paraId="04CAA808" w14:textId="77777777" w:rsidR="00E03759" w:rsidRDefault="00E03759">
            <w:pPr>
              <w:jc w:val="center"/>
              <w:rPr>
                <w:rFonts w:ascii="Arial" w:hAnsi="Arial" w:cs="Arial"/>
                <w:sz w:val="20"/>
              </w:rPr>
            </w:pPr>
            <w:r>
              <w:rPr>
                <w:rFonts w:ascii="Arial" w:hAnsi="Arial" w:cs="Arial"/>
                <w:sz w:val="20"/>
                <w:szCs w:val="20"/>
              </w:rPr>
              <w:t>[RF14]</w:t>
            </w:r>
          </w:p>
        </w:tc>
        <w:tc>
          <w:tcPr>
            <w:tcW w:w="352" w:type="pct"/>
            <w:vAlign w:val="center"/>
          </w:tcPr>
          <w:p w14:paraId="6D9CF20D"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38FED0F0" w14:textId="77777777" w:rsidR="00E03759" w:rsidRDefault="00E03759">
            <w:pPr>
              <w:rPr>
                <w:rFonts w:ascii="Arial" w:hAnsi="Arial" w:cs="Arial"/>
                <w:sz w:val="20"/>
              </w:rPr>
            </w:pPr>
          </w:p>
        </w:tc>
        <w:tc>
          <w:tcPr>
            <w:tcW w:w="352" w:type="pct"/>
            <w:vAlign w:val="center"/>
          </w:tcPr>
          <w:p w14:paraId="22A2568A" w14:textId="77777777" w:rsidR="00E03759" w:rsidRDefault="00E03759">
            <w:pPr>
              <w:rPr>
                <w:rFonts w:ascii="Arial" w:hAnsi="Arial" w:cs="Arial"/>
                <w:sz w:val="20"/>
              </w:rPr>
            </w:pPr>
          </w:p>
        </w:tc>
        <w:tc>
          <w:tcPr>
            <w:tcW w:w="352" w:type="pct"/>
            <w:vAlign w:val="center"/>
          </w:tcPr>
          <w:p w14:paraId="48DEAD52" w14:textId="77777777" w:rsidR="00E03759" w:rsidRDefault="00E03759">
            <w:pPr>
              <w:rPr>
                <w:rFonts w:ascii="Arial" w:hAnsi="Arial" w:cs="Arial"/>
                <w:sz w:val="20"/>
              </w:rPr>
            </w:pPr>
          </w:p>
        </w:tc>
        <w:tc>
          <w:tcPr>
            <w:tcW w:w="352" w:type="pct"/>
            <w:vAlign w:val="center"/>
          </w:tcPr>
          <w:p w14:paraId="21ABFDAE" w14:textId="77777777" w:rsidR="00E03759" w:rsidRDefault="00E03759">
            <w:pPr>
              <w:rPr>
                <w:rFonts w:ascii="Arial" w:hAnsi="Arial" w:cs="Arial"/>
                <w:sz w:val="20"/>
              </w:rPr>
            </w:pPr>
          </w:p>
        </w:tc>
        <w:tc>
          <w:tcPr>
            <w:tcW w:w="352" w:type="pct"/>
            <w:vAlign w:val="center"/>
          </w:tcPr>
          <w:p w14:paraId="5E2FBC59" w14:textId="77777777" w:rsidR="00E03759" w:rsidRDefault="00E03759">
            <w:pPr>
              <w:rPr>
                <w:rFonts w:ascii="Arial" w:hAnsi="Arial" w:cs="Arial"/>
                <w:sz w:val="20"/>
              </w:rPr>
            </w:pPr>
          </w:p>
        </w:tc>
        <w:tc>
          <w:tcPr>
            <w:tcW w:w="352" w:type="pct"/>
            <w:vAlign w:val="center"/>
          </w:tcPr>
          <w:p w14:paraId="68598EC0" w14:textId="77777777" w:rsidR="00E03759" w:rsidRDefault="00E03759">
            <w:pPr>
              <w:rPr>
                <w:rFonts w:ascii="Arial" w:hAnsi="Arial" w:cs="Arial"/>
                <w:sz w:val="20"/>
              </w:rPr>
            </w:pPr>
          </w:p>
        </w:tc>
        <w:tc>
          <w:tcPr>
            <w:tcW w:w="357" w:type="pct"/>
            <w:gridSpan w:val="2"/>
            <w:vAlign w:val="center"/>
          </w:tcPr>
          <w:p w14:paraId="4EC65595" w14:textId="77777777" w:rsidR="00E03759" w:rsidRDefault="00E03759">
            <w:pPr>
              <w:rPr>
                <w:rFonts w:ascii="Arial" w:hAnsi="Arial" w:cs="Arial"/>
                <w:sz w:val="20"/>
              </w:rPr>
            </w:pPr>
          </w:p>
        </w:tc>
        <w:tc>
          <w:tcPr>
            <w:tcW w:w="352" w:type="pct"/>
          </w:tcPr>
          <w:p w14:paraId="7FA7D6FF" w14:textId="77777777" w:rsidR="00E03759" w:rsidRDefault="00E03759">
            <w:pPr>
              <w:rPr>
                <w:rFonts w:ascii="Arial" w:hAnsi="Arial" w:cs="Arial"/>
                <w:sz w:val="20"/>
              </w:rPr>
            </w:pPr>
          </w:p>
        </w:tc>
        <w:tc>
          <w:tcPr>
            <w:tcW w:w="352" w:type="pct"/>
          </w:tcPr>
          <w:p w14:paraId="0C4F4BFF" w14:textId="77777777" w:rsidR="00E03759" w:rsidRDefault="00E03759">
            <w:pPr>
              <w:rPr>
                <w:rFonts w:ascii="Arial" w:hAnsi="Arial" w:cs="Arial"/>
                <w:sz w:val="20"/>
              </w:rPr>
            </w:pPr>
          </w:p>
        </w:tc>
      </w:tr>
      <w:tr w:rsidR="00E03759" w14:paraId="7D7A39F4" w14:textId="59231FAC" w:rsidTr="00E03759">
        <w:trPr>
          <w:trHeight w:val="271"/>
          <w:jc w:val="center"/>
        </w:trPr>
        <w:tc>
          <w:tcPr>
            <w:tcW w:w="1475" w:type="pct"/>
            <w:vAlign w:val="center"/>
          </w:tcPr>
          <w:p w14:paraId="6320BABE" w14:textId="77777777" w:rsidR="00E03759" w:rsidRDefault="00E03759">
            <w:pPr>
              <w:jc w:val="center"/>
              <w:rPr>
                <w:rFonts w:ascii="Arial" w:hAnsi="Arial" w:cs="Arial"/>
                <w:sz w:val="20"/>
              </w:rPr>
            </w:pPr>
            <w:r>
              <w:rPr>
                <w:rFonts w:ascii="Arial" w:hAnsi="Arial" w:cs="Arial"/>
                <w:sz w:val="20"/>
                <w:szCs w:val="20"/>
              </w:rPr>
              <w:t>[RF15]</w:t>
            </w:r>
          </w:p>
        </w:tc>
        <w:tc>
          <w:tcPr>
            <w:tcW w:w="352" w:type="pct"/>
            <w:vAlign w:val="center"/>
          </w:tcPr>
          <w:p w14:paraId="79A90621" w14:textId="77777777" w:rsidR="00E03759" w:rsidRDefault="00E03759">
            <w:pPr>
              <w:rPr>
                <w:rFonts w:ascii="Arial" w:hAnsi="Arial" w:cs="Arial"/>
                <w:sz w:val="20"/>
              </w:rPr>
            </w:pPr>
          </w:p>
        </w:tc>
        <w:tc>
          <w:tcPr>
            <w:tcW w:w="352" w:type="pct"/>
            <w:vAlign w:val="center"/>
          </w:tcPr>
          <w:p w14:paraId="645D0A89" w14:textId="77777777" w:rsidR="00E03759" w:rsidRDefault="00E03759">
            <w:pPr>
              <w:rPr>
                <w:rFonts w:ascii="Arial" w:hAnsi="Arial" w:cs="Arial"/>
                <w:sz w:val="20"/>
              </w:rPr>
            </w:pPr>
          </w:p>
        </w:tc>
        <w:tc>
          <w:tcPr>
            <w:tcW w:w="352" w:type="pct"/>
            <w:vAlign w:val="center"/>
          </w:tcPr>
          <w:p w14:paraId="606A0EFF" w14:textId="77777777" w:rsidR="00E03759" w:rsidRDefault="00E03759">
            <w:pPr>
              <w:rPr>
                <w:rFonts w:ascii="Arial" w:hAnsi="Arial" w:cs="Arial"/>
                <w:sz w:val="20"/>
              </w:rPr>
            </w:pPr>
          </w:p>
        </w:tc>
        <w:tc>
          <w:tcPr>
            <w:tcW w:w="352" w:type="pct"/>
            <w:vAlign w:val="center"/>
          </w:tcPr>
          <w:p w14:paraId="5FCE35AF" w14:textId="77777777" w:rsidR="00E03759" w:rsidRDefault="00E03759">
            <w:pPr>
              <w:rPr>
                <w:rFonts w:ascii="Arial" w:hAnsi="Arial" w:cs="Arial"/>
                <w:sz w:val="20"/>
              </w:rPr>
            </w:pPr>
          </w:p>
        </w:tc>
        <w:tc>
          <w:tcPr>
            <w:tcW w:w="352" w:type="pct"/>
            <w:vAlign w:val="center"/>
          </w:tcPr>
          <w:p w14:paraId="04EE6DBE" w14:textId="77777777" w:rsidR="00E03759" w:rsidRDefault="00E03759">
            <w:pPr>
              <w:rPr>
                <w:rFonts w:ascii="Arial" w:hAnsi="Arial" w:cs="Arial"/>
                <w:sz w:val="20"/>
              </w:rPr>
            </w:pPr>
          </w:p>
        </w:tc>
        <w:tc>
          <w:tcPr>
            <w:tcW w:w="352" w:type="pct"/>
            <w:vAlign w:val="center"/>
          </w:tcPr>
          <w:p w14:paraId="49F4CC78" w14:textId="77777777" w:rsidR="00E03759" w:rsidRDefault="00E03759">
            <w:pPr>
              <w:rPr>
                <w:rFonts w:ascii="Arial" w:hAnsi="Arial" w:cs="Arial"/>
                <w:sz w:val="20"/>
              </w:rPr>
            </w:pPr>
          </w:p>
        </w:tc>
        <w:tc>
          <w:tcPr>
            <w:tcW w:w="352" w:type="pct"/>
            <w:vAlign w:val="center"/>
          </w:tcPr>
          <w:p w14:paraId="4F54E525" w14:textId="77777777" w:rsidR="00E03759" w:rsidRDefault="00E03759">
            <w:pPr>
              <w:rPr>
                <w:rFonts w:ascii="Arial" w:hAnsi="Arial" w:cs="Arial"/>
                <w:sz w:val="20"/>
              </w:rPr>
            </w:pPr>
          </w:p>
        </w:tc>
        <w:tc>
          <w:tcPr>
            <w:tcW w:w="357" w:type="pct"/>
            <w:gridSpan w:val="2"/>
            <w:vAlign w:val="center"/>
          </w:tcPr>
          <w:p w14:paraId="06E79636" w14:textId="77777777" w:rsidR="00E03759" w:rsidRDefault="00E03759">
            <w:pPr>
              <w:jc w:val="center"/>
              <w:rPr>
                <w:rFonts w:ascii="Arial" w:hAnsi="Arial" w:cs="Arial"/>
                <w:sz w:val="20"/>
              </w:rPr>
            </w:pPr>
            <w:r>
              <w:rPr>
                <w:rFonts w:ascii="Arial" w:hAnsi="Arial" w:cs="Arial"/>
                <w:sz w:val="20"/>
              </w:rPr>
              <w:t>X</w:t>
            </w:r>
          </w:p>
        </w:tc>
        <w:tc>
          <w:tcPr>
            <w:tcW w:w="352" w:type="pct"/>
          </w:tcPr>
          <w:p w14:paraId="6282A571" w14:textId="77777777" w:rsidR="00E03759" w:rsidRDefault="00E03759">
            <w:pPr>
              <w:jc w:val="center"/>
              <w:rPr>
                <w:rFonts w:ascii="Arial" w:hAnsi="Arial" w:cs="Arial"/>
                <w:sz w:val="20"/>
              </w:rPr>
            </w:pPr>
          </w:p>
        </w:tc>
        <w:tc>
          <w:tcPr>
            <w:tcW w:w="352" w:type="pct"/>
          </w:tcPr>
          <w:p w14:paraId="3382DF81" w14:textId="77777777" w:rsidR="00E03759" w:rsidRDefault="00E03759">
            <w:pPr>
              <w:jc w:val="center"/>
              <w:rPr>
                <w:rFonts w:ascii="Arial" w:hAnsi="Arial" w:cs="Arial"/>
                <w:sz w:val="20"/>
              </w:rPr>
            </w:pPr>
          </w:p>
        </w:tc>
      </w:tr>
      <w:tr w:rsidR="00E03759" w14:paraId="0A3522A5" w14:textId="3EC51F6C" w:rsidTr="00E03759">
        <w:trPr>
          <w:trHeight w:val="271"/>
          <w:jc w:val="center"/>
        </w:trPr>
        <w:tc>
          <w:tcPr>
            <w:tcW w:w="1475" w:type="pct"/>
            <w:vAlign w:val="center"/>
          </w:tcPr>
          <w:p w14:paraId="550E4983" w14:textId="77777777" w:rsidR="00E03759" w:rsidRDefault="00E03759">
            <w:pPr>
              <w:jc w:val="center"/>
              <w:rPr>
                <w:rFonts w:ascii="Arial" w:hAnsi="Arial" w:cs="Arial"/>
                <w:sz w:val="20"/>
              </w:rPr>
            </w:pPr>
            <w:r>
              <w:rPr>
                <w:rFonts w:ascii="Arial" w:hAnsi="Arial" w:cs="Arial"/>
                <w:sz w:val="20"/>
                <w:szCs w:val="20"/>
              </w:rPr>
              <w:t>[RF16]</w:t>
            </w:r>
          </w:p>
        </w:tc>
        <w:tc>
          <w:tcPr>
            <w:tcW w:w="352" w:type="pct"/>
            <w:vAlign w:val="center"/>
          </w:tcPr>
          <w:p w14:paraId="20271ACE" w14:textId="77777777" w:rsidR="00E03759" w:rsidRDefault="00E03759">
            <w:pPr>
              <w:rPr>
                <w:rFonts w:ascii="Arial" w:hAnsi="Arial" w:cs="Arial"/>
                <w:sz w:val="20"/>
              </w:rPr>
            </w:pPr>
          </w:p>
        </w:tc>
        <w:tc>
          <w:tcPr>
            <w:tcW w:w="352" w:type="pct"/>
            <w:vAlign w:val="center"/>
          </w:tcPr>
          <w:p w14:paraId="173C201D" w14:textId="77777777" w:rsidR="00E03759" w:rsidRDefault="00E03759">
            <w:pPr>
              <w:rPr>
                <w:rFonts w:ascii="Arial" w:hAnsi="Arial" w:cs="Arial"/>
                <w:sz w:val="20"/>
              </w:rPr>
            </w:pPr>
          </w:p>
        </w:tc>
        <w:tc>
          <w:tcPr>
            <w:tcW w:w="352" w:type="pct"/>
            <w:vAlign w:val="center"/>
          </w:tcPr>
          <w:p w14:paraId="78A8B2C0" w14:textId="77777777" w:rsidR="00E03759" w:rsidRDefault="00E03759">
            <w:pPr>
              <w:rPr>
                <w:rFonts w:ascii="Arial" w:hAnsi="Arial" w:cs="Arial"/>
                <w:sz w:val="20"/>
              </w:rPr>
            </w:pPr>
          </w:p>
        </w:tc>
        <w:tc>
          <w:tcPr>
            <w:tcW w:w="352" w:type="pct"/>
            <w:vAlign w:val="center"/>
          </w:tcPr>
          <w:p w14:paraId="7ADE751E" w14:textId="77777777" w:rsidR="00E03759" w:rsidRDefault="00E03759">
            <w:pPr>
              <w:rPr>
                <w:rFonts w:ascii="Arial" w:hAnsi="Arial" w:cs="Arial"/>
                <w:sz w:val="20"/>
              </w:rPr>
            </w:pPr>
          </w:p>
        </w:tc>
        <w:tc>
          <w:tcPr>
            <w:tcW w:w="352" w:type="pct"/>
            <w:vAlign w:val="center"/>
          </w:tcPr>
          <w:p w14:paraId="43400C64" w14:textId="77777777" w:rsidR="00E03759" w:rsidRDefault="00E03759">
            <w:pPr>
              <w:jc w:val="center"/>
              <w:rPr>
                <w:rFonts w:ascii="Arial" w:hAnsi="Arial" w:cs="Arial"/>
                <w:sz w:val="20"/>
              </w:rPr>
            </w:pPr>
          </w:p>
        </w:tc>
        <w:tc>
          <w:tcPr>
            <w:tcW w:w="352" w:type="pct"/>
            <w:vAlign w:val="center"/>
          </w:tcPr>
          <w:p w14:paraId="0B2821FC" w14:textId="77777777" w:rsidR="00E03759" w:rsidRDefault="00E03759">
            <w:pPr>
              <w:rPr>
                <w:rFonts w:ascii="Arial" w:hAnsi="Arial" w:cs="Arial"/>
                <w:sz w:val="20"/>
              </w:rPr>
            </w:pPr>
          </w:p>
        </w:tc>
        <w:tc>
          <w:tcPr>
            <w:tcW w:w="352" w:type="pct"/>
            <w:vAlign w:val="center"/>
          </w:tcPr>
          <w:p w14:paraId="1DAC893B" w14:textId="77777777" w:rsidR="00E03759" w:rsidRDefault="00E03759">
            <w:pPr>
              <w:rPr>
                <w:rFonts w:ascii="Arial" w:hAnsi="Arial" w:cs="Arial"/>
                <w:sz w:val="20"/>
              </w:rPr>
            </w:pPr>
          </w:p>
        </w:tc>
        <w:tc>
          <w:tcPr>
            <w:tcW w:w="357" w:type="pct"/>
            <w:gridSpan w:val="2"/>
            <w:vAlign w:val="center"/>
          </w:tcPr>
          <w:p w14:paraId="7F195740" w14:textId="77777777" w:rsidR="00E03759" w:rsidRDefault="00E03759">
            <w:pPr>
              <w:jc w:val="center"/>
              <w:rPr>
                <w:rFonts w:ascii="Arial" w:hAnsi="Arial" w:cs="Arial"/>
                <w:sz w:val="20"/>
              </w:rPr>
            </w:pPr>
            <w:r>
              <w:rPr>
                <w:rFonts w:ascii="Arial" w:hAnsi="Arial" w:cs="Arial"/>
                <w:sz w:val="20"/>
              </w:rPr>
              <w:t>X</w:t>
            </w:r>
          </w:p>
        </w:tc>
        <w:tc>
          <w:tcPr>
            <w:tcW w:w="352" w:type="pct"/>
          </w:tcPr>
          <w:p w14:paraId="4BCCA6B1" w14:textId="77777777" w:rsidR="00E03759" w:rsidRDefault="00E03759">
            <w:pPr>
              <w:jc w:val="center"/>
              <w:rPr>
                <w:rFonts w:ascii="Arial" w:hAnsi="Arial" w:cs="Arial"/>
                <w:sz w:val="20"/>
              </w:rPr>
            </w:pPr>
          </w:p>
        </w:tc>
        <w:tc>
          <w:tcPr>
            <w:tcW w:w="352" w:type="pct"/>
          </w:tcPr>
          <w:p w14:paraId="2B53379F" w14:textId="77777777" w:rsidR="00E03759" w:rsidRDefault="00E03759">
            <w:pPr>
              <w:jc w:val="center"/>
              <w:rPr>
                <w:rFonts w:ascii="Arial" w:hAnsi="Arial" w:cs="Arial"/>
                <w:sz w:val="20"/>
              </w:rPr>
            </w:pPr>
          </w:p>
        </w:tc>
      </w:tr>
      <w:tr w:rsidR="00E03759" w14:paraId="237F5C87" w14:textId="328989E2" w:rsidTr="00E03759">
        <w:trPr>
          <w:trHeight w:val="271"/>
          <w:jc w:val="center"/>
        </w:trPr>
        <w:tc>
          <w:tcPr>
            <w:tcW w:w="1475" w:type="pct"/>
            <w:vAlign w:val="center"/>
          </w:tcPr>
          <w:p w14:paraId="337ED91A" w14:textId="77777777" w:rsidR="00E03759" w:rsidRDefault="00E03759">
            <w:pPr>
              <w:jc w:val="center"/>
              <w:rPr>
                <w:rFonts w:ascii="Arial" w:hAnsi="Arial" w:cs="Arial"/>
                <w:sz w:val="20"/>
              </w:rPr>
            </w:pPr>
            <w:r>
              <w:rPr>
                <w:rFonts w:ascii="Arial" w:hAnsi="Arial" w:cs="Arial"/>
                <w:sz w:val="20"/>
                <w:szCs w:val="20"/>
              </w:rPr>
              <w:t>[RF17]</w:t>
            </w:r>
          </w:p>
        </w:tc>
        <w:tc>
          <w:tcPr>
            <w:tcW w:w="352" w:type="pct"/>
            <w:vAlign w:val="center"/>
          </w:tcPr>
          <w:p w14:paraId="245B8706" w14:textId="77777777" w:rsidR="00E03759" w:rsidRDefault="00E03759">
            <w:pPr>
              <w:rPr>
                <w:rFonts w:ascii="Arial" w:hAnsi="Arial" w:cs="Arial"/>
                <w:sz w:val="20"/>
              </w:rPr>
            </w:pPr>
          </w:p>
        </w:tc>
        <w:tc>
          <w:tcPr>
            <w:tcW w:w="352" w:type="pct"/>
            <w:vAlign w:val="center"/>
          </w:tcPr>
          <w:p w14:paraId="6657BD14" w14:textId="77777777" w:rsidR="00E03759" w:rsidRDefault="00E03759">
            <w:pPr>
              <w:rPr>
                <w:rFonts w:ascii="Arial" w:hAnsi="Arial" w:cs="Arial"/>
                <w:sz w:val="20"/>
              </w:rPr>
            </w:pPr>
          </w:p>
        </w:tc>
        <w:tc>
          <w:tcPr>
            <w:tcW w:w="352" w:type="pct"/>
            <w:vAlign w:val="center"/>
          </w:tcPr>
          <w:p w14:paraId="4EFDA88B" w14:textId="77777777" w:rsidR="00E03759" w:rsidRDefault="00E03759">
            <w:pPr>
              <w:rPr>
                <w:rFonts w:ascii="Arial" w:hAnsi="Arial" w:cs="Arial"/>
                <w:sz w:val="20"/>
              </w:rPr>
            </w:pPr>
          </w:p>
        </w:tc>
        <w:tc>
          <w:tcPr>
            <w:tcW w:w="352" w:type="pct"/>
            <w:vAlign w:val="center"/>
          </w:tcPr>
          <w:p w14:paraId="7437B522" w14:textId="77777777" w:rsidR="00E03759" w:rsidRDefault="00E03759">
            <w:pPr>
              <w:rPr>
                <w:rFonts w:ascii="Arial" w:hAnsi="Arial" w:cs="Arial"/>
                <w:sz w:val="20"/>
              </w:rPr>
            </w:pPr>
          </w:p>
        </w:tc>
        <w:tc>
          <w:tcPr>
            <w:tcW w:w="352" w:type="pct"/>
            <w:vAlign w:val="center"/>
          </w:tcPr>
          <w:p w14:paraId="182CD4FC" w14:textId="77777777" w:rsidR="00E03759" w:rsidRDefault="00E03759">
            <w:pPr>
              <w:jc w:val="center"/>
              <w:rPr>
                <w:rFonts w:ascii="Arial" w:hAnsi="Arial" w:cs="Arial"/>
                <w:sz w:val="20"/>
              </w:rPr>
            </w:pPr>
          </w:p>
        </w:tc>
        <w:tc>
          <w:tcPr>
            <w:tcW w:w="352" w:type="pct"/>
            <w:vAlign w:val="center"/>
          </w:tcPr>
          <w:p w14:paraId="0AF3964D" w14:textId="77777777" w:rsidR="00E03759" w:rsidRDefault="00E03759">
            <w:pPr>
              <w:rPr>
                <w:rFonts w:ascii="Arial" w:hAnsi="Arial" w:cs="Arial"/>
                <w:sz w:val="20"/>
              </w:rPr>
            </w:pPr>
          </w:p>
        </w:tc>
        <w:tc>
          <w:tcPr>
            <w:tcW w:w="352" w:type="pct"/>
            <w:vAlign w:val="center"/>
          </w:tcPr>
          <w:p w14:paraId="3DD9B7C7" w14:textId="77777777" w:rsidR="00E03759" w:rsidRDefault="00E03759">
            <w:pPr>
              <w:rPr>
                <w:rFonts w:ascii="Arial" w:hAnsi="Arial" w:cs="Arial"/>
                <w:sz w:val="20"/>
              </w:rPr>
            </w:pPr>
          </w:p>
        </w:tc>
        <w:tc>
          <w:tcPr>
            <w:tcW w:w="357" w:type="pct"/>
            <w:gridSpan w:val="2"/>
            <w:vAlign w:val="center"/>
          </w:tcPr>
          <w:p w14:paraId="646C22C9" w14:textId="77777777" w:rsidR="00E03759" w:rsidRDefault="00E03759">
            <w:pPr>
              <w:jc w:val="center"/>
              <w:rPr>
                <w:rFonts w:ascii="Arial" w:hAnsi="Arial" w:cs="Arial"/>
                <w:sz w:val="20"/>
              </w:rPr>
            </w:pPr>
            <w:r>
              <w:rPr>
                <w:rFonts w:ascii="Arial" w:hAnsi="Arial" w:cs="Arial"/>
                <w:sz w:val="20"/>
              </w:rPr>
              <w:t>X</w:t>
            </w:r>
          </w:p>
        </w:tc>
        <w:tc>
          <w:tcPr>
            <w:tcW w:w="352" w:type="pct"/>
          </w:tcPr>
          <w:p w14:paraId="4757B02B" w14:textId="77777777" w:rsidR="00E03759" w:rsidRDefault="00E03759">
            <w:pPr>
              <w:jc w:val="center"/>
              <w:rPr>
                <w:rFonts w:ascii="Arial" w:hAnsi="Arial" w:cs="Arial"/>
                <w:sz w:val="20"/>
              </w:rPr>
            </w:pPr>
          </w:p>
        </w:tc>
        <w:tc>
          <w:tcPr>
            <w:tcW w:w="352" w:type="pct"/>
          </w:tcPr>
          <w:p w14:paraId="617B62A4" w14:textId="77777777" w:rsidR="00E03759" w:rsidRDefault="00E03759">
            <w:pPr>
              <w:jc w:val="center"/>
              <w:rPr>
                <w:rFonts w:ascii="Arial" w:hAnsi="Arial" w:cs="Arial"/>
                <w:sz w:val="20"/>
              </w:rPr>
            </w:pPr>
          </w:p>
        </w:tc>
      </w:tr>
      <w:tr w:rsidR="00E03759" w14:paraId="6D495EC0" w14:textId="5584089D" w:rsidTr="00E03759">
        <w:trPr>
          <w:trHeight w:val="271"/>
          <w:jc w:val="center"/>
        </w:trPr>
        <w:tc>
          <w:tcPr>
            <w:tcW w:w="1475" w:type="pct"/>
            <w:vAlign w:val="center"/>
          </w:tcPr>
          <w:p w14:paraId="680D62E9" w14:textId="77777777" w:rsidR="00E03759" w:rsidRDefault="00E03759">
            <w:pPr>
              <w:jc w:val="center"/>
              <w:rPr>
                <w:rFonts w:ascii="Arial" w:hAnsi="Arial" w:cs="Arial"/>
                <w:sz w:val="20"/>
              </w:rPr>
            </w:pPr>
            <w:r>
              <w:rPr>
                <w:rFonts w:ascii="Arial" w:hAnsi="Arial" w:cs="Arial"/>
                <w:sz w:val="20"/>
                <w:szCs w:val="20"/>
              </w:rPr>
              <w:t>[RF18]</w:t>
            </w:r>
          </w:p>
        </w:tc>
        <w:tc>
          <w:tcPr>
            <w:tcW w:w="352" w:type="pct"/>
            <w:vAlign w:val="center"/>
          </w:tcPr>
          <w:p w14:paraId="64986380" w14:textId="77777777" w:rsidR="00E03759" w:rsidRDefault="00E03759">
            <w:pPr>
              <w:rPr>
                <w:rFonts w:ascii="Arial" w:hAnsi="Arial" w:cs="Arial"/>
                <w:sz w:val="20"/>
              </w:rPr>
            </w:pPr>
          </w:p>
        </w:tc>
        <w:tc>
          <w:tcPr>
            <w:tcW w:w="352" w:type="pct"/>
            <w:vAlign w:val="center"/>
          </w:tcPr>
          <w:p w14:paraId="452E240E" w14:textId="77777777" w:rsidR="00E03759" w:rsidRDefault="00E03759">
            <w:pPr>
              <w:rPr>
                <w:rFonts w:ascii="Arial" w:hAnsi="Arial" w:cs="Arial"/>
                <w:sz w:val="20"/>
              </w:rPr>
            </w:pPr>
          </w:p>
        </w:tc>
        <w:tc>
          <w:tcPr>
            <w:tcW w:w="352" w:type="pct"/>
            <w:vAlign w:val="center"/>
          </w:tcPr>
          <w:p w14:paraId="1629FEE9" w14:textId="77777777" w:rsidR="00E03759" w:rsidRDefault="00E03759">
            <w:pPr>
              <w:rPr>
                <w:rFonts w:ascii="Arial" w:hAnsi="Arial" w:cs="Arial"/>
                <w:sz w:val="20"/>
              </w:rPr>
            </w:pPr>
          </w:p>
        </w:tc>
        <w:tc>
          <w:tcPr>
            <w:tcW w:w="352" w:type="pct"/>
            <w:vAlign w:val="center"/>
          </w:tcPr>
          <w:p w14:paraId="6424F19B" w14:textId="77777777" w:rsidR="00E03759" w:rsidRDefault="00E03759">
            <w:pPr>
              <w:rPr>
                <w:rFonts w:ascii="Arial" w:hAnsi="Arial" w:cs="Arial"/>
                <w:sz w:val="20"/>
              </w:rPr>
            </w:pPr>
          </w:p>
        </w:tc>
        <w:tc>
          <w:tcPr>
            <w:tcW w:w="352" w:type="pct"/>
            <w:vAlign w:val="center"/>
          </w:tcPr>
          <w:p w14:paraId="7855B3A7" w14:textId="77777777" w:rsidR="00E03759" w:rsidRDefault="00E03759">
            <w:pPr>
              <w:jc w:val="center"/>
              <w:rPr>
                <w:rFonts w:ascii="Arial" w:hAnsi="Arial" w:cs="Arial"/>
                <w:sz w:val="20"/>
              </w:rPr>
            </w:pPr>
          </w:p>
        </w:tc>
        <w:tc>
          <w:tcPr>
            <w:tcW w:w="352" w:type="pct"/>
            <w:vAlign w:val="center"/>
          </w:tcPr>
          <w:p w14:paraId="0ADA0089" w14:textId="77777777" w:rsidR="00E03759" w:rsidRDefault="00E03759">
            <w:pPr>
              <w:rPr>
                <w:rFonts w:ascii="Arial" w:hAnsi="Arial" w:cs="Arial"/>
                <w:sz w:val="20"/>
              </w:rPr>
            </w:pPr>
          </w:p>
        </w:tc>
        <w:tc>
          <w:tcPr>
            <w:tcW w:w="352" w:type="pct"/>
            <w:vAlign w:val="center"/>
          </w:tcPr>
          <w:p w14:paraId="68534CC7" w14:textId="77777777" w:rsidR="00E03759" w:rsidRDefault="00E03759">
            <w:pPr>
              <w:rPr>
                <w:rFonts w:ascii="Arial" w:hAnsi="Arial" w:cs="Arial"/>
                <w:sz w:val="20"/>
              </w:rPr>
            </w:pPr>
          </w:p>
        </w:tc>
        <w:tc>
          <w:tcPr>
            <w:tcW w:w="357" w:type="pct"/>
            <w:gridSpan w:val="2"/>
            <w:vAlign w:val="center"/>
          </w:tcPr>
          <w:p w14:paraId="5EB5534B" w14:textId="77777777" w:rsidR="00E03759" w:rsidRDefault="00E03759">
            <w:pPr>
              <w:jc w:val="center"/>
              <w:rPr>
                <w:rFonts w:ascii="Arial" w:hAnsi="Arial" w:cs="Arial"/>
                <w:sz w:val="20"/>
              </w:rPr>
            </w:pPr>
            <w:r>
              <w:rPr>
                <w:rFonts w:ascii="Arial" w:hAnsi="Arial" w:cs="Arial"/>
                <w:sz w:val="20"/>
              </w:rPr>
              <w:t>X</w:t>
            </w:r>
          </w:p>
        </w:tc>
        <w:tc>
          <w:tcPr>
            <w:tcW w:w="352" w:type="pct"/>
          </w:tcPr>
          <w:p w14:paraId="6078FF1D" w14:textId="77777777" w:rsidR="00E03759" w:rsidRDefault="00E03759">
            <w:pPr>
              <w:jc w:val="center"/>
              <w:rPr>
                <w:rFonts w:ascii="Arial" w:hAnsi="Arial" w:cs="Arial"/>
                <w:sz w:val="20"/>
              </w:rPr>
            </w:pPr>
          </w:p>
        </w:tc>
        <w:tc>
          <w:tcPr>
            <w:tcW w:w="352" w:type="pct"/>
          </w:tcPr>
          <w:p w14:paraId="454B6379" w14:textId="77777777" w:rsidR="00E03759" w:rsidRDefault="00E03759">
            <w:pPr>
              <w:jc w:val="center"/>
              <w:rPr>
                <w:rFonts w:ascii="Arial" w:hAnsi="Arial" w:cs="Arial"/>
                <w:sz w:val="20"/>
              </w:rPr>
            </w:pPr>
          </w:p>
        </w:tc>
      </w:tr>
      <w:tr w:rsidR="00E03759" w14:paraId="3A54ECD2" w14:textId="7833FD22" w:rsidTr="00E03759">
        <w:trPr>
          <w:trHeight w:val="271"/>
          <w:jc w:val="center"/>
        </w:trPr>
        <w:tc>
          <w:tcPr>
            <w:tcW w:w="1475" w:type="pct"/>
            <w:vAlign w:val="center"/>
          </w:tcPr>
          <w:p w14:paraId="32C4EB47" w14:textId="77777777" w:rsidR="00E03759" w:rsidRDefault="00E03759">
            <w:pPr>
              <w:jc w:val="center"/>
              <w:rPr>
                <w:rFonts w:ascii="Arial" w:hAnsi="Arial" w:cs="Arial"/>
                <w:sz w:val="20"/>
              </w:rPr>
            </w:pPr>
            <w:r>
              <w:rPr>
                <w:rFonts w:ascii="Arial" w:hAnsi="Arial" w:cs="Arial"/>
                <w:sz w:val="20"/>
                <w:szCs w:val="20"/>
              </w:rPr>
              <w:t>[RF19]</w:t>
            </w:r>
          </w:p>
        </w:tc>
        <w:tc>
          <w:tcPr>
            <w:tcW w:w="352" w:type="pct"/>
            <w:vAlign w:val="center"/>
          </w:tcPr>
          <w:p w14:paraId="4782E2A0" w14:textId="77777777" w:rsidR="00E03759" w:rsidRDefault="00E03759">
            <w:pPr>
              <w:rPr>
                <w:rFonts w:ascii="Arial" w:hAnsi="Arial" w:cs="Arial"/>
                <w:sz w:val="20"/>
              </w:rPr>
            </w:pPr>
          </w:p>
        </w:tc>
        <w:tc>
          <w:tcPr>
            <w:tcW w:w="352" w:type="pct"/>
            <w:vAlign w:val="center"/>
          </w:tcPr>
          <w:p w14:paraId="033CFA2E" w14:textId="77777777" w:rsidR="00E03759" w:rsidRDefault="00E03759">
            <w:pPr>
              <w:rPr>
                <w:rFonts w:ascii="Arial" w:hAnsi="Arial" w:cs="Arial"/>
                <w:sz w:val="20"/>
              </w:rPr>
            </w:pPr>
          </w:p>
        </w:tc>
        <w:tc>
          <w:tcPr>
            <w:tcW w:w="352" w:type="pct"/>
            <w:vAlign w:val="center"/>
          </w:tcPr>
          <w:p w14:paraId="55567952" w14:textId="77777777" w:rsidR="00E03759" w:rsidRDefault="00E03759">
            <w:pPr>
              <w:rPr>
                <w:rFonts w:ascii="Arial" w:hAnsi="Arial" w:cs="Arial"/>
                <w:sz w:val="20"/>
              </w:rPr>
            </w:pPr>
          </w:p>
        </w:tc>
        <w:tc>
          <w:tcPr>
            <w:tcW w:w="352" w:type="pct"/>
            <w:vAlign w:val="center"/>
          </w:tcPr>
          <w:p w14:paraId="71792AFC" w14:textId="77777777" w:rsidR="00E03759" w:rsidRDefault="00E03759">
            <w:pPr>
              <w:rPr>
                <w:rFonts w:ascii="Arial" w:hAnsi="Arial" w:cs="Arial"/>
                <w:sz w:val="20"/>
              </w:rPr>
            </w:pPr>
          </w:p>
        </w:tc>
        <w:tc>
          <w:tcPr>
            <w:tcW w:w="352" w:type="pct"/>
            <w:vAlign w:val="center"/>
          </w:tcPr>
          <w:p w14:paraId="5073017A"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670C8FF1" w14:textId="77777777" w:rsidR="00E03759" w:rsidRDefault="00E03759">
            <w:pPr>
              <w:rPr>
                <w:rFonts w:ascii="Arial" w:hAnsi="Arial" w:cs="Arial"/>
                <w:sz w:val="20"/>
              </w:rPr>
            </w:pPr>
          </w:p>
        </w:tc>
        <w:tc>
          <w:tcPr>
            <w:tcW w:w="352" w:type="pct"/>
            <w:vAlign w:val="center"/>
          </w:tcPr>
          <w:p w14:paraId="67FAFC98" w14:textId="77777777" w:rsidR="00E03759" w:rsidRDefault="00E03759">
            <w:pPr>
              <w:rPr>
                <w:rFonts w:ascii="Arial" w:hAnsi="Arial" w:cs="Arial"/>
                <w:sz w:val="20"/>
              </w:rPr>
            </w:pPr>
          </w:p>
        </w:tc>
        <w:tc>
          <w:tcPr>
            <w:tcW w:w="357" w:type="pct"/>
            <w:gridSpan w:val="2"/>
            <w:vAlign w:val="center"/>
          </w:tcPr>
          <w:p w14:paraId="22B95093" w14:textId="77777777" w:rsidR="00E03759" w:rsidRDefault="00E03759">
            <w:pPr>
              <w:rPr>
                <w:rFonts w:ascii="Arial" w:hAnsi="Arial" w:cs="Arial"/>
                <w:sz w:val="20"/>
              </w:rPr>
            </w:pPr>
          </w:p>
        </w:tc>
        <w:tc>
          <w:tcPr>
            <w:tcW w:w="352" w:type="pct"/>
          </w:tcPr>
          <w:p w14:paraId="54065EA8" w14:textId="77777777" w:rsidR="00E03759" w:rsidRDefault="00E03759">
            <w:pPr>
              <w:rPr>
                <w:rFonts w:ascii="Arial" w:hAnsi="Arial" w:cs="Arial"/>
                <w:sz w:val="20"/>
              </w:rPr>
            </w:pPr>
          </w:p>
        </w:tc>
        <w:tc>
          <w:tcPr>
            <w:tcW w:w="352" w:type="pct"/>
          </w:tcPr>
          <w:p w14:paraId="7D82FBEE" w14:textId="77777777" w:rsidR="00E03759" w:rsidRDefault="00E03759">
            <w:pPr>
              <w:rPr>
                <w:rFonts w:ascii="Arial" w:hAnsi="Arial" w:cs="Arial"/>
                <w:sz w:val="20"/>
              </w:rPr>
            </w:pPr>
          </w:p>
        </w:tc>
      </w:tr>
      <w:tr w:rsidR="00E03759" w14:paraId="77136B45" w14:textId="2507DFF6" w:rsidTr="00E03759">
        <w:trPr>
          <w:trHeight w:val="271"/>
          <w:jc w:val="center"/>
        </w:trPr>
        <w:tc>
          <w:tcPr>
            <w:tcW w:w="1475" w:type="pct"/>
            <w:vAlign w:val="center"/>
          </w:tcPr>
          <w:p w14:paraId="670E10D3" w14:textId="77777777" w:rsidR="00E03759" w:rsidRDefault="00E03759">
            <w:pPr>
              <w:jc w:val="center"/>
              <w:rPr>
                <w:rFonts w:ascii="Arial" w:hAnsi="Arial" w:cs="Arial"/>
                <w:sz w:val="20"/>
              </w:rPr>
            </w:pPr>
            <w:r>
              <w:rPr>
                <w:rFonts w:ascii="Arial" w:hAnsi="Arial" w:cs="Arial"/>
                <w:sz w:val="20"/>
                <w:szCs w:val="20"/>
              </w:rPr>
              <w:t>[RF20]</w:t>
            </w:r>
          </w:p>
        </w:tc>
        <w:tc>
          <w:tcPr>
            <w:tcW w:w="352" w:type="pct"/>
            <w:vAlign w:val="center"/>
          </w:tcPr>
          <w:p w14:paraId="21A85502" w14:textId="77777777" w:rsidR="00E03759" w:rsidRDefault="00E03759">
            <w:pPr>
              <w:rPr>
                <w:rFonts w:ascii="Arial" w:hAnsi="Arial" w:cs="Arial"/>
                <w:sz w:val="20"/>
              </w:rPr>
            </w:pPr>
          </w:p>
        </w:tc>
        <w:tc>
          <w:tcPr>
            <w:tcW w:w="352" w:type="pct"/>
            <w:vAlign w:val="center"/>
          </w:tcPr>
          <w:p w14:paraId="51D1E5D9" w14:textId="77777777" w:rsidR="00E03759" w:rsidRDefault="00E03759">
            <w:pPr>
              <w:rPr>
                <w:rFonts w:ascii="Arial" w:hAnsi="Arial" w:cs="Arial"/>
                <w:sz w:val="20"/>
              </w:rPr>
            </w:pPr>
          </w:p>
        </w:tc>
        <w:tc>
          <w:tcPr>
            <w:tcW w:w="352" w:type="pct"/>
            <w:vAlign w:val="center"/>
          </w:tcPr>
          <w:p w14:paraId="7C6B918A" w14:textId="77777777" w:rsidR="00E03759" w:rsidRDefault="00E03759">
            <w:pPr>
              <w:rPr>
                <w:rFonts w:ascii="Arial" w:hAnsi="Arial" w:cs="Arial"/>
                <w:sz w:val="20"/>
              </w:rPr>
            </w:pPr>
          </w:p>
        </w:tc>
        <w:tc>
          <w:tcPr>
            <w:tcW w:w="352" w:type="pct"/>
            <w:vAlign w:val="center"/>
          </w:tcPr>
          <w:p w14:paraId="45BB67EC" w14:textId="77777777" w:rsidR="00E03759" w:rsidRDefault="00E03759">
            <w:pPr>
              <w:rPr>
                <w:rFonts w:ascii="Arial" w:hAnsi="Arial" w:cs="Arial"/>
                <w:sz w:val="20"/>
              </w:rPr>
            </w:pPr>
          </w:p>
        </w:tc>
        <w:tc>
          <w:tcPr>
            <w:tcW w:w="352" w:type="pct"/>
            <w:vAlign w:val="center"/>
          </w:tcPr>
          <w:p w14:paraId="418EAE43"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9C01EE7" w14:textId="77777777" w:rsidR="00E03759" w:rsidRDefault="00E03759">
            <w:pPr>
              <w:rPr>
                <w:rFonts w:ascii="Arial" w:hAnsi="Arial" w:cs="Arial"/>
                <w:sz w:val="20"/>
              </w:rPr>
            </w:pPr>
          </w:p>
        </w:tc>
        <w:tc>
          <w:tcPr>
            <w:tcW w:w="352" w:type="pct"/>
            <w:vAlign w:val="center"/>
          </w:tcPr>
          <w:p w14:paraId="7A6E403B" w14:textId="77777777" w:rsidR="00E03759" w:rsidRDefault="00E03759">
            <w:pPr>
              <w:rPr>
                <w:rFonts w:ascii="Arial" w:hAnsi="Arial" w:cs="Arial"/>
                <w:sz w:val="20"/>
              </w:rPr>
            </w:pPr>
          </w:p>
        </w:tc>
        <w:tc>
          <w:tcPr>
            <w:tcW w:w="357" w:type="pct"/>
            <w:gridSpan w:val="2"/>
            <w:vAlign w:val="center"/>
          </w:tcPr>
          <w:p w14:paraId="72A3201A" w14:textId="77777777" w:rsidR="00E03759" w:rsidRDefault="00E03759">
            <w:pPr>
              <w:rPr>
                <w:rFonts w:ascii="Arial" w:hAnsi="Arial" w:cs="Arial"/>
                <w:sz w:val="20"/>
              </w:rPr>
            </w:pPr>
          </w:p>
        </w:tc>
        <w:tc>
          <w:tcPr>
            <w:tcW w:w="352" w:type="pct"/>
          </w:tcPr>
          <w:p w14:paraId="6B22DA5D" w14:textId="77777777" w:rsidR="00E03759" w:rsidRDefault="00E03759">
            <w:pPr>
              <w:rPr>
                <w:rFonts w:ascii="Arial" w:hAnsi="Arial" w:cs="Arial"/>
                <w:sz w:val="20"/>
              </w:rPr>
            </w:pPr>
          </w:p>
        </w:tc>
        <w:tc>
          <w:tcPr>
            <w:tcW w:w="352" w:type="pct"/>
          </w:tcPr>
          <w:p w14:paraId="3A2795A4" w14:textId="77777777" w:rsidR="00E03759" w:rsidRDefault="00E03759">
            <w:pPr>
              <w:rPr>
                <w:rFonts w:ascii="Arial" w:hAnsi="Arial" w:cs="Arial"/>
                <w:sz w:val="20"/>
              </w:rPr>
            </w:pPr>
          </w:p>
        </w:tc>
      </w:tr>
      <w:tr w:rsidR="00E03759" w14:paraId="723CD1D0" w14:textId="1BA4940A" w:rsidTr="00E03759">
        <w:trPr>
          <w:trHeight w:val="271"/>
          <w:jc w:val="center"/>
        </w:trPr>
        <w:tc>
          <w:tcPr>
            <w:tcW w:w="1475" w:type="pct"/>
            <w:vAlign w:val="center"/>
          </w:tcPr>
          <w:p w14:paraId="3F073093" w14:textId="77777777" w:rsidR="00E03759" w:rsidRDefault="00E03759">
            <w:pPr>
              <w:jc w:val="center"/>
              <w:rPr>
                <w:rFonts w:ascii="Arial" w:hAnsi="Arial" w:cs="Arial"/>
                <w:sz w:val="20"/>
              </w:rPr>
            </w:pPr>
            <w:r>
              <w:rPr>
                <w:rFonts w:ascii="Arial" w:hAnsi="Arial" w:cs="Arial"/>
                <w:sz w:val="20"/>
                <w:szCs w:val="20"/>
              </w:rPr>
              <w:t>[RF21]</w:t>
            </w:r>
          </w:p>
        </w:tc>
        <w:tc>
          <w:tcPr>
            <w:tcW w:w="352" w:type="pct"/>
            <w:vAlign w:val="center"/>
          </w:tcPr>
          <w:p w14:paraId="11DF50A5" w14:textId="77777777" w:rsidR="00E03759" w:rsidRDefault="00E03759">
            <w:pPr>
              <w:rPr>
                <w:rFonts w:ascii="Arial" w:hAnsi="Arial" w:cs="Arial"/>
                <w:sz w:val="20"/>
              </w:rPr>
            </w:pPr>
          </w:p>
        </w:tc>
        <w:tc>
          <w:tcPr>
            <w:tcW w:w="352" w:type="pct"/>
            <w:vAlign w:val="center"/>
          </w:tcPr>
          <w:p w14:paraId="3F258A3B" w14:textId="77777777" w:rsidR="00E03759" w:rsidRDefault="00E03759">
            <w:pPr>
              <w:rPr>
                <w:rFonts w:ascii="Arial" w:hAnsi="Arial" w:cs="Arial"/>
                <w:sz w:val="20"/>
              </w:rPr>
            </w:pPr>
          </w:p>
        </w:tc>
        <w:tc>
          <w:tcPr>
            <w:tcW w:w="352" w:type="pct"/>
            <w:vAlign w:val="center"/>
          </w:tcPr>
          <w:p w14:paraId="1E34CD6E" w14:textId="77777777" w:rsidR="00E03759" w:rsidRDefault="00E03759">
            <w:pPr>
              <w:rPr>
                <w:rFonts w:ascii="Arial" w:hAnsi="Arial" w:cs="Arial"/>
                <w:sz w:val="20"/>
              </w:rPr>
            </w:pPr>
          </w:p>
        </w:tc>
        <w:tc>
          <w:tcPr>
            <w:tcW w:w="352" w:type="pct"/>
            <w:vAlign w:val="center"/>
          </w:tcPr>
          <w:p w14:paraId="6AB9C030" w14:textId="77777777" w:rsidR="00E03759" w:rsidRDefault="00E03759">
            <w:pPr>
              <w:rPr>
                <w:rFonts w:ascii="Arial" w:hAnsi="Arial" w:cs="Arial"/>
                <w:sz w:val="20"/>
              </w:rPr>
            </w:pPr>
          </w:p>
        </w:tc>
        <w:tc>
          <w:tcPr>
            <w:tcW w:w="352" w:type="pct"/>
            <w:vAlign w:val="center"/>
          </w:tcPr>
          <w:p w14:paraId="730ED95C"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BB59C27" w14:textId="77777777" w:rsidR="00E03759" w:rsidRDefault="00E03759">
            <w:pPr>
              <w:rPr>
                <w:rFonts w:ascii="Arial" w:hAnsi="Arial" w:cs="Arial"/>
                <w:sz w:val="20"/>
              </w:rPr>
            </w:pPr>
          </w:p>
        </w:tc>
        <w:tc>
          <w:tcPr>
            <w:tcW w:w="352" w:type="pct"/>
            <w:vAlign w:val="center"/>
          </w:tcPr>
          <w:p w14:paraId="21345637" w14:textId="77777777" w:rsidR="00E03759" w:rsidRDefault="00E03759">
            <w:pPr>
              <w:rPr>
                <w:rFonts w:ascii="Arial" w:hAnsi="Arial" w:cs="Arial"/>
                <w:sz w:val="20"/>
              </w:rPr>
            </w:pPr>
          </w:p>
        </w:tc>
        <w:tc>
          <w:tcPr>
            <w:tcW w:w="357" w:type="pct"/>
            <w:gridSpan w:val="2"/>
            <w:vAlign w:val="center"/>
          </w:tcPr>
          <w:p w14:paraId="6FDC51D8" w14:textId="77777777" w:rsidR="00E03759" w:rsidRDefault="00E03759">
            <w:pPr>
              <w:rPr>
                <w:rFonts w:ascii="Arial" w:hAnsi="Arial" w:cs="Arial"/>
                <w:sz w:val="20"/>
              </w:rPr>
            </w:pPr>
          </w:p>
        </w:tc>
        <w:tc>
          <w:tcPr>
            <w:tcW w:w="352" w:type="pct"/>
          </w:tcPr>
          <w:p w14:paraId="6F3B4151" w14:textId="77777777" w:rsidR="00E03759" w:rsidRDefault="00E03759">
            <w:pPr>
              <w:rPr>
                <w:rFonts w:ascii="Arial" w:hAnsi="Arial" w:cs="Arial"/>
                <w:sz w:val="20"/>
              </w:rPr>
            </w:pPr>
          </w:p>
        </w:tc>
        <w:tc>
          <w:tcPr>
            <w:tcW w:w="352" w:type="pct"/>
          </w:tcPr>
          <w:p w14:paraId="13D006D9" w14:textId="77777777" w:rsidR="00E03759" w:rsidRDefault="00E03759">
            <w:pPr>
              <w:rPr>
                <w:rFonts w:ascii="Arial" w:hAnsi="Arial" w:cs="Arial"/>
                <w:sz w:val="20"/>
              </w:rPr>
            </w:pPr>
          </w:p>
        </w:tc>
      </w:tr>
      <w:tr w:rsidR="00E03759" w14:paraId="62189011" w14:textId="2EA363B0" w:rsidTr="00E03759">
        <w:trPr>
          <w:trHeight w:val="271"/>
          <w:jc w:val="center"/>
        </w:trPr>
        <w:tc>
          <w:tcPr>
            <w:tcW w:w="1475" w:type="pct"/>
            <w:vAlign w:val="center"/>
          </w:tcPr>
          <w:p w14:paraId="224A0CA1" w14:textId="77777777" w:rsidR="00E03759" w:rsidRDefault="00E03759">
            <w:pPr>
              <w:jc w:val="center"/>
              <w:rPr>
                <w:rFonts w:ascii="Arial" w:hAnsi="Arial" w:cs="Arial"/>
                <w:sz w:val="20"/>
              </w:rPr>
            </w:pPr>
            <w:r>
              <w:rPr>
                <w:rFonts w:ascii="Arial" w:hAnsi="Arial" w:cs="Arial"/>
                <w:sz w:val="20"/>
                <w:szCs w:val="20"/>
              </w:rPr>
              <w:t>[RF22]</w:t>
            </w:r>
          </w:p>
        </w:tc>
        <w:tc>
          <w:tcPr>
            <w:tcW w:w="352" w:type="pct"/>
            <w:vAlign w:val="center"/>
          </w:tcPr>
          <w:p w14:paraId="0DD33DE7" w14:textId="77777777" w:rsidR="00E03759" w:rsidRDefault="00E03759">
            <w:pPr>
              <w:rPr>
                <w:rFonts w:ascii="Arial" w:hAnsi="Arial" w:cs="Arial"/>
                <w:sz w:val="20"/>
              </w:rPr>
            </w:pPr>
          </w:p>
        </w:tc>
        <w:tc>
          <w:tcPr>
            <w:tcW w:w="352" w:type="pct"/>
            <w:vAlign w:val="center"/>
          </w:tcPr>
          <w:p w14:paraId="7BFA9058" w14:textId="77777777" w:rsidR="00E03759" w:rsidRDefault="00E03759">
            <w:pPr>
              <w:rPr>
                <w:rFonts w:ascii="Arial" w:hAnsi="Arial" w:cs="Arial"/>
                <w:sz w:val="20"/>
              </w:rPr>
            </w:pPr>
          </w:p>
        </w:tc>
        <w:tc>
          <w:tcPr>
            <w:tcW w:w="352" w:type="pct"/>
            <w:vAlign w:val="center"/>
          </w:tcPr>
          <w:p w14:paraId="56808078" w14:textId="77777777" w:rsidR="00E03759" w:rsidRDefault="00E03759">
            <w:pPr>
              <w:rPr>
                <w:rFonts w:ascii="Arial" w:hAnsi="Arial" w:cs="Arial"/>
                <w:sz w:val="20"/>
              </w:rPr>
            </w:pPr>
          </w:p>
        </w:tc>
        <w:tc>
          <w:tcPr>
            <w:tcW w:w="352" w:type="pct"/>
            <w:vAlign w:val="center"/>
          </w:tcPr>
          <w:p w14:paraId="1ACD6937" w14:textId="77777777" w:rsidR="00E03759" w:rsidRDefault="00E03759">
            <w:pPr>
              <w:rPr>
                <w:rFonts w:ascii="Arial" w:hAnsi="Arial" w:cs="Arial"/>
                <w:sz w:val="20"/>
              </w:rPr>
            </w:pPr>
          </w:p>
        </w:tc>
        <w:tc>
          <w:tcPr>
            <w:tcW w:w="352" w:type="pct"/>
            <w:vAlign w:val="center"/>
          </w:tcPr>
          <w:p w14:paraId="554A32DA"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A8DC72A" w14:textId="77777777" w:rsidR="00E03759" w:rsidRDefault="00E03759">
            <w:pPr>
              <w:rPr>
                <w:rFonts w:ascii="Arial" w:hAnsi="Arial" w:cs="Arial"/>
                <w:sz w:val="20"/>
              </w:rPr>
            </w:pPr>
          </w:p>
        </w:tc>
        <w:tc>
          <w:tcPr>
            <w:tcW w:w="352" w:type="pct"/>
            <w:vAlign w:val="center"/>
          </w:tcPr>
          <w:p w14:paraId="4C1E544C" w14:textId="77777777" w:rsidR="00E03759" w:rsidRDefault="00E03759">
            <w:pPr>
              <w:rPr>
                <w:rFonts w:ascii="Arial" w:hAnsi="Arial" w:cs="Arial"/>
                <w:sz w:val="20"/>
              </w:rPr>
            </w:pPr>
          </w:p>
        </w:tc>
        <w:tc>
          <w:tcPr>
            <w:tcW w:w="357" w:type="pct"/>
            <w:gridSpan w:val="2"/>
            <w:vAlign w:val="center"/>
          </w:tcPr>
          <w:p w14:paraId="4294D0BC" w14:textId="77777777" w:rsidR="00E03759" w:rsidRDefault="00E03759">
            <w:pPr>
              <w:rPr>
                <w:rFonts w:ascii="Arial" w:hAnsi="Arial" w:cs="Arial"/>
                <w:sz w:val="20"/>
              </w:rPr>
            </w:pPr>
          </w:p>
        </w:tc>
        <w:tc>
          <w:tcPr>
            <w:tcW w:w="352" w:type="pct"/>
          </w:tcPr>
          <w:p w14:paraId="40FBDDD2" w14:textId="77777777" w:rsidR="00E03759" w:rsidRDefault="00E03759">
            <w:pPr>
              <w:rPr>
                <w:rFonts w:ascii="Arial" w:hAnsi="Arial" w:cs="Arial"/>
                <w:sz w:val="20"/>
              </w:rPr>
            </w:pPr>
          </w:p>
        </w:tc>
        <w:tc>
          <w:tcPr>
            <w:tcW w:w="352" w:type="pct"/>
          </w:tcPr>
          <w:p w14:paraId="4D341AE6" w14:textId="77777777" w:rsidR="00E03759" w:rsidRDefault="00E03759">
            <w:pPr>
              <w:rPr>
                <w:rFonts w:ascii="Arial" w:hAnsi="Arial" w:cs="Arial"/>
                <w:sz w:val="20"/>
              </w:rPr>
            </w:pPr>
          </w:p>
        </w:tc>
      </w:tr>
      <w:tr w:rsidR="00E03759" w14:paraId="31C4EEB2" w14:textId="62F8B9BA" w:rsidTr="00E03759">
        <w:trPr>
          <w:trHeight w:val="271"/>
          <w:jc w:val="center"/>
        </w:trPr>
        <w:tc>
          <w:tcPr>
            <w:tcW w:w="1475" w:type="pct"/>
            <w:vAlign w:val="center"/>
          </w:tcPr>
          <w:p w14:paraId="635BB8DC" w14:textId="77777777" w:rsidR="00E03759" w:rsidRDefault="00E03759">
            <w:pPr>
              <w:jc w:val="center"/>
              <w:rPr>
                <w:rFonts w:ascii="Arial" w:hAnsi="Arial" w:cs="Arial"/>
                <w:sz w:val="20"/>
              </w:rPr>
            </w:pPr>
            <w:r>
              <w:rPr>
                <w:rFonts w:ascii="Arial" w:hAnsi="Arial" w:cs="Arial"/>
                <w:sz w:val="20"/>
                <w:szCs w:val="20"/>
              </w:rPr>
              <w:t>[RF23]</w:t>
            </w:r>
          </w:p>
        </w:tc>
        <w:tc>
          <w:tcPr>
            <w:tcW w:w="352" w:type="pct"/>
            <w:vAlign w:val="center"/>
          </w:tcPr>
          <w:p w14:paraId="50CFC436" w14:textId="77777777" w:rsidR="00E03759" w:rsidRDefault="00E03759">
            <w:pPr>
              <w:rPr>
                <w:rFonts w:ascii="Arial" w:hAnsi="Arial" w:cs="Arial"/>
                <w:sz w:val="20"/>
              </w:rPr>
            </w:pPr>
          </w:p>
        </w:tc>
        <w:tc>
          <w:tcPr>
            <w:tcW w:w="352" w:type="pct"/>
            <w:vAlign w:val="center"/>
          </w:tcPr>
          <w:p w14:paraId="4DA721DC" w14:textId="77777777" w:rsidR="00E03759" w:rsidRDefault="00E03759">
            <w:pPr>
              <w:rPr>
                <w:rFonts w:ascii="Arial" w:hAnsi="Arial" w:cs="Arial"/>
                <w:sz w:val="20"/>
              </w:rPr>
            </w:pPr>
          </w:p>
        </w:tc>
        <w:tc>
          <w:tcPr>
            <w:tcW w:w="352" w:type="pct"/>
            <w:vAlign w:val="center"/>
          </w:tcPr>
          <w:p w14:paraId="1FCAD163" w14:textId="77777777" w:rsidR="00E03759" w:rsidRDefault="00E03759">
            <w:pPr>
              <w:rPr>
                <w:rFonts w:ascii="Arial" w:hAnsi="Arial" w:cs="Arial"/>
                <w:sz w:val="20"/>
              </w:rPr>
            </w:pPr>
          </w:p>
        </w:tc>
        <w:tc>
          <w:tcPr>
            <w:tcW w:w="352" w:type="pct"/>
            <w:vAlign w:val="center"/>
          </w:tcPr>
          <w:p w14:paraId="42CF7BFC" w14:textId="77777777" w:rsidR="00E03759" w:rsidRDefault="00E03759">
            <w:pPr>
              <w:rPr>
                <w:rFonts w:ascii="Arial" w:hAnsi="Arial" w:cs="Arial"/>
                <w:sz w:val="20"/>
              </w:rPr>
            </w:pPr>
          </w:p>
        </w:tc>
        <w:tc>
          <w:tcPr>
            <w:tcW w:w="352" w:type="pct"/>
            <w:vAlign w:val="center"/>
          </w:tcPr>
          <w:p w14:paraId="2CD45527"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68D39481" w14:textId="77777777" w:rsidR="00E03759" w:rsidRDefault="00E03759">
            <w:pPr>
              <w:rPr>
                <w:rFonts w:ascii="Arial" w:hAnsi="Arial" w:cs="Arial"/>
                <w:sz w:val="20"/>
              </w:rPr>
            </w:pPr>
          </w:p>
        </w:tc>
        <w:tc>
          <w:tcPr>
            <w:tcW w:w="352" w:type="pct"/>
            <w:vAlign w:val="center"/>
          </w:tcPr>
          <w:p w14:paraId="17F502D1" w14:textId="77777777" w:rsidR="00E03759" w:rsidRDefault="00E03759">
            <w:pPr>
              <w:rPr>
                <w:rFonts w:ascii="Arial" w:hAnsi="Arial" w:cs="Arial"/>
                <w:sz w:val="20"/>
              </w:rPr>
            </w:pPr>
          </w:p>
        </w:tc>
        <w:tc>
          <w:tcPr>
            <w:tcW w:w="357" w:type="pct"/>
            <w:gridSpan w:val="2"/>
            <w:vAlign w:val="center"/>
          </w:tcPr>
          <w:p w14:paraId="2D79B942" w14:textId="77777777" w:rsidR="00E03759" w:rsidRDefault="00E03759">
            <w:pPr>
              <w:rPr>
                <w:rFonts w:ascii="Arial" w:hAnsi="Arial" w:cs="Arial"/>
                <w:sz w:val="20"/>
              </w:rPr>
            </w:pPr>
          </w:p>
        </w:tc>
        <w:tc>
          <w:tcPr>
            <w:tcW w:w="352" w:type="pct"/>
          </w:tcPr>
          <w:p w14:paraId="68BFB87A" w14:textId="77777777" w:rsidR="00E03759" w:rsidRDefault="00E03759">
            <w:pPr>
              <w:rPr>
                <w:rFonts w:ascii="Arial" w:hAnsi="Arial" w:cs="Arial"/>
                <w:sz w:val="20"/>
              </w:rPr>
            </w:pPr>
          </w:p>
        </w:tc>
        <w:tc>
          <w:tcPr>
            <w:tcW w:w="352" w:type="pct"/>
          </w:tcPr>
          <w:p w14:paraId="7AF9FC0B" w14:textId="77777777" w:rsidR="00E03759" w:rsidRDefault="00E03759">
            <w:pPr>
              <w:rPr>
                <w:rFonts w:ascii="Arial" w:hAnsi="Arial" w:cs="Arial"/>
                <w:sz w:val="20"/>
              </w:rPr>
            </w:pPr>
          </w:p>
        </w:tc>
      </w:tr>
      <w:tr w:rsidR="00E03759" w14:paraId="0003A7A5" w14:textId="63472C47" w:rsidTr="00E03759">
        <w:trPr>
          <w:trHeight w:val="271"/>
          <w:jc w:val="center"/>
        </w:trPr>
        <w:tc>
          <w:tcPr>
            <w:tcW w:w="1475" w:type="pct"/>
            <w:vAlign w:val="center"/>
          </w:tcPr>
          <w:p w14:paraId="6B05F4B5" w14:textId="77777777" w:rsidR="00E03759" w:rsidRDefault="00E03759">
            <w:pPr>
              <w:jc w:val="center"/>
              <w:rPr>
                <w:rFonts w:ascii="Arial" w:hAnsi="Arial" w:cs="Arial"/>
                <w:sz w:val="20"/>
              </w:rPr>
            </w:pPr>
            <w:r>
              <w:rPr>
                <w:rFonts w:ascii="Arial" w:hAnsi="Arial" w:cs="Arial"/>
                <w:sz w:val="20"/>
                <w:szCs w:val="20"/>
              </w:rPr>
              <w:t>[RF24]</w:t>
            </w:r>
          </w:p>
        </w:tc>
        <w:tc>
          <w:tcPr>
            <w:tcW w:w="352" w:type="pct"/>
            <w:vAlign w:val="center"/>
          </w:tcPr>
          <w:p w14:paraId="5E89BFFC" w14:textId="77777777" w:rsidR="00E03759" w:rsidRDefault="00E03759">
            <w:pPr>
              <w:rPr>
                <w:rFonts w:ascii="Arial" w:hAnsi="Arial" w:cs="Arial"/>
                <w:sz w:val="20"/>
              </w:rPr>
            </w:pPr>
          </w:p>
        </w:tc>
        <w:tc>
          <w:tcPr>
            <w:tcW w:w="352" w:type="pct"/>
            <w:vAlign w:val="center"/>
          </w:tcPr>
          <w:p w14:paraId="659706AE" w14:textId="77777777" w:rsidR="00E03759" w:rsidRDefault="00E03759">
            <w:pPr>
              <w:rPr>
                <w:rFonts w:ascii="Arial" w:hAnsi="Arial" w:cs="Arial"/>
                <w:sz w:val="20"/>
              </w:rPr>
            </w:pPr>
          </w:p>
        </w:tc>
        <w:tc>
          <w:tcPr>
            <w:tcW w:w="352" w:type="pct"/>
            <w:vAlign w:val="center"/>
          </w:tcPr>
          <w:p w14:paraId="6DE81CC5" w14:textId="77777777" w:rsidR="00E03759" w:rsidRDefault="00E03759">
            <w:pPr>
              <w:rPr>
                <w:rFonts w:ascii="Arial" w:hAnsi="Arial" w:cs="Arial"/>
                <w:sz w:val="20"/>
              </w:rPr>
            </w:pPr>
          </w:p>
        </w:tc>
        <w:tc>
          <w:tcPr>
            <w:tcW w:w="352" w:type="pct"/>
            <w:vAlign w:val="center"/>
          </w:tcPr>
          <w:p w14:paraId="7CA4B06B" w14:textId="77777777" w:rsidR="00E03759" w:rsidRDefault="00E03759">
            <w:pPr>
              <w:rPr>
                <w:rFonts w:ascii="Arial" w:hAnsi="Arial" w:cs="Arial"/>
                <w:sz w:val="20"/>
              </w:rPr>
            </w:pPr>
          </w:p>
        </w:tc>
        <w:tc>
          <w:tcPr>
            <w:tcW w:w="352" w:type="pct"/>
            <w:vAlign w:val="center"/>
          </w:tcPr>
          <w:p w14:paraId="5510E6A4" w14:textId="77777777" w:rsidR="00E03759" w:rsidRDefault="00E03759">
            <w:pPr>
              <w:rPr>
                <w:rFonts w:ascii="Arial" w:hAnsi="Arial" w:cs="Arial"/>
                <w:sz w:val="20"/>
              </w:rPr>
            </w:pPr>
          </w:p>
        </w:tc>
        <w:tc>
          <w:tcPr>
            <w:tcW w:w="352" w:type="pct"/>
            <w:vAlign w:val="center"/>
          </w:tcPr>
          <w:p w14:paraId="046CFF78"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6491428F" w14:textId="77777777" w:rsidR="00E03759" w:rsidRDefault="00E03759">
            <w:pPr>
              <w:rPr>
                <w:rFonts w:ascii="Arial" w:hAnsi="Arial" w:cs="Arial"/>
                <w:sz w:val="20"/>
              </w:rPr>
            </w:pPr>
          </w:p>
        </w:tc>
        <w:tc>
          <w:tcPr>
            <w:tcW w:w="357" w:type="pct"/>
            <w:gridSpan w:val="2"/>
            <w:vAlign w:val="center"/>
          </w:tcPr>
          <w:p w14:paraId="33B348FC" w14:textId="77777777" w:rsidR="00E03759" w:rsidRDefault="00E03759">
            <w:pPr>
              <w:rPr>
                <w:rFonts w:ascii="Arial" w:hAnsi="Arial" w:cs="Arial"/>
                <w:sz w:val="20"/>
              </w:rPr>
            </w:pPr>
          </w:p>
        </w:tc>
        <w:tc>
          <w:tcPr>
            <w:tcW w:w="352" w:type="pct"/>
          </w:tcPr>
          <w:p w14:paraId="2A87F21F" w14:textId="77777777" w:rsidR="00E03759" w:rsidRDefault="00E03759">
            <w:pPr>
              <w:rPr>
                <w:rFonts w:ascii="Arial" w:hAnsi="Arial" w:cs="Arial"/>
                <w:sz w:val="20"/>
              </w:rPr>
            </w:pPr>
          </w:p>
        </w:tc>
        <w:tc>
          <w:tcPr>
            <w:tcW w:w="352" w:type="pct"/>
          </w:tcPr>
          <w:p w14:paraId="3C7A8A6B" w14:textId="77777777" w:rsidR="00E03759" w:rsidRDefault="00E03759">
            <w:pPr>
              <w:rPr>
                <w:rFonts w:ascii="Arial" w:hAnsi="Arial" w:cs="Arial"/>
                <w:sz w:val="20"/>
              </w:rPr>
            </w:pPr>
          </w:p>
        </w:tc>
      </w:tr>
      <w:tr w:rsidR="00E03759" w14:paraId="3AF4F23D" w14:textId="441CF08E" w:rsidTr="00E03759">
        <w:trPr>
          <w:trHeight w:val="271"/>
          <w:jc w:val="center"/>
        </w:trPr>
        <w:tc>
          <w:tcPr>
            <w:tcW w:w="1475" w:type="pct"/>
            <w:vAlign w:val="center"/>
          </w:tcPr>
          <w:p w14:paraId="27430BFB" w14:textId="77777777" w:rsidR="00E03759" w:rsidRDefault="00E03759">
            <w:pPr>
              <w:jc w:val="center"/>
              <w:rPr>
                <w:rFonts w:ascii="Arial" w:hAnsi="Arial" w:cs="Arial"/>
                <w:sz w:val="20"/>
              </w:rPr>
            </w:pPr>
            <w:r>
              <w:rPr>
                <w:rFonts w:ascii="Arial" w:hAnsi="Arial" w:cs="Arial"/>
                <w:sz w:val="20"/>
                <w:szCs w:val="20"/>
              </w:rPr>
              <w:t>[RF25]</w:t>
            </w:r>
          </w:p>
        </w:tc>
        <w:tc>
          <w:tcPr>
            <w:tcW w:w="352" w:type="pct"/>
            <w:vAlign w:val="center"/>
          </w:tcPr>
          <w:p w14:paraId="522F6803" w14:textId="77777777" w:rsidR="00E03759" w:rsidRDefault="00E03759">
            <w:pPr>
              <w:rPr>
                <w:rFonts w:ascii="Arial" w:hAnsi="Arial" w:cs="Arial"/>
                <w:sz w:val="20"/>
              </w:rPr>
            </w:pPr>
          </w:p>
        </w:tc>
        <w:tc>
          <w:tcPr>
            <w:tcW w:w="352" w:type="pct"/>
            <w:vAlign w:val="center"/>
          </w:tcPr>
          <w:p w14:paraId="7FB61BDB" w14:textId="77777777" w:rsidR="00E03759" w:rsidRDefault="00E03759">
            <w:pPr>
              <w:rPr>
                <w:rFonts w:ascii="Arial" w:hAnsi="Arial" w:cs="Arial"/>
                <w:sz w:val="20"/>
              </w:rPr>
            </w:pPr>
          </w:p>
        </w:tc>
        <w:tc>
          <w:tcPr>
            <w:tcW w:w="352" w:type="pct"/>
            <w:vAlign w:val="center"/>
          </w:tcPr>
          <w:p w14:paraId="0857A423" w14:textId="77777777" w:rsidR="00E03759" w:rsidRDefault="00E03759">
            <w:pPr>
              <w:rPr>
                <w:rFonts w:ascii="Arial" w:hAnsi="Arial" w:cs="Arial"/>
                <w:sz w:val="20"/>
              </w:rPr>
            </w:pPr>
          </w:p>
        </w:tc>
        <w:tc>
          <w:tcPr>
            <w:tcW w:w="352" w:type="pct"/>
            <w:vAlign w:val="center"/>
          </w:tcPr>
          <w:p w14:paraId="254084B2" w14:textId="77777777" w:rsidR="00E03759" w:rsidRDefault="00E03759">
            <w:pPr>
              <w:rPr>
                <w:rFonts w:ascii="Arial" w:hAnsi="Arial" w:cs="Arial"/>
                <w:sz w:val="20"/>
              </w:rPr>
            </w:pPr>
          </w:p>
        </w:tc>
        <w:tc>
          <w:tcPr>
            <w:tcW w:w="352" w:type="pct"/>
            <w:vAlign w:val="center"/>
          </w:tcPr>
          <w:p w14:paraId="372F5A0F" w14:textId="77777777" w:rsidR="00E03759" w:rsidRDefault="00E03759">
            <w:pPr>
              <w:rPr>
                <w:rFonts w:ascii="Arial" w:hAnsi="Arial" w:cs="Arial"/>
                <w:sz w:val="20"/>
              </w:rPr>
            </w:pPr>
          </w:p>
        </w:tc>
        <w:tc>
          <w:tcPr>
            <w:tcW w:w="352" w:type="pct"/>
            <w:vAlign w:val="center"/>
          </w:tcPr>
          <w:p w14:paraId="2E9ED089"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DB2DE81" w14:textId="77777777" w:rsidR="00E03759" w:rsidRDefault="00E03759">
            <w:pPr>
              <w:rPr>
                <w:rFonts w:ascii="Arial" w:hAnsi="Arial" w:cs="Arial"/>
                <w:sz w:val="20"/>
              </w:rPr>
            </w:pPr>
          </w:p>
        </w:tc>
        <w:tc>
          <w:tcPr>
            <w:tcW w:w="357" w:type="pct"/>
            <w:gridSpan w:val="2"/>
            <w:vAlign w:val="center"/>
          </w:tcPr>
          <w:p w14:paraId="720EC052" w14:textId="77777777" w:rsidR="00E03759" w:rsidRDefault="00E03759">
            <w:pPr>
              <w:rPr>
                <w:rFonts w:ascii="Arial" w:hAnsi="Arial" w:cs="Arial"/>
                <w:sz w:val="20"/>
              </w:rPr>
            </w:pPr>
          </w:p>
        </w:tc>
        <w:tc>
          <w:tcPr>
            <w:tcW w:w="352" w:type="pct"/>
          </w:tcPr>
          <w:p w14:paraId="58510BC4" w14:textId="77777777" w:rsidR="00E03759" w:rsidRDefault="00E03759">
            <w:pPr>
              <w:rPr>
                <w:rFonts w:ascii="Arial" w:hAnsi="Arial" w:cs="Arial"/>
                <w:sz w:val="20"/>
              </w:rPr>
            </w:pPr>
          </w:p>
        </w:tc>
        <w:tc>
          <w:tcPr>
            <w:tcW w:w="352" w:type="pct"/>
          </w:tcPr>
          <w:p w14:paraId="25454E94" w14:textId="77777777" w:rsidR="00E03759" w:rsidRDefault="00E03759">
            <w:pPr>
              <w:rPr>
                <w:rFonts w:ascii="Arial" w:hAnsi="Arial" w:cs="Arial"/>
                <w:sz w:val="20"/>
              </w:rPr>
            </w:pPr>
          </w:p>
        </w:tc>
      </w:tr>
      <w:tr w:rsidR="00E03759" w14:paraId="6192E005" w14:textId="6EE4592E" w:rsidTr="00E03759">
        <w:trPr>
          <w:trHeight w:val="271"/>
          <w:jc w:val="center"/>
        </w:trPr>
        <w:tc>
          <w:tcPr>
            <w:tcW w:w="1475" w:type="pct"/>
            <w:vAlign w:val="center"/>
          </w:tcPr>
          <w:p w14:paraId="61FDF017" w14:textId="77777777" w:rsidR="00E03759" w:rsidRDefault="00E03759">
            <w:pPr>
              <w:jc w:val="center"/>
              <w:rPr>
                <w:rFonts w:ascii="Arial" w:hAnsi="Arial" w:cs="Arial"/>
                <w:sz w:val="20"/>
              </w:rPr>
            </w:pPr>
            <w:r>
              <w:rPr>
                <w:rFonts w:ascii="Arial" w:hAnsi="Arial" w:cs="Arial"/>
                <w:sz w:val="20"/>
                <w:szCs w:val="20"/>
              </w:rPr>
              <w:t>[RF26]</w:t>
            </w:r>
          </w:p>
        </w:tc>
        <w:tc>
          <w:tcPr>
            <w:tcW w:w="352" w:type="pct"/>
            <w:vAlign w:val="center"/>
          </w:tcPr>
          <w:p w14:paraId="65F08BB4" w14:textId="77777777" w:rsidR="00E03759" w:rsidRDefault="00E03759">
            <w:pPr>
              <w:rPr>
                <w:rFonts w:ascii="Arial" w:hAnsi="Arial" w:cs="Arial"/>
                <w:sz w:val="20"/>
              </w:rPr>
            </w:pPr>
          </w:p>
        </w:tc>
        <w:tc>
          <w:tcPr>
            <w:tcW w:w="352" w:type="pct"/>
            <w:vAlign w:val="center"/>
          </w:tcPr>
          <w:p w14:paraId="582C6110" w14:textId="77777777" w:rsidR="00E03759" w:rsidRDefault="00E03759">
            <w:pPr>
              <w:rPr>
                <w:rFonts w:ascii="Arial" w:hAnsi="Arial" w:cs="Arial"/>
                <w:sz w:val="20"/>
              </w:rPr>
            </w:pPr>
          </w:p>
        </w:tc>
        <w:tc>
          <w:tcPr>
            <w:tcW w:w="352" w:type="pct"/>
            <w:vAlign w:val="center"/>
          </w:tcPr>
          <w:p w14:paraId="39949980" w14:textId="77777777" w:rsidR="00E03759" w:rsidRDefault="00E03759">
            <w:pPr>
              <w:rPr>
                <w:rFonts w:ascii="Arial" w:hAnsi="Arial" w:cs="Arial"/>
                <w:sz w:val="20"/>
              </w:rPr>
            </w:pPr>
          </w:p>
        </w:tc>
        <w:tc>
          <w:tcPr>
            <w:tcW w:w="352" w:type="pct"/>
            <w:vAlign w:val="center"/>
          </w:tcPr>
          <w:p w14:paraId="14D1928D" w14:textId="77777777" w:rsidR="00E03759" w:rsidRDefault="00E03759">
            <w:pPr>
              <w:rPr>
                <w:rFonts w:ascii="Arial" w:hAnsi="Arial" w:cs="Arial"/>
                <w:sz w:val="20"/>
              </w:rPr>
            </w:pPr>
          </w:p>
        </w:tc>
        <w:tc>
          <w:tcPr>
            <w:tcW w:w="352" w:type="pct"/>
            <w:vAlign w:val="center"/>
          </w:tcPr>
          <w:p w14:paraId="46EFF6E6" w14:textId="77777777" w:rsidR="00E03759" w:rsidRDefault="00E03759">
            <w:pPr>
              <w:rPr>
                <w:rFonts w:ascii="Arial" w:hAnsi="Arial" w:cs="Arial"/>
                <w:sz w:val="20"/>
              </w:rPr>
            </w:pPr>
          </w:p>
        </w:tc>
        <w:tc>
          <w:tcPr>
            <w:tcW w:w="352" w:type="pct"/>
            <w:vAlign w:val="center"/>
          </w:tcPr>
          <w:p w14:paraId="7EDFC0EC"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68F92919" w14:textId="77777777" w:rsidR="00E03759" w:rsidRDefault="00E03759">
            <w:pPr>
              <w:rPr>
                <w:rFonts w:ascii="Arial" w:hAnsi="Arial" w:cs="Arial"/>
                <w:sz w:val="20"/>
              </w:rPr>
            </w:pPr>
          </w:p>
        </w:tc>
        <w:tc>
          <w:tcPr>
            <w:tcW w:w="357" w:type="pct"/>
            <w:gridSpan w:val="2"/>
            <w:vAlign w:val="center"/>
          </w:tcPr>
          <w:p w14:paraId="39AA9E97" w14:textId="77777777" w:rsidR="00E03759" w:rsidRDefault="00E03759" w:rsidP="00E31806">
            <w:pPr>
              <w:keepNext/>
              <w:rPr>
                <w:rFonts w:ascii="Arial" w:hAnsi="Arial" w:cs="Arial"/>
                <w:sz w:val="20"/>
              </w:rPr>
            </w:pPr>
          </w:p>
        </w:tc>
        <w:tc>
          <w:tcPr>
            <w:tcW w:w="352" w:type="pct"/>
          </w:tcPr>
          <w:p w14:paraId="1F87B093" w14:textId="77777777" w:rsidR="00E03759" w:rsidRDefault="00E03759" w:rsidP="00E31806">
            <w:pPr>
              <w:keepNext/>
              <w:rPr>
                <w:rFonts w:ascii="Arial" w:hAnsi="Arial" w:cs="Arial"/>
                <w:sz w:val="20"/>
              </w:rPr>
            </w:pPr>
          </w:p>
        </w:tc>
        <w:tc>
          <w:tcPr>
            <w:tcW w:w="352" w:type="pct"/>
          </w:tcPr>
          <w:p w14:paraId="493E3C9C" w14:textId="77777777" w:rsidR="00E03759" w:rsidRDefault="00E03759" w:rsidP="00E31806">
            <w:pPr>
              <w:keepNext/>
              <w:rPr>
                <w:rFonts w:ascii="Arial" w:hAnsi="Arial" w:cs="Arial"/>
                <w:sz w:val="20"/>
              </w:rPr>
            </w:pPr>
          </w:p>
        </w:tc>
      </w:tr>
      <w:tr w:rsidR="00E03759" w14:paraId="11BA5908" w14:textId="77777777" w:rsidTr="00E03759">
        <w:trPr>
          <w:trHeight w:val="271"/>
          <w:jc w:val="center"/>
        </w:trPr>
        <w:tc>
          <w:tcPr>
            <w:tcW w:w="1475" w:type="pct"/>
            <w:vAlign w:val="center"/>
          </w:tcPr>
          <w:p w14:paraId="46AB0926" w14:textId="3FC2CBB3" w:rsidR="00E03759" w:rsidRDefault="00E03759">
            <w:pPr>
              <w:jc w:val="center"/>
              <w:rPr>
                <w:rFonts w:ascii="Arial" w:hAnsi="Arial" w:cs="Arial"/>
                <w:sz w:val="20"/>
                <w:szCs w:val="20"/>
              </w:rPr>
            </w:pPr>
            <w:r>
              <w:rPr>
                <w:rFonts w:ascii="Arial" w:hAnsi="Arial" w:cs="Arial"/>
                <w:sz w:val="20"/>
                <w:szCs w:val="20"/>
              </w:rPr>
              <w:t>[RF27]</w:t>
            </w:r>
          </w:p>
        </w:tc>
        <w:tc>
          <w:tcPr>
            <w:tcW w:w="352" w:type="pct"/>
            <w:vAlign w:val="center"/>
          </w:tcPr>
          <w:p w14:paraId="2A8ADEA8" w14:textId="77777777" w:rsidR="00E03759" w:rsidRDefault="00E03759">
            <w:pPr>
              <w:rPr>
                <w:rFonts w:ascii="Arial" w:hAnsi="Arial" w:cs="Arial"/>
                <w:sz w:val="20"/>
              </w:rPr>
            </w:pPr>
          </w:p>
        </w:tc>
        <w:tc>
          <w:tcPr>
            <w:tcW w:w="352" w:type="pct"/>
            <w:vAlign w:val="center"/>
          </w:tcPr>
          <w:p w14:paraId="2C8CA36E" w14:textId="77777777" w:rsidR="00E03759" w:rsidRDefault="00E03759">
            <w:pPr>
              <w:rPr>
                <w:rFonts w:ascii="Arial" w:hAnsi="Arial" w:cs="Arial"/>
                <w:sz w:val="20"/>
              </w:rPr>
            </w:pPr>
          </w:p>
        </w:tc>
        <w:tc>
          <w:tcPr>
            <w:tcW w:w="352" w:type="pct"/>
            <w:vAlign w:val="center"/>
          </w:tcPr>
          <w:p w14:paraId="2A6688FB" w14:textId="77777777" w:rsidR="00E03759" w:rsidRDefault="00E03759">
            <w:pPr>
              <w:rPr>
                <w:rFonts w:ascii="Arial" w:hAnsi="Arial" w:cs="Arial"/>
                <w:sz w:val="20"/>
              </w:rPr>
            </w:pPr>
          </w:p>
        </w:tc>
        <w:tc>
          <w:tcPr>
            <w:tcW w:w="352" w:type="pct"/>
            <w:vAlign w:val="center"/>
          </w:tcPr>
          <w:p w14:paraId="3AA1CCBE" w14:textId="77777777" w:rsidR="00E03759" w:rsidRDefault="00E03759">
            <w:pPr>
              <w:rPr>
                <w:rFonts w:ascii="Arial" w:hAnsi="Arial" w:cs="Arial"/>
                <w:sz w:val="20"/>
              </w:rPr>
            </w:pPr>
          </w:p>
        </w:tc>
        <w:tc>
          <w:tcPr>
            <w:tcW w:w="352" w:type="pct"/>
            <w:vAlign w:val="center"/>
          </w:tcPr>
          <w:p w14:paraId="6C385A68" w14:textId="77777777" w:rsidR="00E03759" w:rsidRDefault="00E03759">
            <w:pPr>
              <w:rPr>
                <w:rFonts w:ascii="Arial" w:hAnsi="Arial" w:cs="Arial"/>
                <w:sz w:val="20"/>
              </w:rPr>
            </w:pPr>
          </w:p>
        </w:tc>
        <w:tc>
          <w:tcPr>
            <w:tcW w:w="352" w:type="pct"/>
            <w:vAlign w:val="center"/>
          </w:tcPr>
          <w:p w14:paraId="48F12943" w14:textId="77777777" w:rsidR="00E03759" w:rsidRDefault="00E03759">
            <w:pPr>
              <w:jc w:val="center"/>
              <w:rPr>
                <w:rFonts w:ascii="Arial" w:hAnsi="Arial" w:cs="Arial"/>
                <w:sz w:val="20"/>
              </w:rPr>
            </w:pPr>
          </w:p>
        </w:tc>
        <w:tc>
          <w:tcPr>
            <w:tcW w:w="352" w:type="pct"/>
            <w:vAlign w:val="center"/>
          </w:tcPr>
          <w:p w14:paraId="66C8D551" w14:textId="77777777" w:rsidR="00E03759" w:rsidRDefault="00E03759">
            <w:pPr>
              <w:rPr>
                <w:rFonts w:ascii="Arial" w:hAnsi="Arial" w:cs="Arial"/>
                <w:sz w:val="20"/>
              </w:rPr>
            </w:pPr>
          </w:p>
        </w:tc>
        <w:tc>
          <w:tcPr>
            <w:tcW w:w="357" w:type="pct"/>
            <w:gridSpan w:val="2"/>
            <w:vAlign w:val="center"/>
          </w:tcPr>
          <w:p w14:paraId="41AC666F" w14:textId="77777777" w:rsidR="00E03759" w:rsidRDefault="00E03759" w:rsidP="00E31806">
            <w:pPr>
              <w:keepNext/>
              <w:rPr>
                <w:rFonts w:ascii="Arial" w:hAnsi="Arial" w:cs="Arial"/>
                <w:sz w:val="20"/>
              </w:rPr>
            </w:pPr>
          </w:p>
        </w:tc>
        <w:tc>
          <w:tcPr>
            <w:tcW w:w="352" w:type="pct"/>
          </w:tcPr>
          <w:p w14:paraId="0DE27A48" w14:textId="47924701" w:rsidR="00E03759" w:rsidRDefault="00E03759" w:rsidP="00E03759">
            <w:pPr>
              <w:keepNext/>
              <w:jc w:val="center"/>
              <w:rPr>
                <w:rFonts w:ascii="Arial" w:hAnsi="Arial" w:cs="Arial"/>
                <w:sz w:val="20"/>
              </w:rPr>
            </w:pPr>
            <w:r>
              <w:rPr>
                <w:rFonts w:ascii="Arial" w:hAnsi="Arial" w:cs="Arial"/>
                <w:sz w:val="20"/>
              </w:rPr>
              <w:t>X</w:t>
            </w:r>
          </w:p>
        </w:tc>
        <w:tc>
          <w:tcPr>
            <w:tcW w:w="352" w:type="pct"/>
          </w:tcPr>
          <w:p w14:paraId="4479DA59" w14:textId="77777777" w:rsidR="00E03759" w:rsidRDefault="00E03759" w:rsidP="00E31806">
            <w:pPr>
              <w:keepNext/>
              <w:rPr>
                <w:rFonts w:ascii="Arial" w:hAnsi="Arial" w:cs="Arial"/>
                <w:sz w:val="20"/>
              </w:rPr>
            </w:pPr>
          </w:p>
        </w:tc>
      </w:tr>
      <w:tr w:rsidR="00E03759" w14:paraId="629D479F" w14:textId="77777777" w:rsidTr="00E03759">
        <w:trPr>
          <w:trHeight w:val="271"/>
          <w:jc w:val="center"/>
        </w:trPr>
        <w:tc>
          <w:tcPr>
            <w:tcW w:w="1475" w:type="pct"/>
            <w:vAlign w:val="center"/>
          </w:tcPr>
          <w:p w14:paraId="5341CF56" w14:textId="5D18BA10" w:rsidR="00E03759" w:rsidRDefault="00E03759">
            <w:pPr>
              <w:jc w:val="center"/>
              <w:rPr>
                <w:rFonts w:ascii="Arial" w:hAnsi="Arial" w:cs="Arial"/>
                <w:sz w:val="20"/>
                <w:szCs w:val="20"/>
              </w:rPr>
            </w:pPr>
            <w:r>
              <w:rPr>
                <w:rFonts w:ascii="Arial" w:hAnsi="Arial" w:cs="Arial"/>
                <w:sz w:val="20"/>
                <w:szCs w:val="20"/>
              </w:rPr>
              <w:t>[RF28]</w:t>
            </w:r>
          </w:p>
        </w:tc>
        <w:tc>
          <w:tcPr>
            <w:tcW w:w="352" w:type="pct"/>
            <w:vAlign w:val="center"/>
          </w:tcPr>
          <w:p w14:paraId="1EBBFFF8" w14:textId="77777777" w:rsidR="00E03759" w:rsidRDefault="00E03759">
            <w:pPr>
              <w:rPr>
                <w:rFonts w:ascii="Arial" w:hAnsi="Arial" w:cs="Arial"/>
                <w:sz w:val="20"/>
              </w:rPr>
            </w:pPr>
          </w:p>
        </w:tc>
        <w:tc>
          <w:tcPr>
            <w:tcW w:w="352" w:type="pct"/>
            <w:vAlign w:val="center"/>
          </w:tcPr>
          <w:p w14:paraId="2D578BE3" w14:textId="77777777" w:rsidR="00E03759" w:rsidRDefault="00E03759">
            <w:pPr>
              <w:rPr>
                <w:rFonts w:ascii="Arial" w:hAnsi="Arial" w:cs="Arial"/>
                <w:sz w:val="20"/>
              </w:rPr>
            </w:pPr>
          </w:p>
        </w:tc>
        <w:tc>
          <w:tcPr>
            <w:tcW w:w="352" w:type="pct"/>
            <w:vAlign w:val="center"/>
          </w:tcPr>
          <w:p w14:paraId="129E3F30" w14:textId="77777777" w:rsidR="00E03759" w:rsidRDefault="00E03759">
            <w:pPr>
              <w:rPr>
                <w:rFonts w:ascii="Arial" w:hAnsi="Arial" w:cs="Arial"/>
                <w:sz w:val="20"/>
              </w:rPr>
            </w:pPr>
          </w:p>
        </w:tc>
        <w:tc>
          <w:tcPr>
            <w:tcW w:w="352" w:type="pct"/>
            <w:vAlign w:val="center"/>
          </w:tcPr>
          <w:p w14:paraId="5BEABEFF" w14:textId="77777777" w:rsidR="00E03759" w:rsidRDefault="00E03759">
            <w:pPr>
              <w:rPr>
                <w:rFonts w:ascii="Arial" w:hAnsi="Arial" w:cs="Arial"/>
                <w:sz w:val="20"/>
              </w:rPr>
            </w:pPr>
          </w:p>
        </w:tc>
        <w:tc>
          <w:tcPr>
            <w:tcW w:w="352" w:type="pct"/>
            <w:vAlign w:val="center"/>
          </w:tcPr>
          <w:p w14:paraId="57AE1D11" w14:textId="77777777" w:rsidR="00E03759" w:rsidRDefault="00E03759">
            <w:pPr>
              <w:rPr>
                <w:rFonts w:ascii="Arial" w:hAnsi="Arial" w:cs="Arial"/>
                <w:sz w:val="20"/>
              </w:rPr>
            </w:pPr>
          </w:p>
        </w:tc>
        <w:tc>
          <w:tcPr>
            <w:tcW w:w="352" w:type="pct"/>
            <w:vAlign w:val="center"/>
          </w:tcPr>
          <w:p w14:paraId="4D9E0C9C" w14:textId="77777777" w:rsidR="00E03759" w:rsidRDefault="00E03759">
            <w:pPr>
              <w:jc w:val="center"/>
              <w:rPr>
                <w:rFonts w:ascii="Arial" w:hAnsi="Arial" w:cs="Arial"/>
                <w:sz w:val="20"/>
              </w:rPr>
            </w:pPr>
          </w:p>
        </w:tc>
        <w:tc>
          <w:tcPr>
            <w:tcW w:w="352" w:type="pct"/>
            <w:vAlign w:val="center"/>
          </w:tcPr>
          <w:p w14:paraId="4356AB0B" w14:textId="77777777" w:rsidR="00E03759" w:rsidRDefault="00E03759">
            <w:pPr>
              <w:rPr>
                <w:rFonts w:ascii="Arial" w:hAnsi="Arial" w:cs="Arial"/>
                <w:sz w:val="20"/>
              </w:rPr>
            </w:pPr>
          </w:p>
        </w:tc>
        <w:tc>
          <w:tcPr>
            <w:tcW w:w="357" w:type="pct"/>
            <w:gridSpan w:val="2"/>
            <w:vAlign w:val="center"/>
          </w:tcPr>
          <w:p w14:paraId="6EEC8DD3" w14:textId="77777777" w:rsidR="00E03759" w:rsidRDefault="00E03759" w:rsidP="00E31806">
            <w:pPr>
              <w:keepNext/>
              <w:rPr>
                <w:rFonts w:ascii="Arial" w:hAnsi="Arial" w:cs="Arial"/>
                <w:sz w:val="20"/>
              </w:rPr>
            </w:pPr>
          </w:p>
        </w:tc>
        <w:tc>
          <w:tcPr>
            <w:tcW w:w="352" w:type="pct"/>
          </w:tcPr>
          <w:p w14:paraId="0409C6C6" w14:textId="18A6DC38" w:rsidR="00E03759" w:rsidRDefault="00E03759" w:rsidP="00E03759">
            <w:pPr>
              <w:keepNext/>
              <w:jc w:val="center"/>
              <w:rPr>
                <w:rFonts w:ascii="Arial" w:hAnsi="Arial" w:cs="Arial"/>
                <w:sz w:val="20"/>
              </w:rPr>
            </w:pPr>
            <w:r>
              <w:rPr>
                <w:rFonts w:ascii="Arial" w:hAnsi="Arial" w:cs="Arial"/>
                <w:sz w:val="20"/>
              </w:rPr>
              <w:t>X</w:t>
            </w:r>
          </w:p>
        </w:tc>
        <w:tc>
          <w:tcPr>
            <w:tcW w:w="352" w:type="pct"/>
          </w:tcPr>
          <w:p w14:paraId="061B5BCC" w14:textId="77777777" w:rsidR="00E03759" w:rsidRDefault="00E03759" w:rsidP="00E31806">
            <w:pPr>
              <w:keepNext/>
              <w:rPr>
                <w:rFonts w:ascii="Arial" w:hAnsi="Arial" w:cs="Arial"/>
                <w:sz w:val="20"/>
              </w:rPr>
            </w:pPr>
          </w:p>
        </w:tc>
      </w:tr>
      <w:tr w:rsidR="00E03759" w14:paraId="35749F81" w14:textId="77777777" w:rsidTr="00E03759">
        <w:trPr>
          <w:trHeight w:val="271"/>
          <w:jc w:val="center"/>
        </w:trPr>
        <w:tc>
          <w:tcPr>
            <w:tcW w:w="1475" w:type="pct"/>
            <w:vAlign w:val="center"/>
          </w:tcPr>
          <w:p w14:paraId="270E293D" w14:textId="0E1A19C4" w:rsidR="00E03759" w:rsidRDefault="00E03759">
            <w:pPr>
              <w:jc w:val="center"/>
              <w:rPr>
                <w:rFonts w:ascii="Arial" w:hAnsi="Arial" w:cs="Arial"/>
                <w:sz w:val="20"/>
                <w:szCs w:val="20"/>
              </w:rPr>
            </w:pPr>
            <w:r>
              <w:rPr>
                <w:rFonts w:ascii="Arial" w:hAnsi="Arial" w:cs="Arial"/>
                <w:sz w:val="20"/>
                <w:szCs w:val="20"/>
              </w:rPr>
              <w:t>[RF29]</w:t>
            </w:r>
          </w:p>
        </w:tc>
        <w:tc>
          <w:tcPr>
            <w:tcW w:w="352" w:type="pct"/>
            <w:vAlign w:val="center"/>
          </w:tcPr>
          <w:p w14:paraId="6550DEF3" w14:textId="77777777" w:rsidR="00E03759" w:rsidRDefault="00E03759">
            <w:pPr>
              <w:rPr>
                <w:rFonts w:ascii="Arial" w:hAnsi="Arial" w:cs="Arial"/>
                <w:sz w:val="20"/>
              </w:rPr>
            </w:pPr>
          </w:p>
        </w:tc>
        <w:tc>
          <w:tcPr>
            <w:tcW w:w="352" w:type="pct"/>
            <w:vAlign w:val="center"/>
          </w:tcPr>
          <w:p w14:paraId="6A860FA7" w14:textId="77777777" w:rsidR="00E03759" w:rsidRDefault="00E03759">
            <w:pPr>
              <w:rPr>
                <w:rFonts w:ascii="Arial" w:hAnsi="Arial" w:cs="Arial"/>
                <w:sz w:val="20"/>
              </w:rPr>
            </w:pPr>
          </w:p>
        </w:tc>
        <w:tc>
          <w:tcPr>
            <w:tcW w:w="352" w:type="pct"/>
            <w:vAlign w:val="center"/>
          </w:tcPr>
          <w:p w14:paraId="341371C7" w14:textId="77777777" w:rsidR="00E03759" w:rsidRDefault="00E03759">
            <w:pPr>
              <w:rPr>
                <w:rFonts w:ascii="Arial" w:hAnsi="Arial" w:cs="Arial"/>
                <w:sz w:val="20"/>
              </w:rPr>
            </w:pPr>
          </w:p>
        </w:tc>
        <w:tc>
          <w:tcPr>
            <w:tcW w:w="352" w:type="pct"/>
            <w:vAlign w:val="center"/>
          </w:tcPr>
          <w:p w14:paraId="6900BFA6" w14:textId="77777777" w:rsidR="00E03759" w:rsidRDefault="00E03759">
            <w:pPr>
              <w:rPr>
                <w:rFonts w:ascii="Arial" w:hAnsi="Arial" w:cs="Arial"/>
                <w:sz w:val="20"/>
              </w:rPr>
            </w:pPr>
          </w:p>
        </w:tc>
        <w:tc>
          <w:tcPr>
            <w:tcW w:w="352" w:type="pct"/>
            <w:vAlign w:val="center"/>
          </w:tcPr>
          <w:p w14:paraId="5CC533C5" w14:textId="77777777" w:rsidR="00E03759" w:rsidRDefault="00E03759">
            <w:pPr>
              <w:rPr>
                <w:rFonts w:ascii="Arial" w:hAnsi="Arial" w:cs="Arial"/>
                <w:sz w:val="20"/>
              </w:rPr>
            </w:pPr>
          </w:p>
        </w:tc>
        <w:tc>
          <w:tcPr>
            <w:tcW w:w="352" w:type="pct"/>
            <w:vAlign w:val="center"/>
          </w:tcPr>
          <w:p w14:paraId="145FFF0F" w14:textId="77777777" w:rsidR="00E03759" w:rsidRDefault="00E03759">
            <w:pPr>
              <w:jc w:val="center"/>
              <w:rPr>
                <w:rFonts w:ascii="Arial" w:hAnsi="Arial" w:cs="Arial"/>
                <w:sz w:val="20"/>
              </w:rPr>
            </w:pPr>
          </w:p>
        </w:tc>
        <w:tc>
          <w:tcPr>
            <w:tcW w:w="352" w:type="pct"/>
            <w:vAlign w:val="center"/>
          </w:tcPr>
          <w:p w14:paraId="41C8AAE8" w14:textId="77777777" w:rsidR="00E03759" w:rsidRDefault="00E03759">
            <w:pPr>
              <w:rPr>
                <w:rFonts w:ascii="Arial" w:hAnsi="Arial" w:cs="Arial"/>
                <w:sz w:val="20"/>
              </w:rPr>
            </w:pPr>
          </w:p>
        </w:tc>
        <w:tc>
          <w:tcPr>
            <w:tcW w:w="357" w:type="pct"/>
            <w:gridSpan w:val="2"/>
            <w:vAlign w:val="center"/>
          </w:tcPr>
          <w:p w14:paraId="4A51528F" w14:textId="77777777" w:rsidR="00E03759" w:rsidRDefault="00E03759" w:rsidP="00E31806">
            <w:pPr>
              <w:keepNext/>
              <w:rPr>
                <w:rFonts w:ascii="Arial" w:hAnsi="Arial" w:cs="Arial"/>
                <w:sz w:val="20"/>
              </w:rPr>
            </w:pPr>
          </w:p>
        </w:tc>
        <w:tc>
          <w:tcPr>
            <w:tcW w:w="352" w:type="pct"/>
          </w:tcPr>
          <w:p w14:paraId="2CD90E58" w14:textId="099C1223" w:rsidR="00E03759" w:rsidRDefault="00E03759" w:rsidP="00E03759">
            <w:pPr>
              <w:keepNext/>
              <w:jc w:val="center"/>
              <w:rPr>
                <w:rFonts w:ascii="Arial" w:hAnsi="Arial" w:cs="Arial"/>
                <w:sz w:val="20"/>
              </w:rPr>
            </w:pPr>
            <w:r>
              <w:rPr>
                <w:rFonts w:ascii="Arial" w:hAnsi="Arial" w:cs="Arial"/>
                <w:sz w:val="20"/>
              </w:rPr>
              <w:t>X</w:t>
            </w:r>
          </w:p>
        </w:tc>
        <w:tc>
          <w:tcPr>
            <w:tcW w:w="352" w:type="pct"/>
          </w:tcPr>
          <w:p w14:paraId="1E080A02" w14:textId="77777777" w:rsidR="00E03759" w:rsidRDefault="00E03759" w:rsidP="00E31806">
            <w:pPr>
              <w:keepNext/>
              <w:rPr>
                <w:rFonts w:ascii="Arial" w:hAnsi="Arial" w:cs="Arial"/>
                <w:sz w:val="20"/>
              </w:rPr>
            </w:pPr>
          </w:p>
        </w:tc>
      </w:tr>
      <w:tr w:rsidR="00E03759" w14:paraId="24451750" w14:textId="77777777" w:rsidTr="00E03759">
        <w:trPr>
          <w:trHeight w:val="271"/>
          <w:jc w:val="center"/>
        </w:trPr>
        <w:tc>
          <w:tcPr>
            <w:tcW w:w="1475" w:type="pct"/>
            <w:vAlign w:val="center"/>
          </w:tcPr>
          <w:p w14:paraId="419B6D27" w14:textId="2B445651" w:rsidR="00E03759" w:rsidRDefault="00E03759">
            <w:pPr>
              <w:jc w:val="center"/>
              <w:rPr>
                <w:rFonts w:ascii="Arial" w:hAnsi="Arial" w:cs="Arial"/>
                <w:sz w:val="20"/>
                <w:szCs w:val="20"/>
              </w:rPr>
            </w:pPr>
            <w:r>
              <w:rPr>
                <w:rFonts w:ascii="Arial" w:hAnsi="Arial" w:cs="Arial"/>
                <w:sz w:val="20"/>
                <w:szCs w:val="20"/>
              </w:rPr>
              <w:t>[RF30]</w:t>
            </w:r>
          </w:p>
        </w:tc>
        <w:tc>
          <w:tcPr>
            <w:tcW w:w="352" w:type="pct"/>
            <w:vAlign w:val="center"/>
          </w:tcPr>
          <w:p w14:paraId="02B73C40" w14:textId="77777777" w:rsidR="00E03759" w:rsidRDefault="00E03759">
            <w:pPr>
              <w:rPr>
                <w:rFonts w:ascii="Arial" w:hAnsi="Arial" w:cs="Arial"/>
                <w:sz w:val="20"/>
              </w:rPr>
            </w:pPr>
          </w:p>
        </w:tc>
        <w:tc>
          <w:tcPr>
            <w:tcW w:w="352" w:type="pct"/>
            <w:vAlign w:val="center"/>
          </w:tcPr>
          <w:p w14:paraId="4A8F16E0" w14:textId="77777777" w:rsidR="00E03759" w:rsidRDefault="00E03759">
            <w:pPr>
              <w:rPr>
                <w:rFonts w:ascii="Arial" w:hAnsi="Arial" w:cs="Arial"/>
                <w:sz w:val="20"/>
              </w:rPr>
            </w:pPr>
          </w:p>
        </w:tc>
        <w:tc>
          <w:tcPr>
            <w:tcW w:w="352" w:type="pct"/>
            <w:vAlign w:val="center"/>
          </w:tcPr>
          <w:p w14:paraId="6E6D6EFC" w14:textId="77777777" w:rsidR="00E03759" w:rsidRDefault="00E03759">
            <w:pPr>
              <w:rPr>
                <w:rFonts w:ascii="Arial" w:hAnsi="Arial" w:cs="Arial"/>
                <w:sz w:val="20"/>
              </w:rPr>
            </w:pPr>
          </w:p>
        </w:tc>
        <w:tc>
          <w:tcPr>
            <w:tcW w:w="352" w:type="pct"/>
            <w:vAlign w:val="center"/>
          </w:tcPr>
          <w:p w14:paraId="7747A1B2" w14:textId="77777777" w:rsidR="00E03759" w:rsidRDefault="00E03759">
            <w:pPr>
              <w:rPr>
                <w:rFonts w:ascii="Arial" w:hAnsi="Arial" w:cs="Arial"/>
                <w:sz w:val="20"/>
              </w:rPr>
            </w:pPr>
          </w:p>
        </w:tc>
        <w:tc>
          <w:tcPr>
            <w:tcW w:w="352" w:type="pct"/>
            <w:vAlign w:val="center"/>
          </w:tcPr>
          <w:p w14:paraId="12131617" w14:textId="77777777" w:rsidR="00E03759" w:rsidRDefault="00E03759">
            <w:pPr>
              <w:rPr>
                <w:rFonts w:ascii="Arial" w:hAnsi="Arial" w:cs="Arial"/>
                <w:sz w:val="20"/>
              </w:rPr>
            </w:pPr>
          </w:p>
        </w:tc>
        <w:tc>
          <w:tcPr>
            <w:tcW w:w="352" w:type="pct"/>
            <w:vAlign w:val="center"/>
          </w:tcPr>
          <w:p w14:paraId="01431D8B" w14:textId="77777777" w:rsidR="00E03759" w:rsidRDefault="00E03759">
            <w:pPr>
              <w:jc w:val="center"/>
              <w:rPr>
                <w:rFonts w:ascii="Arial" w:hAnsi="Arial" w:cs="Arial"/>
                <w:sz w:val="20"/>
              </w:rPr>
            </w:pPr>
          </w:p>
        </w:tc>
        <w:tc>
          <w:tcPr>
            <w:tcW w:w="352" w:type="pct"/>
            <w:vAlign w:val="center"/>
          </w:tcPr>
          <w:p w14:paraId="06D0FEEB" w14:textId="77777777" w:rsidR="00E03759" w:rsidRDefault="00E03759">
            <w:pPr>
              <w:rPr>
                <w:rFonts w:ascii="Arial" w:hAnsi="Arial" w:cs="Arial"/>
                <w:sz w:val="20"/>
              </w:rPr>
            </w:pPr>
          </w:p>
        </w:tc>
        <w:tc>
          <w:tcPr>
            <w:tcW w:w="357" w:type="pct"/>
            <w:gridSpan w:val="2"/>
            <w:vAlign w:val="center"/>
          </w:tcPr>
          <w:p w14:paraId="1AD0314D" w14:textId="77777777" w:rsidR="00E03759" w:rsidRDefault="00E03759" w:rsidP="00E31806">
            <w:pPr>
              <w:keepNext/>
              <w:rPr>
                <w:rFonts w:ascii="Arial" w:hAnsi="Arial" w:cs="Arial"/>
                <w:sz w:val="20"/>
              </w:rPr>
            </w:pPr>
          </w:p>
        </w:tc>
        <w:tc>
          <w:tcPr>
            <w:tcW w:w="352" w:type="pct"/>
          </w:tcPr>
          <w:p w14:paraId="4000113B" w14:textId="77777777" w:rsidR="00E03759" w:rsidRDefault="00E03759" w:rsidP="00E03759">
            <w:pPr>
              <w:keepNext/>
              <w:jc w:val="center"/>
              <w:rPr>
                <w:rFonts w:ascii="Arial" w:hAnsi="Arial" w:cs="Arial"/>
                <w:sz w:val="20"/>
              </w:rPr>
            </w:pPr>
          </w:p>
        </w:tc>
        <w:tc>
          <w:tcPr>
            <w:tcW w:w="352" w:type="pct"/>
          </w:tcPr>
          <w:p w14:paraId="5DA1D3BE" w14:textId="77B026F5" w:rsidR="00E03759" w:rsidRDefault="00E03759" w:rsidP="00E03759">
            <w:pPr>
              <w:keepNext/>
              <w:jc w:val="center"/>
              <w:rPr>
                <w:rFonts w:ascii="Arial" w:hAnsi="Arial" w:cs="Arial"/>
                <w:sz w:val="20"/>
              </w:rPr>
            </w:pPr>
            <w:r>
              <w:rPr>
                <w:rFonts w:ascii="Arial" w:hAnsi="Arial" w:cs="Arial"/>
                <w:sz w:val="20"/>
              </w:rPr>
              <w:t>X</w:t>
            </w:r>
          </w:p>
        </w:tc>
      </w:tr>
      <w:tr w:rsidR="00E03759" w14:paraId="11B82E84" w14:textId="77777777" w:rsidTr="00E03759">
        <w:trPr>
          <w:trHeight w:val="271"/>
          <w:jc w:val="center"/>
        </w:trPr>
        <w:tc>
          <w:tcPr>
            <w:tcW w:w="1475" w:type="pct"/>
            <w:vAlign w:val="center"/>
          </w:tcPr>
          <w:p w14:paraId="22F39520" w14:textId="08EB41C2" w:rsidR="00E03759" w:rsidRDefault="00E03759">
            <w:pPr>
              <w:jc w:val="center"/>
              <w:rPr>
                <w:rFonts w:ascii="Arial" w:hAnsi="Arial" w:cs="Arial"/>
                <w:sz w:val="20"/>
                <w:szCs w:val="20"/>
              </w:rPr>
            </w:pPr>
            <w:r>
              <w:rPr>
                <w:rFonts w:ascii="Arial" w:hAnsi="Arial" w:cs="Arial"/>
                <w:sz w:val="20"/>
                <w:szCs w:val="20"/>
              </w:rPr>
              <w:t>[RF31]</w:t>
            </w:r>
          </w:p>
        </w:tc>
        <w:tc>
          <w:tcPr>
            <w:tcW w:w="352" w:type="pct"/>
            <w:vAlign w:val="center"/>
          </w:tcPr>
          <w:p w14:paraId="75ACA126" w14:textId="77777777" w:rsidR="00E03759" w:rsidRDefault="00E03759">
            <w:pPr>
              <w:rPr>
                <w:rFonts w:ascii="Arial" w:hAnsi="Arial" w:cs="Arial"/>
                <w:sz w:val="20"/>
              </w:rPr>
            </w:pPr>
          </w:p>
        </w:tc>
        <w:tc>
          <w:tcPr>
            <w:tcW w:w="352" w:type="pct"/>
            <w:vAlign w:val="center"/>
          </w:tcPr>
          <w:p w14:paraId="7AAF154E" w14:textId="77777777" w:rsidR="00E03759" w:rsidRDefault="00E03759">
            <w:pPr>
              <w:rPr>
                <w:rFonts w:ascii="Arial" w:hAnsi="Arial" w:cs="Arial"/>
                <w:sz w:val="20"/>
              </w:rPr>
            </w:pPr>
          </w:p>
        </w:tc>
        <w:tc>
          <w:tcPr>
            <w:tcW w:w="352" w:type="pct"/>
            <w:vAlign w:val="center"/>
          </w:tcPr>
          <w:p w14:paraId="29D13DC2" w14:textId="77777777" w:rsidR="00E03759" w:rsidRDefault="00E03759">
            <w:pPr>
              <w:rPr>
                <w:rFonts w:ascii="Arial" w:hAnsi="Arial" w:cs="Arial"/>
                <w:sz w:val="20"/>
              </w:rPr>
            </w:pPr>
          </w:p>
        </w:tc>
        <w:tc>
          <w:tcPr>
            <w:tcW w:w="352" w:type="pct"/>
            <w:vAlign w:val="center"/>
          </w:tcPr>
          <w:p w14:paraId="5B3B0F05" w14:textId="77777777" w:rsidR="00E03759" w:rsidRDefault="00E03759">
            <w:pPr>
              <w:rPr>
                <w:rFonts w:ascii="Arial" w:hAnsi="Arial" w:cs="Arial"/>
                <w:sz w:val="20"/>
              </w:rPr>
            </w:pPr>
          </w:p>
        </w:tc>
        <w:tc>
          <w:tcPr>
            <w:tcW w:w="352" w:type="pct"/>
            <w:vAlign w:val="center"/>
          </w:tcPr>
          <w:p w14:paraId="03BC20F7" w14:textId="77777777" w:rsidR="00E03759" w:rsidRDefault="00E03759">
            <w:pPr>
              <w:rPr>
                <w:rFonts w:ascii="Arial" w:hAnsi="Arial" w:cs="Arial"/>
                <w:sz w:val="20"/>
              </w:rPr>
            </w:pPr>
          </w:p>
        </w:tc>
        <w:tc>
          <w:tcPr>
            <w:tcW w:w="352" w:type="pct"/>
            <w:vAlign w:val="center"/>
          </w:tcPr>
          <w:p w14:paraId="634957A7" w14:textId="77777777" w:rsidR="00E03759" w:rsidRDefault="00E03759">
            <w:pPr>
              <w:jc w:val="center"/>
              <w:rPr>
                <w:rFonts w:ascii="Arial" w:hAnsi="Arial" w:cs="Arial"/>
                <w:sz w:val="20"/>
              </w:rPr>
            </w:pPr>
          </w:p>
        </w:tc>
        <w:tc>
          <w:tcPr>
            <w:tcW w:w="352" w:type="pct"/>
            <w:vAlign w:val="center"/>
          </w:tcPr>
          <w:p w14:paraId="0FB49D27" w14:textId="77777777" w:rsidR="00E03759" w:rsidRDefault="00E03759">
            <w:pPr>
              <w:rPr>
                <w:rFonts w:ascii="Arial" w:hAnsi="Arial" w:cs="Arial"/>
                <w:sz w:val="20"/>
              </w:rPr>
            </w:pPr>
          </w:p>
        </w:tc>
        <w:tc>
          <w:tcPr>
            <w:tcW w:w="357" w:type="pct"/>
            <w:gridSpan w:val="2"/>
            <w:vAlign w:val="center"/>
          </w:tcPr>
          <w:p w14:paraId="1EFDA1D5" w14:textId="77777777" w:rsidR="00E03759" w:rsidRDefault="00E03759" w:rsidP="00E31806">
            <w:pPr>
              <w:keepNext/>
              <w:rPr>
                <w:rFonts w:ascii="Arial" w:hAnsi="Arial" w:cs="Arial"/>
                <w:sz w:val="20"/>
              </w:rPr>
            </w:pPr>
          </w:p>
        </w:tc>
        <w:tc>
          <w:tcPr>
            <w:tcW w:w="352" w:type="pct"/>
          </w:tcPr>
          <w:p w14:paraId="033638DB" w14:textId="77777777" w:rsidR="00E03759" w:rsidRDefault="00E03759" w:rsidP="00E03759">
            <w:pPr>
              <w:keepNext/>
              <w:jc w:val="center"/>
              <w:rPr>
                <w:rFonts w:ascii="Arial" w:hAnsi="Arial" w:cs="Arial"/>
                <w:sz w:val="20"/>
              </w:rPr>
            </w:pPr>
          </w:p>
        </w:tc>
        <w:tc>
          <w:tcPr>
            <w:tcW w:w="352" w:type="pct"/>
          </w:tcPr>
          <w:p w14:paraId="522FE02E" w14:textId="61DD3459" w:rsidR="00E03759" w:rsidRDefault="00E03759" w:rsidP="00E03759">
            <w:pPr>
              <w:keepNext/>
              <w:jc w:val="center"/>
              <w:rPr>
                <w:rFonts w:ascii="Arial" w:hAnsi="Arial" w:cs="Arial"/>
                <w:sz w:val="20"/>
              </w:rPr>
            </w:pPr>
            <w:r>
              <w:rPr>
                <w:rFonts w:ascii="Arial" w:hAnsi="Arial" w:cs="Arial"/>
                <w:sz w:val="20"/>
              </w:rPr>
              <w:t>X</w:t>
            </w:r>
          </w:p>
        </w:tc>
      </w:tr>
    </w:tbl>
    <w:p w14:paraId="5AA8FF80" w14:textId="0FB1886F" w:rsidR="00632C4F" w:rsidRPr="00E31806" w:rsidRDefault="00E31806" w:rsidP="00E31806">
      <w:pPr>
        <w:pStyle w:val="Legenda"/>
        <w:rPr>
          <w:rFonts w:ascii="Arial" w:hAnsi="Arial" w:cs="Arial"/>
          <w:color w:val="auto"/>
          <w:sz w:val="20"/>
        </w:rPr>
      </w:pPr>
      <w:bookmarkStart w:id="328" w:name="_Toc515021242"/>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57</w:t>
      </w:r>
      <w:r w:rsidR="00417029">
        <w:rPr>
          <w:rFonts w:ascii="Arial" w:hAnsi="Arial" w:cs="Arial"/>
          <w:color w:val="auto"/>
          <w:sz w:val="20"/>
        </w:rPr>
        <w:fldChar w:fldCharType="end"/>
      </w:r>
      <w:r w:rsidRPr="00E31806">
        <w:rPr>
          <w:rFonts w:ascii="Arial" w:hAnsi="Arial" w:cs="Arial"/>
          <w:color w:val="auto"/>
          <w:sz w:val="20"/>
        </w:rPr>
        <w:t>-Matriz requ</w:t>
      </w:r>
      <w:r>
        <w:rPr>
          <w:rFonts w:ascii="Arial" w:hAnsi="Arial" w:cs="Arial"/>
          <w:color w:val="auto"/>
          <w:sz w:val="20"/>
        </w:rPr>
        <w:t>i</w:t>
      </w:r>
      <w:r w:rsidRPr="00E31806">
        <w:rPr>
          <w:rFonts w:ascii="Arial" w:hAnsi="Arial" w:cs="Arial"/>
          <w:color w:val="auto"/>
          <w:sz w:val="20"/>
        </w:rPr>
        <w:t>sitos funcionais x funcionalidades</w:t>
      </w:r>
      <w:bookmarkEnd w:id="328"/>
    </w:p>
    <w:p w14:paraId="205EA99E" w14:textId="77777777" w:rsidR="00632C4F" w:rsidRPr="00047D10" w:rsidRDefault="00692A53" w:rsidP="00D43802">
      <w:pPr>
        <w:pStyle w:val="N3"/>
        <w:outlineLvl w:val="2"/>
        <w:rPr>
          <w:rFonts w:ascii="Arial" w:hAnsi="Arial" w:cs="Arial"/>
        </w:rPr>
      </w:pPr>
      <w:bookmarkStart w:id="329" w:name="_Toc525570777"/>
      <w:r w:rsidRPr="00047D10">
        <w:rPr>
          <w:rFonts w:ascii="Arial" w:hAnsi="Arial" w:cs="Arial"/>
        </w:rPr>
        <w:t>Requisitos Funcionais X Requisitos de Dados X Telas</w:t>
      </w:r>
      <w:bookmarkEnd w:id="3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862"/>
        <w:gridCol w:w="720"/>
        <w:gridCol w:w="720"/>
        <w:gridCol w:w="719"/>
        <w:gridCol w:w="719"/>
        <w:gridCol w:w="719"/>
        <w:gridCol w:w="719"/>
        <w:gridCol w:w="719"/>
        <w:gridCol w:w="719"/>
        <w:gridCol w:w="721"/>
      </w:tblGrid>
      <w:tr w:rsidR="00632C4F" w14:paraId="453DCBB2" w14:textId="77777777" w:rsidTr="00190593">
        <w:trPr>
          <w:gridBefore w:val="2"/>
          <w:wBefore w:w="1426" w:type="pct"/>
          <w:trHeight w:val="316"/>
          <w:tblHeader/>
          <w:jc w:val="center"/>
        </w:trPr>
        <w:tc>
          <w:tcPr>
            <w:tcW w:w="3574" w:type="pct"/>
            <w:gridSpan w:val="9"/>
            <w:tcBorders>
              <w:left w:val="single" w:sz="4" w:space="0" w:color="auto"/>
            </w:tcBorders>
            <w:vAlign w:val="center"/>
          </w:tcPr>
          <w:p w14:paraId="6A9DDD40" w14:textId="77777777" w:rsidR="00632C4F" w:rsidRDefault="00692A53">
            <w:pPr>
              <w:jc w:val="center"/>
              <w:rPr>
                <w:rFonts w:ascii="Arial" w:hAnsi="Arial" w:cs="Arial"/>
                <w:b/>
                <w:sz w:val="20"/>
                <w:szCs w:val="20"/>
              </w:rPr>
            </w:pPr>
            <w:r>
              <w:rPr>
                <w:rFonts w:ascii="Arial" w:hAnsi="Arial" w:cs="Arial"/>
                <w:b/>
                <w:sz w:val="20"/>
                <w:szCs w:val="20"/>
              </w:rPr>
              <w:t>Requisitos de Dados</w:t>
            </w:r>
          </w:p>
        </w:tc>
      </w:tr>
      <w:tr w:rsidR="00632C4F" w14:paraId="38A6C0C6" w14:textId="77777777" w:rsidTr="00190593">
        <w:trPr>
          <w:trHeight w:val="401"/>
          <w:tblHeader/>
          <w:jc w:val="center"/>
        </w:trPr>
        <w:tc>
          <w:tcPr>
            <w:tcW w:w="951" w:type="pct"/>
            <w:tcBorders>
              <w:top w:val="single" w:sz="4" w:space="0" w:color="auto"/>
            </w:tcBorders>
            <w:vAlign w:val="center"/>
          </w:tcPr>
          <w:p w14:paraId="6EBC57A2" w14:textId="77777777" w:rsidR="00632C4F" w:rsidRDefault="00692A53">
            <w:pPr>
              <w:jc w:val="center"/>
              <w:rPr>
                <w:rFonts w:ascii="Arial" w:hAnsi="Arial" w:cs="Arial"/>
                <w:b/>
                <w:sz w:val="20"/>
                <w:szCs w:val="20"/>
              </w:rPr>
            </w:pPr>
            <w:r>
              <w:rPr>
                <w:rFonts w:ascii="Arial" w:hAnsi="Arial" w:cs="Arial"/>
                <w:b/>
                <w:sz w:val="20"/>
                <w:szCs w:val="20"/>
              </w:rPr>
              <w:t>Requisitos Funcionais</w:t>
            </w:r>
          </w:p>
        </w:tc>
        <w:tc>
          <w:tcPr>
            <w:tcW w:w="475" w:type="pct"/>
            <w:vAlign w:val="center"/>
          </w:tcPr>
          <w:p w14:paraId="4A7AD83D" w14:textId="77777777" w:rsidR="00632C4F" w:rsidRDefault="00692A53">
            <w:pPr>
              <w:jc w:val="center"/>
              <w:rPr>
                <w:rFonts w:ascii="Arial" w:hAnsi="Arial" w:cs="Arial"/>
                <w:b/>
                <w:sz w:val="20"/>
                <w:szCs w:val="20"/>
              </w:rPr>
            </w:pPr>
            <w:r>
              <w:rPr>
                <w:rFonts w:ascii="Arial" w:hAnsi="Arial" w:cs="Arial"/>
                <w:b/>
                <w:sz w:val="20"/>
                <w:szCs w:val="20"/>
              </w:rPr>
              <w:t>Telas</w:t>
            </w:r>
          </w:p>
        </w:tc>
        <w:tc>
          <w:tcPr>
            <w:tcW w:w="397" w:type="pct"/>
            <w:vAlign w:val="center"/>
          </w:tcPr>
          <w:p w14:paraId="65C675B3" w14:textId="77777777" w:rsidR="00632C4F" w:rsidRDefault="00692A53">
            <w:pPr>
              <w:jc w:val="center"/>
              <w:rPr>
                <w:rFonts w:ascii="Arial" w:hAnsi="Arial" w:cs="Arial"/>
                <w:sz w:val="18"/>
                <w:szCs w:val="20"/>
              </w:rPr>
            </w:pPr>
            <w:r>
              <w:rPr>
                <w:rFonts w:ascii="Arial" w:hAnsi="Arial" w:cs="Arial"/>
                <w:sz w:val="18"/>
                <w:szCs w:val="20"/>
              </w:rPr>
              <w:t>RD01</w:t>
            </w:r>
          </w:p>
        </w:tc>
        <w:tc>
          <w:tcPr>
            <w:tcW w:w="397" w:type="pct"/>
            <w:vAlign w:val="center"/>
          </w:tcPr>
          <w:p w14:paraId="099E3031" w14:textId="77777777" w:rsidR="00632C4F" w:rsidRDefault="00692A53">
            <w:pPr>
              <w:jc w:val="center"/>
              <w:rPr>
                <w:rFonts w:ascii="Arial" w:hAnsi="Arial" w:cs="Arial"/>
                <w:sz w:val="18"/>
                <w:szCs w:val="20"/>
              </w:rPr>
            </w:pPr>
            <w:r>
              <w:rPr>
                <w:rFonts w:ascii="Arial" w:hAnsi="Arial" w:cs="Arial"/>
                <w:sz w:val="18"/>
                <w:szCs w:val="20"/>
              </w:rPr>
              <w:t>RD02</w:t>
            </w:r>
          </w:p>
        </w:tc>
        <w:tc>
          <w:tcPr>
            <w:tcW w:w="397" w:type="pct"/>
            <w:vAlign w:val="center"/>
          </w:tcPr>
          <w:p w14:paraId="14AB8B50" w14:textId="77777777" w:rsidR="00632C4F" w:rsidRDefault="00692A53">
            <w:pPr>
              <w:jc w:val="center"/>
              <w:rPr>
                <w:rFonts w:ascii="Arial" w:hAnsi="Arial" w:cs="Arial"/>
                <w:sz w:val="18"/>
                <w:szCs w:val="20"/>
              </w:rPr>
            </w:pPr>
            <w:r>
              <w:rPr>
                <w:rFonts w:ascii="Arial" w:hAnsi="Arial" w:cs="Arial"/>
                <w:sz w:val="18"/>
                <w:szCs w:val="20"/>
              </w:rPr>
              <w:t>RD03</w:t>
            </w:r>
          </w:p>
        </w:tc>
        <w:tc>
          <w:tcPr>
            <w:tcW w:w="397" w:type="pct"/>
            <w:vAlign w:val="center"/>
          </w:tcPr>
          <w:p w14:paraId="140C48CB" w14:textId="77777777" w:rsidR="00632C4F" w:rsidRDefault="00692A53">
            <w:pPr>
              <w:jc w:val="center"/>
              <w:rPr>
                <w:rFonts w:ascii="Arial" w:hAnsi="Arial" w:cs="Arial"/>
                <w:sz w:val="18"/>
                <w:szCs w:val="20"/>
              </w:rPr>
            </w:pPr>
            <w:r>
              <w:rPr>
                <w:rFonts w:ascii="Arial" w:hAnsi="Arial" w:cs="Arial"/>
                <w:sz w:val="18"/>
                <w:szCs w:val="20"/>
              </w:rPr>
              <w:t>RD04</w:t>
            </w:r>
          </w:p>
        </w:tc>
        <w:tc>
          <w:tcPr>
            <w:tcW w:w="397" w:type="pct"/>
            <w:vAlign w:val="center"/>
          </w:tcPr>
          <w:p w14:paraId="36514739" w14:textId="77777777" w:rsidR="00632C4F" w:rsidRDefault="00047D10">
            <w:pPr>
              <w:jc w:val="center"/>
              <w:rPr>
                <w:rFonts w:ascii="Arial" w:hAnsi="Arial" w:cs="Arial"/>
                <w:sz w:val="18"/>
                <w:szCs w:val="20"/>
              </w:rPr>
            </w:pPr>
            <w:r>
              <w:rPr>
                <w:rFonts w:ascii="Arial" w:hAnsi="Arial" w:cs="Arial"/>
                <w:sz w:val="18"/>
                <w:szCs w:val="20"/>
              </w:rPr>
              <w:t>RD05</w:t>
            </w:r>
          </w:p>
        </w:tc>
        <w:tc>
          <w:tcPr>
            <w:tcW w:w="397" w:type="pct"/>
            <w:vAlign w:val="center"/>
          </w:tcPr>
          <w:p w14:paraId="67262760" w14:textId="77777777" w:rsidR="00632C4F" w:rsidRDefault="00047D10">
            <w:pPr>
              <w:jc w:val="center"/>
              <w:rPr>
                <w:rFonts w:ascii="Arial" w:hAnsi="Arial" w:cs="Arial"/>
                <w:sz w:val="18"/>
                <w:szCs w:val="20"/>
              </w:rPr>
            </w:pPr>
            <w:r>
              <w:rPr>
                <w:rFonts w:ascii="Arial" w:hAnsi="Arial" w:cs="Arial"/>
                <w:sz w:val="18"/>
                <w:szCs w:val="20"/>
              </w:rPr>
              <w:t>RD06</w:t>
            </w:r>
          </w:p>
        </w:tc>
        <w:tc>
          <w:tcPr>
            <w:tcW w:w="397" w:type="pct"/>
            <w:vAlign w:val="center"/>
          </w:tcPr>
          <w:p w14:paraId="3DC18DA1" w14:textId="77777777" w:rsidR="00632C4F" w:rsidRDefault="00047D10">
            <w:pPr>
              <w:jc w:val="center"/>
              <w:rPr>
                <w:rFonts w:ascii="Arial" w:hAnsi="Arial" w:cs="Arial"/>
                <w:sz w:val="18"/>
                <w:szCs w:val="20"/>
              </w:rPr>
            </w:pPr>
            <w:r>
              <w:rPr>
                <w:rFonts w:ascii="Arial" w:hAnsi="Arial" w:cs="Arial"/>
                <w:sz w:val="18"/>
                <w:szCs w:val="20"/>
              </w:rPr>
              <w:t>RD07</w:t>
            </w:r>
          </w:p>
        </w:tc>
        <w:tc>
          <w:tcPr>
            <w:tcW w:w="397" w:type="pct"/>
            <w:vAlign w:val="center"/>
          </w:tcPr>
          <w:p w14:paraId="456327B7" w14:textId="77777777" w:rsidR="00632C4F" w:rsidRDefault="00047D10">
            <w:pPr>
              <w:jc w:val="center"/>
              <w:rPr>
                <w:rFonts w:ascii="Arial" w:hAnsi="Arial" w:cs="Arial"/>
                <w:sz w:val="18"/>
                <w:szCs w:val="20"/>
              </w:rPr>
            </w:pPr>
            <w:r>
              <w:rPr>
                <w:rFonts w:ascii="Arial" w:hAnsi="Arial" w:cs="Arial"/>
                <w:sz w:val="18"/>
                <w:szCs w:val="20"/>
              </w:rPr>
              <w:t>RD08</w:t>
            </w:r>
          </w:p>
        </w:tc>
        <w:tc>
          <w:tcPr>
            <w:tcW w:w="398" w:type="pct"/>
            <w:vAlign w:val="center"/>
          </w:tcPr>
          <w:p w14:paraId="07F7633D" w14:textId="77777777" w:rsidR="00632C4F" w:rsidRDefault="00692A53">
            <w:pPr>
              <w:jc w:val="center"/>
              <w:rPr>
                <w:rFonts w:ascii="Arial" w:hAnsi="Arial" w:cs="Arial"/>
                <w:sz w:val="18"/>
                <w:szCs w:val="20"/>
              </w:rPr>
            </w:pPr>
            <w:r>
              <w:rPr>
                <w:rFonts w:ascii="Arial" w:hAnsi="Arial" w:cs="Arial"/>
                <w:sz w:val="18"/>
                <w:szCs w:val="20"/>
              </w:rPr>
              <w:t>RD</w:t>
            </w:r>
            <w:r w:rsidR="00047D10">
              <w:rPr>
                <w:rFonts w:ascii="Arial" w:hAnsi="Arial" w:cs="Arial"/>
                <w:sz w:val="18"/>
                <w:szCs w:val="20"/>
              </w:rPr>
              <w:t>09</w:t>
            </w:r>
          </w:p>
        </w:tc>
      </w:tr>
      <w:tr w:rsidR="00632C4F" w14:paraId="0DA193A6" w14:textId="77777777" w:rsidTr="00047D10">
        <w:trPr>
          <w:trHeight w:val="271"/>
          <w:jc w:val="center"/>
        </w:trPr>
        <w:tc>
          <w:tcPr>
            <w:tcW w:w="951" w:type="pct"/>
            <w:vAlign w:val="center"/>
          </w:tcPr>
          <w:p w14:paraId="703E4CCF" w14:textId="77777777" w:rsidR="00632C4F" w:rsidRDefault="00692A53">
            <w:pPr>
              <w:jc w:val="center"/>
              <w:rPr>
                <w:rFonts w:ascii="Arial" w:hAnsi="Arial" w:cs="Arial"/>
                <w:sz w:val="20"/>
                <w:szCs w:val="20"/>
              </w:rPr>
            </w:pPr>
            <w:r>
              <w:rPr>
                <w:rFonts w:ascii="Arial" w:hAnsi="Arial" w:cs="Arial"/>
                <w:sz w:val="20"/>
                <w:szCs w:val="20"/>
              </w:rPr>
              <w:t>[RF01]</w:t>
            </w:r>
          </w:p>
        </w:tc>
        <w:tc>
          <w:tcPr>
            <w:tcW w:w="475" w:type="pct"/>
            <w:vAlign w:val="center"/>
          </w:tcPr>
          <w:p w14:paraId="21159C15" w14:textId="77777777" w:rsidR="00632C4F" w:rsidRDefault="00692A53">
            <w:pPr>
              <w:jc w:val="center"/>
              <w:rPr>
                <w:rFonts w:ascii="Arial" w:hAnsi="Arial" w:cs="Arial"/>
                <w:sz w:val="20"/>
                <w:szCs w:val="20"/>
              </w:rPr>
            </w:pPr>
            <w:r>
              <w:rPr>
                <w:rFonts w:ascii="Arial" w:hAnsi="Arial" w:cs="Arial"/>
                <w:sz w:val="20"/>
                <w:szCs w:val="20"/>
              </w:rPr>
              <w:t>[T0</w:t>
            </w:r>
            <w:r w:rsidR="004057E8">
              <w:rPr>
                <w:rFonts w:ascii="Arial" w:hAnsi="Arial" w:cs="Arial"/>
                <w:sz w:val="20"/>
                <w:szCs w:val="20"/>
              </w:rPr>
              <w:t>2</w:t>
            </w:r>
            <w:r>
              <w:rPr>
                <w:rFonts w:ascii="Arial" w:hAnsi="Arial" w:cs="Arial"/>
                <w:sz w:val="20"/>
                <w:szCs w:val="20"/>
              </w:rPr>
              <w:t>]</w:t>
            </w:r>
          </w:p>
        </w:tc>
        <w:tc>
          <w:tcPr>
            <w:tcW w:w="397" w:type="pct"/>
            <w:vAlign w:val="center"/>
          </w:tcPr>
          <w:p w14:paraId="5511A745"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214AF383"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536C9C37" w14:textId="77777777" w:rsidR="00632C4F" w:rsidRDefault="00632C4F">
            <w:pPr>
              <w:jc w:val="center"/>
              <w:rPr>
                <w:rFonts w:ascii="Arial" w:hAnsi="Arial" w:cs="Arial"/>
                <w:sz w:val="20"/>
                <w:szCs w:val="20"/>
              </w:rPr>
            </w:pPr>
          </w:p>
        </w:tc>
        <w:tc>
          <w:tcPr>
            <w:tcW w:w="397" w:type="pct"/>
            <w:vAlign w:val="center"/>
          </w:tcPr>
          <w:p w14:paraId="08B1C998" w14:textId="77777777" w:rsidR="00632C4F" w:rsidRDefault="00632C4F">
            <w:pPr>
              <w:jc w:val="center"/>
              <w:rPr>
                <w:rFonts w:ascii="Arial" w:hAnsi="Arial" w:cs="Arial"/>
                <w:sz w:val="20"/>
                <w:szCs w:val="20"/>
              </w:rPr>
            </w:pPr>
          </w:p>
        </w:tc>
        <w:tc>
          <w:tcPr>
            <w:tcW w:w="397" w:type="pct"/>
            <w:vAlign w:val="center"/>
          </w:tcPr>
          <w:p w14:paraId="278F7701" w14:textId="77777777" w:rsidR="00632C4F" w:rsidRDefault="00632C4F">
            <w:pPr>
              <w:jc w:val="center"/>
              <w:rPr>
                <w:rFonts w:ascii="Arial" w:hAnsi="Arial" w:cs="Arial"/>
                <w:sz w:val="20"/>
                <w:szCs w:val="20"/>
              </w:rPr>
            </w:pPr>
          </w:p>
        </w:tc>
        <w:tc>
          <w:tcPr>
            <w:tcW w:w="397" w:type="pct"/>
            <w:vAlign w:val="center"/>
          </w:tcPr>
          <w:p w14:paraId="45D53056" w14:textId="77777777" w:rsidR="00632C4F" w:rsidRDefault="00632C4F">
            <w:pPr>
              <w:jc w:val="center"/>
              <w:rPr>
                <w:rFonts w:ascii="Arial" w:hAnsi="Arial" w:cs="Arial"/>
                <w:sz w:val="20"/>
                <w:szCs w:val="20"/>
              </w:rPr>
            </w:pPr>
          </w:p>
        </w:tc>
        <w:tc>
          <w:tcPr>
            <w:tcW w:w="397" w:type="pct"/>
            <w:vAlign w:val="center"/>
          </w:tcPr>
          <w:p w14:paraId="1EAC3E51" w14:textId="77777777" w:rsidR="00632C4F" w:rsidRDefault="00632C4F">
            <w:pPr>
              <w:jc w:val="center"/>
              <w:rPr>
                <w:rFonts w:ascii="Arial" w:hAnsi="Arial" w:cs="Arial"/>
                <w:sz w:val="20"/>
                <w:szCs w:val="20"/>
              </w:rPr>
            </w:pPr>
          </w:p>
        </w:tc>
        <w:tc>
          <w:tcPr>
            <w:tcW w:w="397" w:type="pct"/>
            <w:vAlign w:val="center"/>
          </w:tcPr>
          <w:p w14:paraId="50DF728E" w14:textId="77777777" w:rsidR="00632C4F" w:rsidRDefault="00632C4F">
            <w:pPr>
              <w:jc w:val="center"/>
              <w:rPr>
                <w:rFonts w:ascii="Arial" w:hAnsi="Arial" w:cs="Arial"/>
                <w:sz w:val="20"/>
                <w:szCs w:val="20"/>
              </w:rPr>
            </w:pPr>
          </w:p>
        </w:tc>
        <w:tc>
          <w:tcPr>
            <w:tcW w:w="398" w:type="pct"/>
            <w:vAlign w:val="center"/>
          </w:tcPr>
          <w:p w14:paraId="273A9637" w14:textId="77777777" w:rsidR="00632C4F" w:rsidRDefault="00632C4F">
            <w:pPr>
              <w:jc w:val="center"/>
              <w:rPr>
                <w:rFonts w:ascii="Arial" w:hAnsi="Arial" w:cs="Arial"/>
                <w:sz w:val="20"/>
                <w:szCs w:val="20"/>
              </w:rPr>
            </w:pPr>
          </w:p>
        </w:tc>
      </w:tr>
      <w:tr w:rsidR="00632C4F" w14:paraId="154568BA" w14:textId="77777777" w:rsidTr="00047D10">
        <w:trPr>
          <w:trHeight w:val="271"/>
          <w:jc w:val="center"/>
        </w:trPr>
        <w:tc>
          <w:tcPr>
            <w:tcW w:w="951" w:type="pct"/>
            <w:vAlign w:val="center"/>
          </w:tcPr>
          <w:p w14:paraId="0AAA0EB7" w14:textId="77777777" w:rsidR="00632C4F" w:rsidRDefault="00692A53">
            <w:pPr>
              <w:jc w:val="center"/>
              <w:rPr>
                <w:rFonts w:ascii="Arial" w:hAnsi="Arial" w:cs="Arial"/>
                <w:sz w:val="20"/>
                <w:szCs w:val="20"/>
              </w:rPr>
            </w:pPr>
            <w:r>
              <w:rPr>
                <w:rFonts w:ascii="Arial" w:hAnsi="Arial" w:cs="Arial"/>
                <w:sz w:val="20"/>
                <w:szCs w:val="20"/>
              </w:rPr>
              <w:t>[RF02]</w:t>
            </w:r>
          </w:p>
        </w:tc>
        <w:tc>
          <w:tcPr>
            <w:tcW w:w="475" w:type="pct"/>
            <w:vAlign w:val="center"/>
          </w:tcPr>
          <w:p w14:paraId="390339EE" w14:textId="77777777" w:rsidR="00632C4F" w:rsidRDefault="00692A53">
            <w:pPr>
              <w:jc w:val="center"/>
              <w:rPr>
                <w:rFonts w:ascii="Arial" w:hAnsi="Arial" w:cs="Arial"/>
                <w:sz w:val="20"/>
                <w:szCs w:val="20"/>
              </w:rPr>
            </w:pPr>
            <w:r>
              <w:rPr>
                <w:rFonts w:ascii="Arial" w:hAnsi="Arial" w:cs="Arial"/>
                <w:sz w:val="20"/>
                <w:szCs w:val="20"/>
              </w:rPr>
              <w:t>[T02]</w:t>
            </w:r>
          </w:p>
        </w:tc>
        <w:tc>
          <w:tcPr>
            <w:tcW w:w="397" w:type="pct"/>
            <w:vAlign w:val="center"/>
          </w:tcPr>
          <w:p w14:paraId="4BD222D2" w14:textId="77777777" w:rsidR="00632C4F" w:rsidRDefault="00632C4F">
            <w:pPr>
              <w:jc w:val="center"/>
              <w:rPr>
                <w:rFonts w:ascii="Arial" w:hAnsi="Arial" w:cs="Arial"/>
                <w:sz w:val="20"/>
                <w:szCs w:val="20"/>
              </w:rPr>
            </w:pPr>
          </w:p>
        </w:tc>
        <w:tc>
          <w:tcPr>
            <w:tcW w:w="397" w:type="pct"/>
            <w:vAlign w:val="center"/>
          </w:tcPr>
          <w:p w14:paraId="578EB771"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19204C22" w14:textId="77777777" w:rsidR="00632C4F" w:rsidRDefault="00632C4F">
            <w:pPr>
              <w:jc w:val="center"/>
              <w:rPr>
                <w:rFonts w:ascii="Arial" w:hAnsi="Arial" w:cs="Arial"/>
                <w:sz w:val="20"/>
                <w:szCs w:val="20"/>
              </w:rPr>
            </w:pPr>
          </w:p>
        </w:tc>
        <w:tc>
          <w:tcPr>
            <w:tcW w:w="397" w:type="pct"/>
            <w:vAlign w:val="center"/>
          </w:tcPr>
          <w:p w14:paraId="07158547" w14:textId="77777777" w:rsidR="00632C4F" w:rsidRDefault="00632C4F">
            <w:pPr>
              <w:jc w:val="center"/>
              <w:rPr>
                <w:rFonts w:ascii="Arial" w:hAnsi="Arial" w:cs="Arial"/>
                <w:sz w:val="20"/>
                <w:szCs w:val="20"/>
              </w:rPr>
            </w:pPr>
          </w:p>
        </w:tc>
        <w:tc>
          <w:tcPr>
            <w:tcW w:w="397" w:type="pct"/>
            <w:vAlign w:val="center"/>
          </w:tcPr>
          <w:p w14:paraId="5FA6AEDC" w14:textId="77777777" w:rsidR="00632C4F" w:rsidRDefault="00632C4F">
            <w:pPr>
              <w:jc w:val="center"/>
              <w:rPr>
                <w:rFonts w:ascii="Arial" w:hAnsi="Arial" w:cs="Arial"/>
                <w:sz w:val="20"/>
                <w:szCs w:val="20"/>
              </w:rPr>
            </w:pPr>
          </w:p>
        </w:tc>
        <w:tc>
          <w:tcPr>
            <w:tcW w:w="397" w:type="pct"/>
            <w:vAlign w:val="center"/>
          </w:tcPr>
          <w:p w14:paraId="188F255C" w14:textId="77777777" w:rsidR="00632C4F" w:rsidRDefault="00632C4F">
            <w:pPr>
              <w:jc w:val="center"/>
              <w:rPr>
                <w:rFonts w:ascii="Arial" w:hAnsi="Arial" w:cs="Arial"/>
                <w:sz w:val="20"/>
                <w:szCs w:val="20"/>
              </w:rPr>
            </w:pPr>
          </w:p>
        </w:tc>
        <w:tc>
          <w:tcPr>
            <w:tcW w:w="397" w:type="pct"/>
            <w:vAlign w:val="center"/>
          </w:tcPr>
          <w:p w14:paraId="4699026E" w14:textId="77777777" w:rsidR="00632C4F" w:rsidRDefault="00632C4F">
            <w:pPr>
              <w:jc w:val="center"/>
              <w:rPr>
                <w:rFonts w:ascii="Arial" w:hAnsi="Arial" w:cs="Arial"/>
                <w:sz w:val="20"/>
                <w:szCs w:val="20"/>
              </w:rPr>
            </w:pPr>
          </w:p>
        </w:tc>
        <w:tc>
          <w:tcPr>
            <w:tcW w:w="397" w:type="pct"/>
            <w:vAlign w:val="center"/>
          </w:tcPr>
          <w:p w14:paraId="76FEFECA" w14:textId="77777777" w:rsidR="00632C4F" w:rsidRDefault="00632C4F">
            <w:pPr>
              <w:jc w:val="center"/>
              <w:rPr>
                <w:rFonts w:ascii="Arial" w:hAnsi="Arial" w:cs="Arial"/>
                <w:sz w:val="20"/>
                <w:szCs w:val="20"/>
              </w:rPr>
            </w:pPr>
          </w:p>
        </w:tc>
        <w:tc>
          <w:tcPr>
            <w:tcW w:w="398" w:type="pct"/>
            <w:vAlign w:val="center"/>
          </w:tcPr>
          <w:p w14:paraId="2F817A81" w14:textId="77777777" w:rsidR="00632C4F" w:rsidRDefault="00632C4F">
            <w:pPr>
              <w:jc w:val="center"/>
              <w:rPr>
                <w:rFonts w:ascii="Arial" w:hAnsi="Arial" w:cs="Arial"/>
                <w:sz w:val="20"/>
                <w:szCs w:val="20"/>
              </w:rPr>
            </w:pPr>
          </w:p>
        </w:tc>
      </w:tr>
      <w:tr w:rsidR="00632C4F" w14:paraId="4B67FBDE" w14:textId="77777777" w:rsidTr="00047D10">
        <w:trPr>
          <w:trHeight w:val="271"/>
          <w:jc w:val="center"/>
        </w:trPr>
        <w:tc>
          <w:tcPr>
            <w:tcW w:w="951" w:type="pct"/>
            <w:vAlign w:val="center"/>
          </w:tcPr>
          <w:p w14:paraId="22CF7473" w14:textId="77777777" w:rsidR="00632C4F" w:rsidRDefault="00692A53">
            <w:pPr>
              <w:jc w:val="center"/>
              <w:rPr>
                <w:rFonts w:ascii="Arial" w:hAnsi="Arial" w:cs="Arial"/>
                <w:sz w:val="20"/>
                <w:szCs w:val="20"/>
              </w:rPr>
            </w:pPr>
            <w:r>
              <w:rPr>
                <w:rFonts w:ascii="Arial" w:hAnsi="Arial" w:cs="Arial"/>
                <w:sz w:val="20"/>
                <w:szCs w:val="20"/>
              </w:rPr>
              <w:t>[RF03]</w:t>
            </w:r>
          </w:p>
        </w:tc>
        <w:tc>
          <w:tcPr>
            <w:tcW w:w="475" w:type="pct"/>
            <w:vAlign w:val="center"/>
          </w:tcPr>
          <w:p w14:paraId="0BB32131" w14:textId="77777777" w:rsidR="00632C4F" w:rsidRDefault="00692A53">
            <w:pPr>
              <w:jc w:val="center"/>
              <w:rPr>
                <w:rFonts w:ascii="Arial" w:hAnsi="Arial" w:cs="Arial"/>
                <w:sz w:val="20"/>
                <w:szCs w:val="20"/>
              </w:rPr>
            </w:pPr>
            <w:r>
              <w:rPr>
                <w:rFonts w:ascii="Arial" w:hAnsi="Arial" w:cs="Arial"/>
                <w:sz w:val="20"/>
                <w:szCs w:val="20"/>
              </w:rPr>
              <w:t>[T0</w:t>
            </w:r>
            <w:r w:rsidR="004057E8">
              <w:rPr>
                <w:rFonts w:ascii="Arial" w:hAnsi="Arial" w:cs="Arial"/>
                <w:sz w:val="20"/>
                <w:szCs w:val="20"/>
              </w:rPr>
              <w:t>2</w:t>
            </w:r>
            <w:r>
              <w:rPr>
                <w:rFonts w:ascii="Arial" w:hAnsi="Arial" w:cs="Arial"/>
                <w:sz w:val="20"/>
                <w:szCs w:val="20"/>
              </w:rPr>
              <w:t>]</w:t>
            </w:r>
          </w:p>
        </w:tc>
        <w:tc>
          <w:tcPr>
            <w:tcW w:w="397" w:type="pct"/>
            <w:vAlign w:val="center"/>
          </w:tcPr>
          <w:p w14:paraId="720D1E3A"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7C4D9792"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47BCA9A9" w14:textId="77777777" w:rsidR="00632C4F" w:rsidRDefault="00632C4F">
            <w:pPr>
              <w:jc w:val="center"/>
              <w:rPr>
                <w:rFonts w:ascii="Arial" w:hAnsi="Arial" w:cs="Arial"/>
                <w:sz w:val="20"/>
                <w:szCs w:val="20"/>
              </w:rPr>
            </w:pPr>
          </w:p>
        </w:tc>
        <w:tc>
          <w:tcPr>
            <w:tcW w:w="397" w:type="pct"/>
            <w:vAlign w:val="center"/>
          </w:tcPr>
          <w:p w14:paraId="2BC58858" w14:textId="77777777" w:rsidR="00632C4F" w:rsidRDefault="00632C4F">
            <w:pPr>
              <w:jc w:val="center"/>
              <w:rPr>
                <w:rFonts w:ascii="Arial" w:hAnsi="Arial" w:cs="Arial"/>
                <w:sz w:val="20"/>
                <w:szCs w:val="20"/>
              </w:rPr>
            </w:pPr>
          </w:p>
        </w:tc>
        <w:tc>
          <w:tcPr>
            <w:tcW w:w="397" w:type="pct"/>
            <w:vAlign w:val="center"/>
          </w:tcPr>
          <w:p w14:paraId="540C6A8A" w14:textId="77777777" w:rsidR="00632C4F" w:rsidRDefault="00632C4F">
            <w:pPr>
              <w:jc w:val="center"/>
              <w:rPr>
                <w:rFonts w:ascii="Arial" w:hAnsi="Arial" w:cs="Arial"/>
                <w:sz w:val="20"/>
                <w:szCs w:val="20"/>
              </w:rPr>
            </w:pPr>
          </w:p>
        </w:tc>
        <w:tc>
          <w:tcPr>
            <w:tcW w:w="397" w:type="pct"/>
            <w:vAlign w:val="center"/>
          </w:tcPr>
          <w:p w14:paraId="7B60106A" w14:textId="77777777" w:rsidR="00632C4F" w:rsidRDefault="00632C4F">
            <w:pPr>
              <w:jc w:val="center"/>
              <w:rPr>
                <w:rFonts w:ascii="Arial" w:hAnsi="Arial" w:cs="Arial"/>
                <w:sz w:val="20"/>
                <w:szCs w:val="20"/>
              </w:rPr>
            </w:pPr>
          </w:p>
        </w:tc>
        <w:tc>
          <w:tcPr>
            <w:tcW w:w="397" w:type="pct"/>
            <w:vAlign w:val="center"/>
          </w:tcPr>
          <w:p w14:paraId="2F629C02" w14:textId="77777777" w:rsidR="00632C4F" w:rsidRDefault="00632C4F">
            <w:pPr>
              <w:jc w:val="center"/>
              <w:rPr>
                <w:rFonts w:ascii="Arial" w:hAnsi="Arial" w:cs="Arial"/>
                <w:sz w:val="20"/>
                <w:szCs w:val="20"/>
              </w:rPr>
            </w:pPr>
          </w:p>
        </w:tc>
        <w:tc>
          <w:tcPr>
            <w:tcW w:w="397" w:type="pct"/>
            <w:vAlign w:val="center"/>
          </w:tcPr>
          <w:p w14:paraId="7507C8F9" w14:textId="77777777" w:rsidR="00632C4F" w:rsidRDefault="00632C4F">
            <w:pPr>
              <w:jc w:val="center"/>
              <w:rPr>
                <w:rFonts w:ascii="Arial" w:hAnsi="Arial" w:cs="Arial"/>
                <w:sz w:val="20"/>
                <w:szCs w:val="20"/>
              </w:rPr>
            </w:pPr>
          </w:p>
        </w:tc>
        <w:tc>
          <w:tcPr>
            <w:tcW w:w="398" w:type="pct"/>
            <w:vAlign w:val="center"/>
          </w:tcPr>
          <w:p w14:paraId="46B5E6E7" w14:textId="77777777" w:rsidR="00632C4F" w:rsidRDefault="00632C4F">
            <w:pPr>
              <w:jc w:val="center"/>
              <w:rPr>
                <w:rFonts w:ascii="Arial" w:hAnsi="Arial" w:cs="Arial"/>
                <w:sz w:val="20"/>
                <w:szCs w:val="20"/>
              </w:rPr>
            </w:pPr>
          </w:p>
        </w:tc>
      </w:tr>
      <w:tr w:rsidR="00632C4F" w14:paraId="580E3A1E" w14:textId="77777777" w:rsidTr="00047D10">
        <w:trPr>
          <w:trHeight w:val="271"/>
          <w:jc w:val="center"/>
        </w:trPr>
        <w:tc>
          <w:tcPr>
            <w:tcW w:w="951" w:type="pct"/>
            <w:vAlign w:val="center"/>
          </w:tcPr>
          <w:p w14:paraId="6F364638" w14:textId="77777777" w:rsidR="00632C4F" w:rsidRDefault="00692A53">
            <w:pPr>
              <w:jc w:val="center"/>
              <w:rPr>
                <w:rFonts w:ascii="Arial" w:hAnsi="Arial" w:cs="Arial"/>
                <w:sz w:val="20"/>
                <w:szCs w:val="20"/>
              </w:rPr>
            </w:pPr>
            <w:r>
              <w:rPr>
                <w:rFonts w:ascii="Arial" w:hAnsi="Arial" w:cs="Arial"/>
                <w:sz w:val="20"/>
                <w:szCs w:val="20"/>
              </w:rPr>
              <w:t>[RF04]</w:t>
            </w:r>
          </w:p>
        </w:tc>
        <w:tc>
          <w:tcPr>
            <w:tcW w:w="475" w:type="pct"/>
            <w:vAlign w:val="center"/>
          </w:tcPr>
          <w:p w14:paraId="1030B2A1" w14:textId="77777777" w:rsidR="00632C4F" w:rsidRDefault="00692A53">
            <w:pPr>
              <w:jc w:val="center"/>
              <w:rPr>
                <w:rFonts w:ascii="Arial" w:hAnsi="Arial" w:cs="Arial"/>
                <w:sz w:val="20"/>
                <w:szCs w:val="20"/>
              </w:rPr>
            </w:pPr>
            <w:r>
              <w:rPr>
                <w:rFonts w:ascii="Arial" w:hAnsi="Arial" w:cs="Arial"/>
                <w:sz w:val="20"/>
                <w:szCs w:val="20"/>
              </w:rPr>
              <w:t>[T0</w:t>
            </w:r>
            <w:r w:rsidR="004057E8">
              <w:rPr>
                <w:rFonts w:ascii="Arial" w:hAnsi="Arial" w:cs="Arial"/>
                <w:sz w:val="20"/>
                <w:szCs w:val="20"/>
              </w:rPr>
              <w:t>2</w:t>
            </w:r>
            <w:r>
              <w:rPr>
                <w:rFonts w:ascii="Arial" w:hAnsi="Arial" w:cs="Arial"/>
                <w:sz w:val="20"/>
                <w:szCs w:val="20"/>
              </w:rPr>
              <w:t>]</w:t>
            </w:r>
          </w:p>
        </w:tc>
        <w:tc>
          <w:tcPr>
            <w:tcW w:w="397" w:type="pct"/>
            <w:vAlign w:val="center"/>
          </w:tcPr>
          <w:p w14:paraId="37418DB3"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68E5E33E" w14:textId="77777777" w:rsidR="00632C4F" w:rsidRDefault="00632C4F">
            <w:pPr>
              <w:jc w:val="center"/>
              <w:rPr>
                <w:rFonts w:ascii="Arial" w:hAnsi="Arial" w:cs="Arial"/>
                <w:sz w:val="20"/>
                <w:szCs w:val="20"/>
              </w:rPr>
            </w:pPr>
          </w:p>
        </w:tc>
        <w:tc>
          <w:tcPr>
            <w:tcW w:w="397" w:type="pct"/>
            <w:vAlign w:val="center"/>
          </w:tcPr>
          <w:p w14:paraId="564BABD8" w14:textId="77777777" w:rsidR="00632C4F" w:rsidRDefault="00632C4F">
            <w:pPr>
              <w:jc w:val="center"/>
              <w:rPr>
                <w:rFonts w:ascii="Arial" w:hAnsi="Arial" w:cs="Arial"/>
                <w:sz w:val="20"/>
                <w:szCs w:val="20"/>
              </w:rPr>
            </w:pPr>
          </w:p>
        </w:tc>
        <w:tc>
          <w:tcPr>
            <w:tcW w:w="397" w:type="pct"/>
            <w:vAlign w:val="center"/>
          </w:tcPr>
          <w:p w14:paraId="300C7402" w14:textId="77777777" w:rsidR="00632C4F" w:rsidRDefault="00632C4F">
            <w:pPr>
              <w:jc w:val="center"/>
              <w:rPr>
                <w:rFonts w:ascii="Arial" w:hAnsi="Arial" w:cs="Arial"/>
                <w:sz w:val="20"/>
                <w:szCs w:val="20"/>
              </w:rPr>
            </w:pPr>
          </w:p>
        </w:tc>
        <w:tc>
          <w:tcPr>
            <w:tcW w:w="397" w:type="pct"/>
            <w:vAlign w:val="center"/>
          </w:tcPr>
          <w:p w14:paraId="68CB31D6" w14:textId="77777777" w:rsidR="00632C4F" w:rsidRDefault="00632C4F">
            <w:pPr>
              <w:jc w:val="center"/>
              <w:rPr>
                <w:rFonts w:ascii="Arial" w:hAnsi="Arial" w:cs="Arial"/>
                <w:sz w:val="20"/>
                <w:szCs w:val="20"/>
              </w:rPr>
            </w:pPr>
          </w:p>
        </w:tc>
        <w:tc>
          <w:tcPr>
            <w:tcW w:w="397" w:type="pct"/>
            <w:vAlign w:val="center"/>
          </w:tcPr>
          <w:p w14:paraId="5643D906" w14:textId="77777777" w:rsidR="00632C4F" w:rsidRDefault="00632C4F">
            <w:pPr>
              <w:jc w:val="center"/>
              <w:rPr>
                <w:rFonts w:ascii="Arial" w:hAnsi="Arial" w:cs="Arial"/>
                <w:sz w:val="20"/>
                <w:szCs w:val="20"/>
              </w:rPr>
            </w:pPr>
          </w:p>
        </w:tc>
        <w:tc>
          <w:tcPr>
            <w:tcW w:w="397" w:type="pct"/>
            <w:vAlign w:val="center"/>
          </w:tcPr>
          <w:p w14:paraId="03E9A5CE" w14:textId="77777777" w:rsidR="00632C4F" w:rsidRDefault="00632C4F">
            <w:pPr>
              <w:jc w:val="center"/>
              <w:rPr>
                <w:rFonts w:ascii="Arial" w:hAnsi="Arial" w:cs="Arial"/>
                <w:sz w:val="20"/>
                <w:szCs w:val="20"/>
              </w:rPr>
            </w:pPr>
          </w:p>
        </w:tc>
        <w:tc>
          <w:tcPr>
            <w:tcW w:w="397" w:type="pct"/>
            <w:vAlign w:val="center"/>
          </w:tcPr>
          <w:p w14:paraId="358A9585" w14:textId="77777777" w:rsidR="00632C4F" w:rsidRDefault="00632C4F">
            <w:pPr>
              <w:jc w:val="center"/>
              <w:rPr>
                <w:rFonts w:ascii="Arial" w:hAnsi="Arial" w:cs="Arial"/>
                <w:sz w:val="20"/>
                <w:szCs w:val="20"/>
              </w:rPr>
            </w:pPr>
          </w:p>
        </w:tc>
        <w:tc>
          <w:tcPr>
            <w:tcW w:w="398" w:type="pct"/>
            <w:vAlign w:val="center"/>
          </w:tcPr>
          <w:p w14:paraId="2096E64F" w14:textId="77777777" w:rsidR="00632C4F" w:rsidRDefault="00632C4F">
            <w:pPr>
              <w:jc w:val="center"/>
              <w:rPr>
                <w:rFonts w:ascii="Arial" w:hAnsi="Arial" w:cs="Arial"/>
                <w:sz w:val="20"/>
                <w:szCs w:val="20"/>
              </w:rPr>
            </w:pPr>
          </w:p>
        </w:tc>
      </w:tr>
      <w:tr w:rsidR="00632C4F" w14:paraId="2A9FD9F6" w14:textId="77777777" w:rsidTr="00047D10">
        <w:trPr>
          <w:trHeight w:val="271"/>
          <w:jc w:val="center"/>
        </w:trPr>
        <w:tc>
          <w:tcPr>
            <w:tcW w:w="951" w:type="pct"/>
            <w:vAlign w:val="center"/>
          </w:tcPr>
          <w:p w14:paraId="34D86D70" w14:textId="77777777" w:rsidR="00632C4F" w:rsidRDefault="004057E8">
            <w:pPr>
              <w:jc w:val="center"/>
              <w:rPr>
                <w:rFonts w:ascii="Arial" w:hAnsi="Arial" w:cs="Arial"/>
                <w:sz w:val="20"/>
                <w:szCs w:val="20"/>
              </w:rPr>
            </w:pPr>
            <w:r>
              <w:rPr>
                <w:rFonts w:ascii="Arial" w:hAnsi="Arial" w:cs="Arial"/>
                <w:sz w:val="20"/>
                <w:szCs w:val="20"/>
              </w:rPr>
              <w:t>[RF05]</w:t>
            </w:r>
          </w:p>
        </w:tc>
        <w:tc>
          <w:tcPr>
            <w:tcW w:w="475" w:type="pct"/>
            <w:vAlign w:val="center"/>
          </w:tcPr>
          <w:p w14:paraId="6DEB21AC" w14:textId="77777777" w:rsidR="00632C4F"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7077C854" w14:textId="77777777" w:rsidR="00632C4F" w:rsidRDefault="00632C4F">
            <w:pPr>
              <w:jc w:val="center"/>
              <w:rPr>
                <w:rFonts w:ascii="Arial" w:hAnsi="Arial" w:cs="Arial"/>
                <w:sz w:val="20"/>
                <w:szCs w:val="20"/>
              </w:rPr>
            </w:pPr>
          </w:p>
        </w:tc>
        <w:tc>
          <w:tcPr>
            <w:tcW w:w="397" w:type="pct"/>
            <w:vAlign w:val="center"/>
          </w:tcPr>
          <w:p w14:paraId="3E4D40AB" w14:textId="77777777" w:rsidR="00632C4F" w:rsidRDefault="00632C4F">
            <w:pPr>
              <w:jc w:val="center"/>
              <w:rPr>
                <w:rFonts w:ascii="Arial" w:hAnsi="Arial" w:cs="Arial"/>
                <w:sz w:val="20"/>
                <w:szCs w:val="20"/>
              </w:rPr>
            </w:pPr>
          </w:p>
        </w:tc>
        <w:tc>
          <w:tcPr>
            <w:tcW w:w="397" w:type="pct"/>
            <w:vAlign w:val="center"/>
          </w:tcPr>
          <w:p w14:paraId="34B6A73B" w14:textId="77777777" w:rsidR="00632C4F"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5E3A445E" w14:textId="77777777" w:rsidR="00632C4F"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7C5DC45A" w14:textId="77777777" w:rsidR="00632C4F" w:rsidRDefault="00632C4F">
            <w:pPr>
              <w:jc w:val="center"/>
              <w:rPr>
                <w:rFonts w:ascii="Arial" w:hAnsi="Arial" w:cs="Arial"/>
                <w:sz w:val="20"/>
                <w:szCs w:val="20"/>
              </w:rPr>
            </w:pPr>
          </w:p>
        </w:tc>
        <w:tc>
          <w:tcPr>
            <w:tcW w:w="397" w:type="pct"/>
            <w:vAlign w:val="center"/>
          </w:tcPr>
          <w:p w14:paraId="3442BAB7" w14:textId="77777777" w:rsidR="00632C4F" w:rsidRDefault="00632C4F">
            <w:pPr>
              <w:jc w:val="center"/>
              <w:rPr>
                <w:rFonts w:ascii="Arial" w:hAnsi="Arial" w:cs="Arial"/>
                <w:sz w:val="20"/>
                <w:szCs w:val="20"/>
              </w:rPr>
            </w:pPr>
          </w:p>
        </w:tc>
        <w:tc>
          <w:tcPr>
            <w:tcW w:w="397" w:type="pct"/>
            <w:vAlign w:val="center"/>
          </w:tcPr>
          <w:p w14:paraId="7F01C86E" w14:textId="77777777" w:rsidR="00632C4F" w:rsidRDefault="00632C4F">
            <w:pPr>
              <w:jc w:val="center"/>
              <w:rPr>
                <w:rFonts w:ascii="Arial" w:hAnsi="Arial" w:cs="Arial"/>
                <w:sz w:val="20"/>
                <w:szCs w:val="20"/>
              </w:rPr>
            </w:pPr>
          </w:p>
        </w:tc>
        <w:tc>
          <w:tcPr>
            <w:tcW w:w="397" w:type="pct"/>
            <w:vAlign w:val="center"/>
          </w:tcPr>
          <w:p w14:paraId="02732EE2" w14:textId="77777777" w:rsidR="00632C4F" w:rsidRDefault="00632C4F">
            <w:pPr>
              <w:jc w:val="center"/>
              <w:rPr>
                <w:rFonts w:ascii="Arial" w:hAnsi="Arial" w:cs="Arial"/>
                <w:sz w:val="20"/>
                <w:szCs w:val="20"/>
              </w:rPr>
            </w:pPr>
          </w:p>
        </w:tc>
        <w:tc>
          <w:tcPr>
            <w:tcW w:w="398" w:type="pct"/>
            <w:vAlign w:val="center"/>
          </w:tcPr>
          <w:p w14:paraId="17DA3E97" w14:textId="77777777" w:rsidR="00632C4F" w:rsidRDefault="00632C4F">
            <w:pPr>
              <w:jc w:val="center"/>
              <w:rPr>
                <w:rFonts w:ascii="Arial" w:hAnsi="Arial" w:cs="Arial"/>
                <w:sz w:val="20"/>
                <w:szCs w:val="20"/>
              </w:rPr>
            </w:pPr>
          </w:p>
        </w:tc>
      </w:tr>
      <w:tr w:rsidR="00632C4F" w14:paraId="7277062B" w14:textId="77777777" w:rsidTr="00047D10">
        <w:trPr>
          <w:trHeight w:val="271"/>
          <w:jc w:val="center"/>
        </w:trPr>
        <w:tc>
          <w:tcPr>
            <w:tcW w:w="951" w:type="pct"/>
            <w:vAlign w:val="center"/>
          </w:tcPr>
          <w:p w14:paraId="51797833" w14:textId="77777777" w:rsidR="00632C4F" w:rsidRDefault="004057E8">
            <w:pPr>
              <w:jc w:val="center"/>
              <w:rPr>
                <w:rFonts w:ascii="Arial" w:hAnsi="Arial" w:cs="Arial"/>
                <w:sz w:val="20"/>
                <w:szCs w:val="20"/>
              </w:rPr>
            </w:pPr>
            <w:r>
              <w:rPr>
                <w:rFonts w:ascii="Arial" w:hAnsi="Arial" w:cs="Arial"/>
                <w:sz w:val="20"/>
                <w:szCs w:val="20"/>
              </w:rPr>
              <w:t>[RF06]</w:t>
            </w:r>
          </w:p>
        </w:tc>
        <w:tc>
          <w:tcPr>
            <w:tcW w:w="475" w:type="pct"/>
            <w:vAlign w:val="center"/>
          </w:tcPr>
          <w:p w14:paraId="3C052175" w14:textId="77777777" w:rsidR="00632C4F" w:rsidRDefault="00692A53">
            <w:pPr>
              <w:jc w:val="center"/>
              <w:rPr>
                <w:rFonts w:ascii="Arial" w:hAnsi="Arial" w:cs="Arial"/>
                <w:sz w:val="20"/>
                <w:szCs w:val="20"/>
              </w:rPr>
            </w:pPr>
            <w:r>
              <w:rPr>
                <w:rFonts w:ascii="Arial" w:hAnsi="Arial" w:cs="Arial"/>
                <w:sz w:val="20"/>
                <w:szCs w:val="20"/>
              </w:rPr>
              <w:t>[T</w:t>
            </w:r>
            <w:r w:rsidR="00E82B64">
              <w:rPr>
                <w:rFonts w:ascii="Arial" w:hAnsi="Arial" w:cs="Arial"/>
                <w:sz w:val="20"/>
                <w:szCs w:val="20"/>
              </w:rPr>
              <w:t>04</w:t>
            </w:r>
            <w:r>
              <w:rPr>
                <w:rFonts w:ascii="Arial" w:hAnsi="Arial" w:cs="Arial"/>
                <w:sz w:val="20"/>
                <w:szCs w:val="20"/>
              </w:rPr>
              <w:t>]</w:t>
            </w:r>
          </w:p>
        </w:tc>
        <w:tc>
          <w:tcPr>
            <w:tcW w:w="397" w:type="pct"/>
            <w:vAlign w:val="center"/>
          </w:tcPr>
          <w:p w14:paraId="2BE152AE" w14:textId="77777777" w:rsidR="00632C4F" w:rsidRDefault="00632C4F">
            <w:pPr>
              <w:jc w:val="center"/>
              <w:rPr>
                <w:rFonts w:ascii="Arial" w:hAnsi="Arial" w:cs="Arial"/>
                <w:sz w:val="20"/>
                <w:szCs w:val="20"/>
              </w:rPr>
            </w:pPr>
          </w:p>
        </w:tc>
        <w:tc>
          <w:tcPr>
            <w:tcW w:w="397" w:type="pct"/>
            <w:vAlign w:val="center"/>
          </w:tcPr>
          <w:p w14:paraId="7E2DBA7E" w14:textId="77777777" w:rsidR="00632C4F" w:rsidRDefault="00632C4F">
            <w:pPr>
              <w:jc w:val="center"/>
              <w:rPr>
                <w:rFonts w:ascii="Arial" w:hAnsi="Arial" w:cs="Arial"/>
                <w:sz w:val="20"/>
                <w:szCs w:val="20"/>
              </w:rPr>
            </w:pPr>
          </w:p>
        </w:tc>
        <w:tc>
          <w:tcPr>
            <w:tcW w:w="397" w:type="pct"/>
            <w:vAlign w:val="center"/>
          </w:tcPr>
          <w:p w14:paraId="3B587972" w14:textId="77777777" w:rsidR="00632C4F" w:rsidRDefault="00632C4F">
            <w:pPr>
              <w:jc w:val="center"/>
              <w:rPr>
                <w:rFonts w:ascii="Arial" w:hAnsi="Arial" w:cs="Arial"/>
                <w:sz w:val="20"/>
                <w:szCs w:val="20"/>
              </w:rPr>
            </w:pPr>
          </w:p>
        </w:tc>
        <w:tc>
          <w:tcPr>
            <w:tcW w:w="397" w:type="pct"/>
            <w:vAlign w:val="center"/>
          </w:tcPr>
          <w:p w14:paraId="4C37E60D" w14:textId="77777777" w:rsidR="00632C4F"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1781602F" w14:textId="77777777" w:rsidR="00632C4F" w:rsidRDefault="00632C4F">
            <w:pPr>
              <w:jc w:val="center"/>
              <w:rPr>
                <w:rFonts w:ascii="Arial" w:hAnsi="Arial" w:cs="Arial"/>
                <w:sz w:val="20"/>
                <w:szCs w:val="20"/>
              </w:rPr>
            </w:pPr>
          </w:p>
        </w:tc>
        <w:tc>
          <w:tcPr>
            <w:tcW w:w="397" w:type="pct"/>
            <w:vAlign w:val="center"/>
          </w:tcPr>
          <w:p w14:paraId="5953AE49" w14:textId="77777777" w:rsidR="00632C4F" w:rsidRDefault="00632C4F">
            <w:pPr>
              <w:jc w:val="center"/>
              <w:rPr>
                <w:rFonts w:ascii="Arial" w:hAnsi="Arial" w:cs="Arial"/>
                <w:sz w:val="20"/>
                <w:szCs w:val="20"/>
              </w:rPr>
            </w:pPr>
          </w:p>
        </w:tc>
        <w:tc>
          <w:tcPr>
            <w:tcW w:w="397" w:type="pct"/>
            <w:vAlign w:val="center"/>
          </w:tcPr>
          <w:p w14:paraId="7A51FDBC" w14:textId="77777777" w:rsidR="00632C4F" w:rsidRDefault="00632C4F">
            <w:pPr>
              <w:jc w:val="center"/>
              <w:rPr>
                <w:rFonts w:ascii="Arial" w:hAnsi="Arial" w:cs="Arial"/>
                <w:sz w:val="20"/>
                <w:szCs w:val="20"/>
              </w:rPr>
            </w:pPr>
          </w:p>
        </w:tc>
        <w:tc>
          <w:tcPr>
            <w:tcW w:w="397" w:type="pct"/>
            <w:vAlign w:val="center"/>
          </w:tcPr>
          <w:p w14:paraId="367FFF9F" w14:textId="77777777" w:rsidR="00632C4F" w:rsidRDefault="00632C4F">
            <w:pPr>
              <w:jc w:val="center"/>
              <w:rPr>
                <w:rFonts w:ascii="Arial" w:hAnsi="Arial" w:cs="Arial"/>
                <w:sz w:val="20"/>
                <w:szCs w:val="20"/>
              </w:rPr>
            </w:pPr>
          </w:p>
        </w:tc>
        <w:tc>
          <w:tcPr>
            <w:tcW w:w="398" w:type="pct"/>
            <w:vAlign w:val="center"/>
          </w:tcPr>
          <w:p w14:paraId="677E4702" w14:textId="77777777" w:rsidR="00632C4F" w:rsidRDefault="00632C4F">
            <w:pPr>
              <w:jc w:val="center"/>
              <w:rPr>
                <w:rFonts w:ascii="Arial" w:hAnsi="Arial" w:cs="Arial"/>
                <w:sz w:val="20"/>
                <w:szCs w:val="20"/>
              </w:rPr>
            </w:pPr>
          </w:p>
        </w:tc>
      </w:tr>
      <w:tr w:rsidR="004057E8" w14:paraId="54074AF7" w14:textId="77777777" w:rsidTr="00047D10">
        <w:trPr>
          <w:trHeight w:val="271"/>
          <w:jc w:val="center"/>
        </w:trPr>
        <w:tc>
          <w:tcPr>
            <w:tcW w:w="951" w:type="pct"/>
            <w:vAlign w:val="center"/>
          </w:tcPr>
          <w:p w14:paraId="5B3495C8" w14:textId="77777777" w:rsidR="004057E8" w:rsidRDefault="004057E8">
            <w:pPr>
              <w:jc w:val="center"/>
              <w:rPr>
                <w:rFonts w:ascii="Arial" w:hAnsi="Arial" w:cs="Arial"/>
                <w:sz w:val="20"/>
                <w:szCs w:val="20"/>
              </w:rPr>
            </w:pPr>
            <w:r>
              <w:rPr>
                <w:rFonts w:ascii="Arial" w:hAnsi="Arial" w:cs="Arial"/>
                <w:sz w:val="20"/>
                <w:szCs w:val="20"/>
              </w:rPr>
              <w:t>[RF07]</w:t>
            </w:r>
          </w:p>
        </w:tc>
        <w:tc>
          <w:tcPr>
            <w:tcW w:w="475" w:type="pct"/>
            <w:vAlign w:val="center"/>
          </w:tcPr>
          <w:p w14:paraId="0B6304BB" w14:textId="77777777" w:rsidR="004057E8"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70B94310" w14:textId="77777777" w:rsidR="004057E8" w:rsidRDefault="004057E8">
            <w:pPr>
              <w:jc w:val="center"/>
              <w:rPr>
                <w:rFonts w:ascii="Arial" w:hAnsi="Arial" w:cs="Arial"/>
                <w:sz w:val="20"/>
                <w:szCs w:val="20"/>
              </w:rPr>
            </w:pPr>
          </w:p>
        </w:tc>
        <w:tc>
          <w:tcPr>
            <w:tcW w:w="397" w:type="pct"/>
            <w:vAlign w:val="center"/>
          </w:tcPr>
          <w:p w14:paraId="0E4EA172" w14:textId="77777777" w:rsidR="004057E8" w:rsidRDefault="004057E8">
            <w:pPr>
              <w:jc w:val="center"/>
              <w:rPr>
                <w:rFonts w:ascii="Arial" w:hAnsi="Arial" w:cs="Arial"/>
                <w:sz w:val="20"/>
                <w:szCs w:val="20"/>
              </w:rPr>
            </w:pPr>
          </w:p>
        </w:tc>
        <w:tc>
          <w:tcPr>
            <w:tcW w:w="397" w:type="pct"/>
            <w:vAlign w:val="center"/>
          </w:tcPr>
          <w:p w14:paraId="799443CA" w14:textId="77777777" w:rsidR="004057E8"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47F9911F" w14:textId="77777777" w:rsidR="004057E8"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4C412C1A" w14:textId="77777777" w:rsidR="004057E8" w:rsidRDefault="004057E8">
            <w:pPr>
              <w:jc w:val="center"/>
              <w:rPr>
                <w:rFonts w:ascii="Arial" w:hAnsi="Arial" w:cs="Arial"/>
                <w:sz w:val="20"/>
                <w:szCs w:val="20"/>
              </w:rPr>
            </w:pPr>
          </w:p>
        </w:tc>
        <w:tc>
          <w:tcPr>
            <w:tcW w:w="397" w:type="pct"/>
            <w:vAlign w:val="center"/>
          </w:tcPr>
          <w:p w14:paraId="7B45B31D" w14:textId="77777777" w:rsidR="004057E8" w:rsidRDefault="004057E8">
            <w:pPr>
              <w:jc w:val="center"/>
              <w:rPr>
                <w:rFonts w:ascii="Arial" w:hAnsi="Arial" w:cs="Arial"/>
                <w:sz w:val="20"/>
                <w:szCs w:val="20"/>
              </w:rPr>
            </w:pPr>
          </w:p>
        </w:tc>
        <w:tc>
          <w:tcPr>
            <w:tcW w:w="397" w:type="pct"/>
            <w:vAlign w:val="center"/>
          </w:tcPr>
          <w:p w14:paraId="3BF55F4A" w14:textId="77777777" w:rsidR="004057E8" w:rsidRDefault="004057E8">
            <w:pPr>
              <w:jc w:val="center"/>
              <w:rPr>
                <w:rFonts w:ascii="Arial" w:hAnsi="Arial" w:cs="Arial"/>
                <w:sz w:val="20"/>
                <w:szCs w:val="20"/>
              </w:rPr>
            </w:pPr>
          </w:p>
        </w:tc>
        <w:tc>
          <w:tcPr>
            <w:tcW w:w="397" w:type="pct"/>
            <w:vAlign w:val="center"/>
          </w:tcPr>
          <w:p w14:paraId="4F55682F" w14:textId="77777777" w:rsidR="004057E8" w:rsidRDefault="004057E8">
            <w:pPr>
              <w:jc w:val="center"/>
              <w:rPr>
                <w:rFonts w:ascii="Arial" w:hAnsi="Arial" w:cs="Arial"/>
                <w:sz w:val="20"/>
                <w:szCs w:val="20"/>
              </w:rPr>
            </w:pPr>
          </w:p>
        </w:tc>
        <w:tc>
          <w:tcPr>
            <w:tcW w:w="398" w:type="pct"/>
            <w:vAlign w:val="center"/>
          </w:tcPr>
          <w:p w14:paraId="1A8AA5CC" w14:textId="77777777" w:rsidR="004057E8" w:rsidRDefault="004057E8">
            <w:pPr>
              <w:jc w:val="center"/>
              <w:rPr>
                <w:rFonts w:ascii="Arial" w:hAnsi="Arial" w:cs="Arial"/>
                <w:sz w:val="20"/>
                <w:szCs w:val="20"/>
              </w:rPr>
            </w:pPr>
          </w:p>
        </w:tc>
      </w:tr>
      <w:tr w:rsidR="004057E8" w14:paraId="30876BDD" w14:textId="77777777" w:rsidTr="00047D10">
        <w:trPr>
          <w:trHeight w:val="271"/>
          <w:jc w:val="center"/>
        </w:trPr>
        <w:tc>
          <w:tcPr>
            <w:tcW w:w="951" w:type="pct"/>
            <w:vAlign w:val="center"/>
          </w:tcPr>
          <w:p w14:paraId="36D3C6FD" w14:textId="77777777" w:rsidR="004057E8" w:rsidRDefault="004057E8">
            <w:pPr>
              <w:jc w:val="center"/>
              <w:rPr>
                <w:rFonts w:ascii="Arial" w:hAnsi="Arial" w:cs="Arial"/>
                <w:sz w:val="20"/>
                <w:szCs w:val="20"/>
              </w:rPr>
            </w:pPr>
            <w:r>
              <w:rPr>
                <w:rFonts w:ascii="Arial" w:hAnsi="Arial" w:cs="Arial"/>
                <w:sz w:val="20"/>
                <w:szCs w:val="20"/>
              </w:rPr>
              <w:t>[RF08]</w:t>
            </w:r>
          </w:p>
        </w:tc>
        <w:tc>
          <w:tcPr>
            <w:tcW w:w="475" w:type="pct"/>
            <w:vAlign w:val="center"/>
          </w:tcPr>
          <w:p w14:paraId="7585A8E8" w14:textId="77777777" w:rsidR="004057E8"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23ADB3AF" w14:textId="77777777" w:rsidR="004057E8" w:rsidRDefault="004057E8">
            <w:pPr>
              <w:jc w:val="center"/>
              <w:rPr>
                <w:rFonts w:ascii="Arial" w:hAnsi="Arial" w:cs="Arial"/>
                <w:sz w:val="20"/>
                <w:szCs w:val="20"/>
              </w:rPr>
            </w:pPr>
          </w:p>
        </w:tc>
        <w:tc>
          <w:tcPr>
            <w:tcW w:w="397" w:type="pct"/>
            <w:vAlign w:val="center"/>
          </w:tcPr>
          <w:p w14:paraId="59D30D86" w14:textId="77777777" w:rsidR="004057E8" w:rsidRDefault="004057E8">
            <w:pPr>
              <w:jc w:val="center"/>
              <w:rPr>
                <w:rFonts w:ascii="Arial" w:hAnsi="Arial" w:cs="Arial"/>
                <w:sz w:val="20"/>
                <w:szCs w:val="20"/>
              </w:rPr>
            </w:pPr>
          </w:p>
        </w:tc>
        <w:tc>
          <w:tcPr>
            <w:tcW w:w="397" w:type="pct"/>
            <w:vAlign w:val="center"/>
          </w:tcPr>
          <w:p w14:paraId="10BABC6D" w14:textId="77777777" w:rsidR="004057E8"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66DB66E7" w14:textId="77777777" w:rsidR="004057E8" w:rsidRDefault="004057E8">
            <w:pPr>
              <w:jc w:val="center"/>
              <w:rPr>
                <w:rFonts w:ascii="Arial" w:hAnsi="Arial" w:cs="Arial"/>
                <w:sz w:val="20"/>
                <w:szCs w:val="20"/>
              </w:rPr>
            </w:pPr>
          </w:p>
        </w:tc>
        <w:tc>
          <w:tcPr>
            <w:tcW w:w="397" w:type="pct"/>
            <w:vAlign w:val="center"/>
          </w:tcPr>
          <w:p w14:paraId="0A07ACCC" w14:textId="77777777" w:rsidR="004057E8" w:rsidRDefault="004057E8">
            <w:pPr>
              <w:jc w:val="center"/>
              <w:rPr>
                <w:rFonts w:ascii="Arial" w:hAnsi="Arial" w:cs="Arial"/>
                <w:sz w:val="20"/>
                <w:szCs w:val="20"/>
              </w:rPr>
            </w:pPr>
          </w:p>
        </w:tc>
        <w:tc>
          <w:tcPr>
            <w:tcW w:w="397" w:type="pct"/>
            <w:vAlign w:val="center"/>
          </w:tcPr>
          <w:p w14:paraId="637CD1C5" w14:textId="77777777" w:rsidR="004057E8" w:rsidRDefault="004057E8">
            <w:pPr>
              <w:jc w:val="center"/>
              <w:rPr>
                <w:rFonts w:ascii="Arial" w:hAnsi="Arial" w:cs="Arial"/>
                <w:sz w:val="20"/>
                <w:szCs w:val="20"/>
              </w:rPr>
            </w:pPr>
          </w:p>
        </w:tc>
        <w:tc>
          <w:tcPr>
            <w:tcW w:w="397" w:type="pct"/>
            <w:vAlign w:val="center"/>
          </w:tcPr>
          <w:p w14:paraId="46884D3B" w14:textId="77777777" w:rsidR="004057E8" w:rsidRDefault="004057E8">
            <w:pPr>
              <w:jc w:val="center"/>
              <w:rPr>
                <w:rFonts w:ascii="Arial" w:hAnsi="Arial" w:cs="Arial"/>
                <w:sz w:val="20"/>
                <w:szCs w:val="20"/>
              </w:rPr>
            </w:pPr>
          </w:p>
        </w:tc>
        <w:tc>
          <w:tcPr>
            <w:tcW w:w="397" w:type="pct"/>
            <w:vAlign w:val="center"/>
          </w:tcPr>
          <w:p w14:paraId="7607A207" w14:textId="77777777" w:rsidR="004057E8" w:rsidRDefault="004057E8">
            <w:pPr>
              <w:jc w:val="center"/>
              <w:rPr>
                <w:rFonts w:ascii="Arial" w:hAnsi="Arial" w:cs="Arial"/>
                <w:sz w:val="20"/>
                <w:szCs w:val="20"/>
              </w:rPr>
            </w:pPr>
          </w:p>
        </w:tc>
        <w:tc>
          <w:tcPr>
            <w:tcW w:w="398" w:type="pct"/>
            <w:vAlign w:val="center"/>
          </w:tcPr>
          <w:p w14:paraId="1DDFDF54" w14:textId="77777777" w:rsidR="004057E8" w:rsidRDefault="004057E8">
            <w:pPr>
              <w:jc w:val="center"/>
              <w:rPr>
                <w:rFonts w:ascii="Arial" w:hAnsi="Arial" w:cs="Arial"/>
                <w:sz w:val="20"/>
                <w:szCs w:val="20"/>
              </w:rPr>
            </w:pPr>
          </w:p>
        </w:tc>
      </w:tr>
      <w:tr w:rsidR="00E82B64" w14:paraId="5625BF64" w14:textId="77777777" w:rsidTr="00047D10">
        <w:trPr>
          <w:trHeight w:val="271"/>
          <w:jc w:val="center"/>
        </w:trPr>
        <w:tc>
          <w:tcPr>
            <w:tcW w:w="951" w:type="pct"/>
            <w:vAlign w:val="center"/>
          </w:tcPr>
          <w:p w14:paraId="5641C8A9" w14:textId="77777777" w:rsidR="00E82B64" w:rsidRDefault="00E82B64">
            <w:pPr>
              <w:jc w:val="center"/>
              <w:rPr>
                <w:rFonts w:ascii="Arial" w:hAnsi="Arial" w:cs="Arial"/>
                <w:sz w:val="20"/>
                <w:szCs w:val="20"/>
              </w:rPr>
            </w:pPr>
            <w:r>
              <w:rPr>
                <w:rFonts w:ascii="Arial" w:hAnsi="Arial" w:cs="Arial"/>
                <w:sz w:val="20"/>
                <w:szCs w:val="20"/>
              </w:rPr>
              <w:t>[RF09]</w:t>
            </w:r>
          </w:p>
        </w:tc>
        <w:tc>
          <w:tcPr>
            <w:tcW w:w="475" w:type="pct"/>
            <w:vAlign w:val="center"/>
          </w:tcPr>
          <w:p w14:paraId="34BBF142" w14:textId="77777777" w:rsidR="00E82B64" w:rsidRDefault="00E82B64">
            <w:pPr>
              <w:jc w:val="center"/>
              <w:rPr>
                <w:rFonts w:ascii="Arial" w:hAnsi="Arial" w:cs="Arial"/>
                <w:sz w:val="20"/>
                <w:szCs w:val="20"/>
              </w:rPr>
            </w:pPr>
            <w:r>
              <w:rPr>
                <w:rFonts w:ascii="Arial" w:hAnsi="Arial" w:cs="Arial"/>
                <w:sz w:val="20"/>
                <w:szCs w:val="20"/>
              </w:rPr>
              <w:t>[T05]</w:t>
            </w:r>
          </w:p>
        </w:tc>
        <w:tc>
          <w:tcPr>
            <w:tcW w:w="397" w:type="pct"/>
            <w:vAlign w:val="center"/>
          </w:tcPr>
          <w:p w14:paraId="2923401A" w14:textId="77777777" w:rsidR="00E82B64" w:rsidRDefault="00E82B64">
            <w:pPr>
              <w:jc w:val="center"/>
              <w:rPr>
                <w:rFonts w:ascii="Arial" w:hAnsi="Arial" w:cs="Arial"/>
                <w:sz w:val="20"/>
                <w:szCs w:val="20"/>
              </w:rPr>
            </w:pPr>
          </w:p>
        </w:tc>
        <w:tc>
          <w:tcPr>
            <w:tcW w:w="397" w:type="pct"/>
            <w:vAlign w:val="center"/>
          </w:tcPr>
          <w:p w14:paraId="485EF817" w14:textId="77777777" w:rsidR="00E82B64" w:rsidRDefault="00E82B64">
            <w:pPr>
              <w:jc w:val="center"/>
              <w:rPr>
                <w:rFonts w:ascii="Arial" w:hAnsi="Arial" w:cs="Arial"/>
                <w:sz w:val="20"/>
                <w:szCs w:val="20"/>
              </w:rPr>
            </w:pPr>
          </w:p>
        </w:tc>
        <w:tc>
          <w:tcPr>
            <w:tcW w:w="397" w:type="pct"/>
            <w:vAlign w:val="center"/>
          </w:tcPr>
          <w:p w14:paraId="7E60719A" w14:textId="77777777" w:rsidR="00E82B64" w:rsidRDefault="00E82B64">
            <w:pPr>
              <w:jc w:val="center"/>
              <w:rPr>
                <w:rFonts w:ascii="Arial" w:hAnsi="Arial" w:cs="Arial"/>
                <w:sz w:val="20"/>
                <w:szCs w:val="20"/>
              </w:rPr>
            </w:pPr>
          </w:p>
        </w:tc>
        <w:tc>
          <w:tcPr>
            <w:tcW w:w="397" w:type="pct"/>
            <w:vAlign w:val="center"/>
          </w:tcPr>
          <w:p w14:paraId="54F32CB0" w14:textId="77777777" w:rsidR="00E82B64" w:rsidRDefault="00E82B64">
            <w:pPr>
              <w:jc w:val="center"/>
              <w:rPr>
                <w:rFonts w:ascii="Arial" w:hAnsi="Arial" w:cs="Arial"/>
                <w:sz w:val="20"/>
                <w:szCs w:val="20"/>
              </w:rPr>
            </w:pPr>
          </w:p>
        </w:tc>
        <w:tc>
          <w:tcPr>
            <w:tcW w:w="397" w:type="pct"/>
            <w:vAlign w:val="center"/>
          </w:tcPr>
          <w:p w14:paraId="10062CA3" w14:textId="77777777" w:rsidR="00E82B64"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57EB34BE" w14:textId="77777777" w:rsidR="00E82B64" w:rsidRDefault="00E82B64">
            <w:pPr>
              <w:jc w:val="center"/>
              <w:rPr>
                <w:rFonts w:ascii="Arial" w:hAnsi="Arial" w:cs="Arial"/>
                <w:sz w:val="20"/>
                <w:szCs w:val="20"/>
              </w:rPr>
            </w:pPr>
          </w:p>
        </w:tc>
        <w:tc>
          <w:tcPr>
            <w:tcW w:w="397" w:type="pct"/>
            <w:vAlign w:val="center"/>
          </w:tcPr>
          <w:p w14:paraId="75533A75" w14:textId="77777777" w:rsidR="00E82B64" w:rsidRDefault="00E82B64">
            <w:pPr>
              <w:jc w:val="center"/>
              <w:rPr>
                <w:rFonts w:ascii="Arial" w:hAnsi="Arial" w:cs="Arial"/>
                <w:sz w:val="20"/>
                <w:szCs w:val="20"/>
              </w:rPr>
            </w:pPr>
          </w:p>
        </w:tc>
        <w:tc>
          <w:tcPr>
            <w:tcW w:w="397" w:type="pct"/>
            <w:vAlign w:val="center"/>
          </w:tcPr>
          <w:p w14:paraId="14F687C1" w14:textId="77777777" w:rsidR="00E82B64" w:rsidRDefault="00E82B64">
            <w:pPr>
              <w:jc w:val="center"/>
              <w:rPr>
                <w:rFonts w:ascii="Arial" w:hAnsi="Arial" w:cs="Arial"/>
                <w:sz w:val="20"/>
                <w:szCs w:val="20"/>
              </w:rPr>
            </w:pPr>
          </w:p>
        </w:tc>
        <w:tc>
          <w:tcPr>
            <w:tcW w:w="398" w:type="pct"/>
            <w:vAlign w:val="center"/>
          </w:tcPr>
          <w:p w14:paraId="50C2A44B" w14:textId="77777777" w:rsidR="00E82B64" w:rsidRDefault="00E82B64">
            <w:pPr>
              <w:jc w:val="center"/>
              <w:rPr>
                <w:rFonts w:ascii="Arial" w:hAnsi="Arial" w:cs="Arial"/>
                <w:sz w:val="20"/>
                <w:szCs w:val="20"/>
              </w:rPr>
            </w:pPr>
          </w:p>
        </w:tc>
      </w:tr>
      <w:tr w:rsidR="00E82B64" w14:paraId="7E4E9C54" w14:textId="77777777" w:rsidTr="00047D10">
        <w:trPr>
          <w:trHeight w:val="271"/>
          <w:jc w:val="center"/>
        </w:trPr>
        <w:tc>
          <w:tcPr>
            <w:tcW w:w="951" w:type="pct"/>
            <w:vAlign w:val="center"/>
          </w:tcPr>
          <w:p w14:paraId="012C399F" w14:textId="77777777" w:rsidR="00E82B64" w:rsidRDefault="00E82B64">
            <w:pPr>
              <w:jc w:val="center"/>
              <w:rPr>
                <w:rFonts w:ascii="Arial" w:hAnsi="Arial" w:cs="Arial"/>
                <w:sz w:val="20"/>
                <w:szCs w:val="20"/>
              </w:rPr>
            </w:pPr>
            <w:r>
              <w:rPr>
                <w:rFonts w:ascii="Arial" w:hAnsi="Arial" w:cs="Arial"/>
                <w:sz w:val="20"/>
                <w:szCs w:val="20"/>
              </w:rPr>
              <w:t>[RF10]</w:t>
            </w:r>
          </w:p>
        </w:tc>
        <w:tc>
          <w:tcPr>
            <w:tcW w:w="475" w:type="pct"/>
            <w:vAlign w:val="center"/>
          </w:tcPr>
          <w:p w14:paraId="18AB3785" w14:textId="77777777" w:rsidR="00E82B64" w:rsidRDefault="00E82B64">
            <w:pPr>
              <w:jc w:val="center"/>
              <w:rPr>
                <w:rFonts w:ascii="Arial" w:hAnsi="Arial" w:cs="Arial"/>
                <w:sz w:val="20"/>
                <w:szCs w:val="20"/>
              </w:rPr>
            </w:pPr>
            <w:r>
              <w:rPr>
                <w:rFonts w:ascii="Arial" w:hAnsi="Arial" w:cs="Arial"/>
                <w:sz w:val="20"/>
                <w:szCs w:val="20"/>
              </w:rPr>
              <w:t>[T05]</w:t>
            </w:r>
          </w:p>
        </w:tc>
        <w:tc>
          <w:tcPr>
            <w:tcW w:w="397" w:type="pct"/>
            <w:vAlign w:val="center"/>
          </w:tcPr>
          <w:p w14:paraId="7B7DA9FA" w14:textId="77777777" w:rsidR="00E82B64" w:rsidRDefault="00E82B64">
            <w:pPr>
              <w:jc w:val="center"/>
              <w:rPr>
                <w:rFonts w:ascii="Arial" w:hAnsi="Arial" w:cs="Arial"/>
                <w:sz w:val="20"/>
                <w:szCs w:val="20"/>
              </w:rPr>
            </w:pPr>
          </w:p>
        </w:tc>
        <w:tc>
          <w:tcPr>
            <w:tcW w:w="397" w:type="pct"/>
            <w:vAlign w:val="center"/>
          </w:tcPr>
          <w:p w14:paraId="1EEEDE29" w14:textId="77777777" w:rsidR="00E82B64" w:rsidRDefault="00E82B64">
            <w:pPr>
              <w:jc w:val="center"/>
              <w:rPr>
                <w:rFonts w:ascii="Arial" w:hAnsi="Arial" w:cs="Arial"/>
                <w:sz w:val="20"/>
                <w:szCs w:val="20"/>
              </w:rPr>
            </w:pPr>
          </w:p>
        </w:tc>
        <w:tc>
          <w:tcPr>
            <w:tcW w:w="397" w:type="pct"/>
            <w:vAlign w:val="center"/>
          </w:tcPr>
          <w:p w14:paraId="4CCD9034" w14:textId="77777777" w:rsidR="00E82B64" w:rsidRDefault="00E82B64">
            <w:pPr>
              <w:jc w:val="center"/>
              <w:rPr>
                <w:rFonts w:ascii="Arial" w:hAnsi="Arial" w:cs="Arial"/>
                <w:sz w:val="20"/>
                <w:szCs w:val="20"/>
              </w:rPr>
            </w:pPr>
          </w:p>
        </w:tc>
        <w:tc>
          <w:tcPr>
            <w:tcW w:w="397" w:type="pct"/>
            <w:vAlign w:val="center"/>
          </w:tcPr>
          <w:p w14:paraId="0521F568" w14:textId="77777777" w:rsidR="00E82B64" w:rsidRDefault="00E82B64">
            <w:pPr>
              <w:jc w:val="center"/>
              <w:rPr>
                <w:rFonts w:ascii="Arial" w:hAnsi="Arial" w:cs="Arial"/>
                <w:sz w:val="20"/>
                <w:szCs w:val="20"/>
              </w:rPr>
            </w:pPr>
          </w:p>
        </w:tc>
        <w:tc>
          <w:tcPr>
            <w:tcW w:w="397" w:type="pct"/>
            <w:vAlign w:val="center"/>
          </w:tcPr>
          <w:p w14:paraId="02D05A72" w14:textId="77777777" w:rsidR="00E82B64" w:rsidRDefault="00E82B64">
            <w:pPr>
              <w:jc w:val="center"/>
              <w:rPr>
                <w:rFonts w:ascii="Arial" w:hAnsi="Arial" w:cs="Arial"/>
                <w:sz w:val="20"/>
                <w:szCs w:val="20"/>
              </w:rPr>
            </w:pPr>
          </w:p>
        </w:tc>
        <w:tc>
          <w:tcPr>
            <w:tcW w:w="397" w:type="pct"/>
            <w:vAlign w:val="center"/>
          </w:tcPr>
          <w:p w14:paraId="0E2A7BB8" w14:textId="77777777" w:rsidR="00E82B64"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0ED8ED15" w14:textId="77777777" w:rsidR="00E82B64" w:rsidRDefault="00E82B64">
            <w:pPr>
              <w:jc w:val="center"/>
              <w:rPr>
                <w:rFonts w:ascii="Arial" w:hAnsi="Arial" w:cs="Arial"/>
                <w:sz w:val="20"/>
                <w:szCs w:val="20"/>
              </w:rPr>
            </w:pPr>
          </w:p>
        </w:tc>
        <w:tc>
          <w:tcPr>
            <w:tcW w:w="397" w:type="pct"/>
            <w:vAlign w:val="center"/>
          </w:tcPr>
          <w:p w14:paraId="330C01B1" w14:textId="77777777" w:rsidR="00E82B64" w:rsidRDefault="00E82B64">
            <w:pPr>
              <w:jc w:val="center"/>
              <w:rPr>
                <w:rFonts w:ascii="Arial" w:hAnsi="Arial" w:cs="Arial"/>
                <w:sz w:val="20"/>
                <w:szCs w:val="20"/>
              </w:rPr>
            </w:pPr>
          </w:p>
        </w:tc>
        <w:tc>
          <w:tcPr>
            <w:tcW w:w="398" w:type="pct"/>
            <w:vAlign w:val="center"/>
          </w:tcPr>
          <w:p w14:paraId="6EA9AC94" w14:textId="77777777" w:rsidR="00E82B64" w:rsidRDefault="00E82B64">
            <w:pPr>
              <w:jc w:val="center"/>
              <w:rPr>
                <w:rFonts w:ascii="Arial" w:hAnsi="Arial" w:cs="Arial"/>
                <w:sz w:val="20"/>
                <w:szCs w:val="20"/>
              </w:rPr>
            </w:pPr>
          </w:p>
        </w:tc>
      </w:tr>
      <w:tr w:rsidR="00E82B64" w14:paraId="2212830A" w14:textId="77777777" w:rsidTr="00047D10">
        <w:trPr>
          <w:trHeight w:val="271"/>
          <w:jc w:val="center"/>
        </w:trPr>
        <w:tc>
          <w:tcPr>
            <w:tcW w:w="951" w:type="pct"/>
            <w:vAlign w:val="center"/>
          </w:tcPr>
          <w:p w14:paraId="28D03861" w14:textId="77777777" w:rsidR="00E82B64" w:rsidRDefault="00E82B64">
            <w:pPr>
              <w:jc w:val="center"/>
              <w:rPr>
                <w:rFonts w:ascii="Arial" w:hAnsi="Arial" w:cs="Arial"/>
                <w:sz w:val="20"/>
                <w:szCs w:val="20"/>
              </w:rPr>
            </w:pPr>
            <w:r>
              <w:rPr>
                <w:rFonts w:ascii="Arial" w:hAnsi="Arial" w:cs="Arial"/>
                <w:sz w:val="20"/>
                <w:szCs w:val="20"/>
              </w:rPr>
              <w:t>[RF11]</w:t>
            </w:r>
          </w:p>
        </w:tc>
        <w:tc>
          <w:tcPr>
            <w:tcW w:w="475" w:type="pct"/>
            <w:vAlign w:val="center"/>
          </w:tcPr>
          <w:p w14:paraId="570FB070" w14:textId="77777777" w:rsidR="00E82B64" w:rsidRDefault="00E82B64">
            <w:pPr>
              <w:jc w:val="center"/>
              <w:rPr>
                <w:rFonts w:ascii="Arial" w:hAnsi="Arial" w:cs="Arial"/>
                <w:sz w:val="20"/>
                <w:szCs w:val="20"/>
              </w:rPr>
            </w:pPr>
            <w:r>
              <w:rPr>
                <w:rFonts w:ascii="Arial" w:hAnsi="Arial" w:cs="Arial"/>
                <w:sz w:val="20"/>
                <w:szCs w:val="20"/>
              </w:rPr>
              <w:t>[T02]</w:t>
            </w:r>
          </w:p>
        </w:tc>
        <w:tc>
          <w:tcPr>
            <w:tcW w:w="397" w:type="pct"/>
            <w:vAlign w:val="center"/>
          </w:tcPr>
          <w:p w14:paraId="0FF0924E" w14:textId="77777777" w:rsidR="00E82B64" w:rsidRDefault="00E82B64">
            <w:pPr>
              <w:jc w:val="center"/>
              <w:rPr>
                <w:rFonts w:ascii="Arial" w:hAnsi="Arial" w:cs="Arial"/>
                <w:sz w:val="20"/>
                <w:szCs w:val="20"/>
              </w:rPr>
            </w:pPr>
          </w:p>
        </w:tc>
        <w:tc>
          <w:tcPr>
            <w:tcW w:w="397" w:type="pct"/>
            <w:vAlign w:val="center"/>
          </w:tcPr>
          <w:p w14:paraId="1B29771B" w14:textId="77777777" w:rsidR="00E82B64" w:rsidRDefault="00E82B64">
            <w:pPr>
              <w:jc w:val="center"/>
              <w:rPr>
                <w:rFonts w:ascii="Arial" w:hAnsi="Arial" w:cs="Arial"/>
                <w:sz w:val="20"/>
                <w:szCs w:val="20"/>
              </w:rPr>
            </w:pPr>
          </w:p>
        </w:tc>
        <w:tc>
          <w:tcPr>
            <w:tcW w:w="397" w:type="pct"/>
            <w:vAlign w:val="center"/>
          </w:tcPr>
          <w:p w14:paraId="20CB0633" w14:textId="77777777" w:rsidR="00E82B64" w:rsidRDefault="00E82B64">
            <w:pPr>
              <w:jc w:val="center"/>
              <w:rPr>
                <w:rFonts w:ascii="Arial" w:hAnsi="Arial" w:cs="Arial"/>
                <w:sz w:val="20"/>
                <w:szCs w:val="20"/>
              </w:rPr>
            </w:pPr>
          </w:p>
        </w:tc>
        <w:tc>
          <w:tcPr>
            <w:tcW w:w="397" w:type="pct"/>
            <w:vAlign w:val="center"/>
          </w:tcPr>
          <w:p w14:paraId="27B99FA1" w14:textId="77777777" w:rsidR="00E82B64" w:rsidRDefault="00E82B64">
            <w:pPr>
              <w:jc w:val="center"/>
              <w:rPr>
                <w:rFonts w:ascii="Arial" w:hAnsi="Arial" w:cs="Arial"/>
                <w:sz w:val="20"/>
                <w:szCs w:val="20"/>
              </w:rPr>
            </w:pPr>
          </w:p>
        </w:tc>
        <w:tc>
          <w:tcPr>
            <w:tcW w:w="397" w:type="pct"/>
            <w:vAlign w:val="center"/>
          </w:tcPr>
          <w:p w14:paraId="172DB9CF" w14:textId="77777777" w:rsidR="00E82B64" w:rsidRDefault="00E82B64">
            <w:pPr>
              <w:jc w:val="center"/>
              <w:rPr>
                <w:rFonts w:ascii="Arial" w:hAnsi="Arial" w:cs="Arial"/>
                <w:sz w:val="20"/>
                <w:szCs w:val="20"/>
              </w:rPr>
            </w:pPr>
          </w:p>
        </w:tc>
        <w:tc>
          <w:tcPr>
            <w:tcW w:w="397" w:type="pct"/>
            <w:vAlign w:val="center"/>
          </w:tcPr>
          <w:p w14:paraId="503DF744" w14:textId="77777777" w:rsidR="00E82B64" w:rsidRDefault="00E82B64">
            <w:pPr>
              <w:jc w:val="center"/>
              <w:rPr>
                <w:rFonts w:ascii="Arial" w:hAnsi="Arial" w:cs="Arial"/>
                <w:sz w:val="20"/>
                <w:szCs w:val="20"/>
              </w:rPr>
            </w:pPr>
          </w:p>
        </w:tc>
        <w:tc>
          <w:tcPr>
            <w:tcW w:w="397" w:type="pct"/>
            <w:vAlign w:val="center"/>
          </w:tcPr>
          <w:p w14:paraId="7443C6F7" w14:textId="77777777" w:rsidR="00E82B64"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6734D4B5" w14:textId="77777777" w:rsidR="00E82B64" w:rsidRDefault="00E82B64">
            <w:pPr>
              <w:jc w:val="center"/>
              <w:rPr>
                <w:rFonts w:ascii="Arial" w:hAnsi="Arial" w:cs="Arial"/>
                <w:sz w:val="20"/>
                <w:szCs w:val="20"/>
              </w:rPr>
            </w:pPr>
          </w:p>
        </w:tc>
        <w:tc>
          <w:tcPr>
            <w:tcW w:w="398" w:type="pct"/>
            <w:vAlign w:val="center"/>
          </w:tcPr>
          <w:p w14:paraId="70D12201" w14:textId="77777777" w:rsidR="00E82B64" w:rsidRDefault="00E82B64">
            <w:pPr>
              <w:jc w:val="center"/>
              <w:rPr>
                <w:rFonts w:ascii="Arial" w:hAnsi="Arial" w:cs="Arial"/>
                <w:sz w:val="20"/>
                <w:szCs w:val="20"/>
              </w:rPr>
            </w:pPr>
          </w:p>
        </w:tc>
      </w:tr>
      <w:tr w:rsidR="00E82B64" w14:paraId="05DE6C62" w14:textId="77777777" w:rsidTr="00047D10">
        <w:trPr>
          <w:trHeight w:val="271"/>
          <w:jc w:val="center"/>
        </w:trPr>
        <w:tc>
          <w:tcPr>
            <w:tcW w:w="951" w:type="pct"/>
            <w:vAlign w:val="center"/>
          </w:tcPr>
          <w:p w14:paraId="3B39E815" w14:textId="77777777" w:rsidR="00E82B64" w:rsidRDefault="00E82B64">
            <w:pPr>
              <w:jc w:val="center"/>
              <w:rPr>
                <w:rFonts w:ascii="Arial" w:hAnsi="Arial" w:cs="Arial"/>
                <w:sz w:val="20"/>
                <w:szCs w:val="20"/>
              </w:rPr>
            </w:pPr>
            <w:r>
              <w:rPr>
                <w:rFonts w:ascii="Arial" w:hAnsi="Arial" w:cs="Arial"/>
                <w:sz w:val="20"/>
                <w:szCs w:val="20"/>
              </w:rPr>
              <w:t>[RF12]</w:t>
            </w:r>
          </w:p>
        </w:tc>
        <w:tc>
          <w:tcPr>
            <w:tcW w:w="475" w:type="pct"/>
            <w:vAlign w:val="center"/>
          </w:tcPr>
          <w:p w14:paraId="3789321D" w14:textId="77777777" w:rsidR="00E82B64"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25545D20" w14:textId="77777777" w:rsidR="00E82B64" w:rsidRDefault="00E82B64">
            <w:pPr>
              <w:jc w:val="center"/>
              <w:rPr>
                <w:rFonts w:ascii="Arial" w:hAnsi="Arial" w:cs="Arial"/>
                <w:sz w:val="20"/>
                <w:szCs w:val="20"/>
              </w:rPr>
            </w:pPr>
          </w:p>
        </w:tc>
        <w:tc>
          <w:tcPr>
            <w:tcW w:w="397" w:type="pct"/>
            <w:vAlign w:val="center"/>
          </w:tcPr>
          <w:p w14:paraId="30855F41" w14:textId="77777777" w:rsidR="00E82B64" w:rsidRDefault="00E82B64">
            <w:pPr>
              <w:jc w:val="center"/>
              <w:rPr>
                <w:rFonts w:ascii="Arial" w:hAnsi="Arial" w:cs="Arial"/>
                <w:sz w:val="20"/>
                <w:szCs w:val="20"/>
              </w:rPr>
            </w:pPr>
          </w:p>
        </w:tc>
        <w:tc>
          <w:tcPr>
            <w:tcW w:w="397" w:type="pct"/>
            <w:vAlign w:val="center"/>
          </w:tcPr>
          <w:p w14:paraId="07A41729" w14:textId="77777777" w:rsidR="00E82B64" w:rsidRDefault="00E82B64">
            <w:pPr>
              <w:jc w:val="center"/>
              <w:rPr>
                <w:rFonts w:ascii="Arial" w:hAnsi="Arial" w:cs="Arial"/>
                <w:sz w:val="20"/>
                <w:szCs w:val="20"/>
              </w:rPr>
            </w:pPr>
          </w:p>
        </w:tc>
        <w:tc>
          <w:tcPr>
            <w:tcW w:w="397" w:type="pct"/>
            <w:vAlign w:val="center"/>
          </w:tcPr>
          <w:p w14:paraId="3D192B81" w14:textId="77777777" w:rsidR="00E82B64" w:rsidRDefault="00E82B64">
            <w:pPr>
              <w:jc w:val="center"/>
              <w:rPr>
                <w:rFonts w:ascii="Arial" w:hAnsi="Arial" w:cs="Arial"/>
                <w:sz w:val="20"/>
                <w:szCs w:val="20"/>
              </w:rPr>
            </w:pPr>
          </w:p>
        </w:tc>
        <w:tc>
          <w:tcPr>
            <w:tcW w:w="397" w:type="pct"/>
            <w:vAlign w:val="center"/>
          </w:tcPr>
          <w:p w14:paraId="09A6C2C4" w14:textId="77777777" w:rsidR="00E82B64" w:rsidRDefault="00E82B64">
            <w:pPr>
              <w:jc w:val="center"/>
              <w:rPr>
                <w:rFonts w:ascii="Arial" w:hAnsi="Arial" w:cs="Arial"/>
                <w:sz w:val="20"/>
                <w:szCs w:val="20"/>
              </w:rPr>
            </w:pPr>
          </w:p>
        </w:tc>
        <w:tc>
          <w:tcPr>
            <w:tcW w:w="397" w:type="pct"/>
            <w:vAlign w:val="center"/>
          </w:tcPr>
          <w:p w14:paraId="5D8A96F1" w14:textId="77777777" w:rsidR="00E82B64" w:rsidRDefault="00E82B64">
            <w:pPr>
              <w:jc w:val="center"/>
              <w:rPr>
                <w:rFonts w:ascii="Arial" w:hAnsi="Arial" w:cs="Arial"/>
                <w:sz w:val="20"/>
                <w:szCs w:val="20"/>
              </w:rPr>
            </w:pPr>
          </w:p>
        </w:tc>
        <w:tc>
          <w:tcPr>
            <w:tcW w:w="397" w:type="pct"/>
            <w:vAlign w:val="center"/>
          </w:tcPr>
          <w:p w14:paraId="28CD8F2B" w14:textId="77777777" w:rsidR="00E82B64" w:rsidRDefault="00E82B64">
            <w:pPr>
              <w:jc w:val="center"/>
              <w:rPr>
                <w:rFonts w:ascii="Arial" w:hAnsi="Arial" w:cs="Arial"/>
                <w:sz w:val="20"/>
                <w:szCs w:val="20"/>
              </w:rPr>
            </w:pPr>
          </w:p>
        </w:tc>
        <w:tc>
          <w:tcPr>
            <w:tcW w:w="397" w:type="pct"/>
            <w:vAlign w:val="center"/>
          </w:tcPr>
          <w:p w14:paraId="70FA2282" w14:textId="77777777" w:rsidR="00E82B64" w:rsidRDefault="00E82B64">
            <w:pPr>
              <w:jc w:val="center"/>
              <w:rPr>
                <w:rFonts w:ascii="Arial" w:hAnsi="Arial" w:cs="Arial"/>
                <w:sz w:val="20"/>
                <w:szCs w:val="20"/>
              </w:rPr>
            </w:pPr>
            <w:r>
              <w:rPr>
                <w:rFonts w:ascii="Arial" w:hAnsi="Arial" w:cs="Arial"/>
                <w:sz w:val="20"/>
                <w:szCs w:val="20"/>
              </w:rPr>
              <w:t>X</w:t>
            </w:r>
          </w:p>
        </w:tc>
        <w:tc>
          <w:tcPr>
            <w:tcW w:w="398" w:type="pct"/>
            <w:vAlign w:val="center"/>
          </w:tcPr>
          <w:p w14:paraId="470AD6C7" w14:textId="77777777" w:rsidR="00E82B64" w:rsidRDefault="00E82B64">
            <w:pPr>
              <w:jc w:val="center"/>
              <w:rPr>
                <w:rFonts w:ascii="Arial" w:hAnsi="Arial" w:cs="Arial"/>
                <w:sz w:val="20"/>
                <w:szCs w:val="20"/>
              </w:rPr>
            </w:pPr>
            <w:r>
              <w:rPr>
                <w:rFonts w:ascii="Arial" w:hAnsi="Arial" w:cs="Arial"/>
                <w:sz w:val="20"/>
                <w:szCs w:val="20"/>
              </w:rPr>
              <w:t>X</w:t>
            </w:r>
          </w:p>
        </w:tc>
      </w:tr>
      <w:tr w:rsidR="00E82B64" w14:paraId="5D7A883A" w14:textId="77777777" w:rsidTr="00047D10">
        <w:trPr>
          <w:trHeight w:val="271"/>
          <w:jc w:val="center"/>
        </w:trPr>
        <w:tc>
          <w:tcPr>
            <w:tcW w:w="951" w:type="pct"/>
            <w:vAlign w:val="center"/>
          </w:tcPr>
          <w:p w14:paraId="40F0A825" w14:textId="77777777" w:rsidR="00E82B64" w:rsidRDefault="00E82B64">
            <w:pPr>
              <w:jc w:val="center"/>
              <w:rPr>
                <w:rFonts w:ascii="Arial" w:hAnsi="Arial" w:cs="Arial"/>
                <w:sz w:val="20"/>
                <w:szCs w:val="20"/>
              </w:rPr>
            </w:pPr>
            <w:r>
              <w:rPr>
                <w:rFonts w:ascii="Arial" w:hAnsi="Arial" w:cs="Arial"/>
                <w:sz w:val="20"/>
                <w:szCs w:val="20"/>
              </w:rPr>
              <w:t>[RF13]</w:t>
            </w:r>
          </w:p>
        </w:tc>
        <w:tc>
          <w:tcPr>
            <w:tcW w:w="475" w:type="pct"/>
            <w:vAlign w:val="center"/>
          </w:tcPr>
          <w:p w14:paraId="6B6F6449" w14:textId="77777777" w:rsidR="00E82B64"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2B674459" w14:textId="77777777" w:rsidR="00E82B64" w:rsidRDefault="00E82B64">
            <w:pPr>
              <w:jc w:val="center"/>
              <w:rPr>
                <w:rFonts w:ascii="Arial" w:hAnsi="Arial" w:cs="Arial"/>
                <w:sz w:val="20"/>
                <w:szCs w:val="20"/>
              </w:rPr>
            </w:pPr>
          </w:p>
        </w:tc>
        <w:tc>
          <w:tcPr>
            <w:tcW w:w="397" w:type="pct"/>
            <w:vAlign w:val="center"/>
          </w:tcPr>
          <w:p w14:paraId="33B5DFAD" w14:textId="77777777" w:rsidR="00E82B64" w:rsidRDefault="00E82B64">
            <w:pPr>
              <w:jc w:val="center"/>
              <w:rPr>
                <w:rFonts w:ascii="Arial" w:hAnsi="Arial" w:cs="Arial"/>
                <w:sz w:val="20"/>
                <w:szCs w:val="20"/>
              </w:rPr>
            </w:pPr>
          </w:p>
        </w:tc>
        <w:tc>
          <w:tcPr>
            <w:tcW w:w="397" w:type="pct"/>
            <w:vAlign w:val="center"/>
          </w:tcPr>
          <w:p w14:paraId="6352C56A" w14:textId="77777777" w:rsidR="00E82B64" w:rsidRDefault="00E82B64">
            <w:pPr>
              <w:jc w:val="center"/>
              <w:rPr>
                <w:rFonts w:ascii="Arial" w:hAnsi="Arial" w:cs="Arial"/>
                <w:sz w:val="20"/>
                <w:szCs w:val="20"/>
              </w:rPr>
            </w:pPr>
          </w:p>
        </w:tc>
        <w:tc>
          <w:tcPr>
            <w:tcW w:w="397" w:type="pct"/>
            <w:vAlign w:val="center"/>
          </w:tcPr>
          <w:p w14:paraId="796C5DFA" w14:textId="77777777" w:rsidR="00E82B64" w:rsidRDefault="00E82B64">
            <w:pPr>
              <w:jc w:val="center"/>
              <w:rPr>
                <w:rFonts w:ascii="Arial" w:hAnsi="Arial" w:cs="Arial"/>
                <w:sz w:val="20"/>
                <w:szCs w:val="20"/>
              </w:rPr>
            </w:pPr>
          </w:p>
        </w:tc>
        <w:tc>
          <w:tcPr>
            <w:tcW w:w="397" w:type="pct"/>
            <w:vAlign w:val="center"/>
          </w:tcPr>
          <w:p w14:paraId="4D5E444B" w14:textId="77777777" w:rsidR="00E82B64" w:rsidRDefault="00E82B64">
            <w:pPr>
              <w:jc w:val="center"/>
              <w:rPr>
                <w:rFonts w:ascii="Arial" w:hAnsi="Arial" w:cs="Arial"/>
                <w:sz w:val="20"/>
                <w:szCs w:val="20"/>
              </w:rPr>
            </w:pPr>
          </w:p>
        </w:tc>
        <w:tc>
          <w:tcPr>
            <w:tcW w:w="397" w:type="pct"/>
            <w:vAlign w:val="center"/>
          </w:tcPr>
          <w:p w14:paraId="346ED07B" w14:textId="77777777" w:rsidR="00E82B64" w:rsidRDefault="00E82B64">
            <w:pPr>
              <w:jc w:val="center"/>
              <w:rPr>
                <w:rFonts w:ascii="Arial" w:hAnsi="Arial" w:cs="Arial"/>
                <w:sz w:val="20"/>
                <w:szCs w:val="20"/>
              </w:rPr>
            </w:pPr>
          </w:p>
        </w:tc>
        <w:tc>
          <w:tcPr>
            <w:tcW w:w="397" w:type="pct"/>
            <w:vAlign w:val="center"/>
          </w:tcPr>
          <w:p w14:paraId="1A40D35B" w14:textId="77777777" w:rsidR="00E82B64" w:rsidRDefault="00E82B64">
            <w:pPr>
              <w:jc w:val="center"/>
              <w:rPr>
                <w:rFonts w:ascii="Arial" w:hAnsi="Arial" w:cs="Arial"/>
                <w:sz w:val="20"/>
                <w:szCs w:val="20"/>
              </w:rPr>
            </w:pPr>
          </w:p>
        </w:tc>
        <w:tc>
          <w:tcPr>
            <w:tcW w:w="397" w:type="pct"/>
            <w:vAlign w:val="center"/>
          </w:tcPr>
          <w:p w14:paraId="43F90746" w14:textId="77777777" w:rsidR="00E82B64" w:rsidRDefault="00E82B64">
            <w:pPr>
              <w:jc w:val="center"/>
              <w:rPr>
                <w:rFonts w:ascii="Arial" w:hAnsi="Arial" w:cs="Arial"/>
                <w:sz w:val="20"/>
                <w:szCs w:val="20"/>
              </w:rPr>
            </w:pPr>
            <w:r>
              <w:rPr>
                <w:rFonts w:ascii="Arial" w:hAnsi="Arial" w:cs="Arial"/>
                <w:sz w:val="20"/>
                <w:szCs w:val="20"/>
              </w:rPr>
              <w:t>X</w:t>
            </w:r>
          </w:p>
        </w:tc>
        <w:tc>
          <w:tcPr>
            <w:tcW w:w="398" w:type="pct"/>
            <w:vAlign w:val="center"/>
          </w:tcPr>
          <w:p w14:paraId="4398F1A1" w14:textId="77777777" w:rsidR="00E82B64" w:rsidRDefault="00E82B64">
            <w:pPr>
              <w:jc w:val="center"/>
              <w:rPr>
                <w:rFonts w:ascii="Arial" w:hAnsi="Arial" w:cs="Arial"/>
                <w:sz w:val="20"/>
                <w:szCs w:val="20"/>
              </w:rPr>
            </w:pPr>
            <w:r>
              <w:rPr>
                <w:rFonts w:ascii="Arial" w:hAnsi="Arial" w:cs="Arial"/>
                <w:sz w:val="20"/>
                <w:szCs w:val="20"/>
              </w:rPr>
              <w:t>X</w:t>
            </w:r>
          </w:p>
        </w:tc>
      </w:tr>
      <w:tr w:rsidR="00B209EC" w14:paraId="102B4A36" w14:textId="77777777" w:rsidTr="00047D10">
        <w:trPr>
          <w:trHeight w:val="271"/>
          <w:jc w:val="center"/>
        </w:trPr>
        <w:tc>
          <w:tcPr>
            <w:tcW w:w="951" w:type="pct"/>
            <w:vAlign w:val="center"/>
          </w:tcPr>
          <w:p w14:paraId="40C8F1A3" w14:textId="77777777" w:rsidR="00B209EC" w:rsidRDefault="00B209EC">
            <w:pPr>
              <w:jc w:val="center"/>
              <w:rPr>
                <w:rFonts w:ascii="Arial" w:hAnsi="Arial" w:cs="Arial"/>
                <w:sz w:val="20"/>
                <w:szCs w:val="20"/>
              </w:rPr>
            </w:pPr>
            <w:r>
              <w:rPr>
                <w:rFonts w:ascii="Arial" w:hAnsi="Arial" w:cs="Arial"/>
                <w:sz w:val="20"/>
                <w:szCs w:val="20"/>
              </w:rPr>
              <w:lastRenderedPageBreak/>
              <w:t>[RF23]</w:t>
            </w:r>
          </w:p>
        </w:tc>
        <w:tc>
          <w:tcPr>
            <w:tcW w:w="475" w:type="pct"/>
            <w:vAlign w:val="center"/>
          </w:tcPr>
          <w:p w14:paraId="77EAC883" w14:textId="77777777" w:rsidR="00B209EC" w:rsidRDefault="00B209EC">
            <w:pPr>
              <w:jc w:val="center"/>
              <w:rPr>
                <w:rFonts w:ascii="Arial" w:hAnsi="Arial" w:cs="Arial"/>
                <w:sz w:val="20"/>
                <w:szCs w:val="20"/>
              </w:rPr>
            </w:pPr>
            <w:r>
              <w:rPr>
                <w:rFonts w:ascii="Arial" w:hAnsi="Arial" w:cs="Arial"/>
                <w:sz w:val="20"/>
                <w:szCs w:val="20"/>
              </w:rPr>
              <w:t>[T05]</w:t>
            </w:r>
          </w:p>
        </w:tc>
        <w:tc>
          <w:tcPr>
            <w:tcW w:w="397" w:type="pct"/>
            <w:vAlign w:val="center"/>
          </w:tcPr>
          <w:p w14:paraId="051B42AE" w14:textId="77777777" w:rsidR="00B209EC" w:rsidRDefault="00B209EC">
            <w:pPr>
              <w:jc w:val="center"/>
              <w:rPr>
                <w:rFonts w:ascii="Arial" w:hAnsi="Arial" w:cs="Arial"/>
                <w:sz w:val="20"/>
                <w:szCs w:val="20"/>
              </w:rPr>
            </w:pPr>
          </w:p>
        </w:tc>
        <w:tc>
          <w:tcPr>
            <w:tcW w:w="397" w:type="pct"/>
            <w:vAlign w:val="center"/>
          </w:tcPr>
          <w:p w14:paraId="01D9AEB5" w14:textId="77777777" w:rsidR="00B209EC" w:rsidRDefault="00B209EC">
            <w:pPr>
              <w:jc w:val="center"/>
              <w:rPr>
                <w:rFonts w:ascii="Arial" w:hAnsi="Arial" w:cs="Arial"/>
                <w:sz w:val="20"/>
                <w:szCs w:val="20"/>
              </w:rPr>
            </w:pPr>
          </w:p>
        </w:tc>
        <w:tc>
          <w:tcPr>
            <w:tcW w:w="397" w:type="pct"/>
            <w:vAlign w:val="center"/>
          </w:tcPr>
          <w:p w14:paraId="171010A6" w14:textId="77777777" w:rsidR="00B209EC" w:rsidRDefault="00B209EC">
            <w:pPr>
              <w:jc w:val="center"/>
              <w:rPr>
                <w:rFonts w:ascii="Arial" w:hAnsi="Arial" w:cs="Arial"/>
                <w:sz w:val="20"/>
                <w:szCs w:val="20"/>
              </w:rPr>
            </w:pPr>
          </w:p>
        </w:tc>
        <w:tc>
          <w:tcPr>
            <w:tcW w:w="397" w:type="pct"/>
            <w:vAlign w:val="center"/>
          </w:tcPr>
          <w:p w14:paraId="5E5B814E" w14:textId="77777777" w:rsidR="00B209EC" w:rsidRDefault="00B209EC">
            <w:pPr>
              <w:jc w:val="center"/>
              <w:rPr>
                <w:rFonts w:ascii="Arial" w:hAnsi="Arial" w:cs="Arial"/>
                <w:sz w:val="20"/>
                <w:szCs w:val="20"/>
              </w:rPr>
            </w:pPr>
          </w:p>
        </w:tc>
        <w:tc>
          <w:tcPr>
            <w:tcW w:w="397" w:type="pct"/>
            <w:vAlign w:val="center"/>
          </w:tcPr>
          <w:p w14:paraId="777C6560" w14:textId="77777777" w:rsidR="00B209EC" w:rsidRDefault="00B209EC">
            <w:pPr>
              <w:jc w:val="center"/>
              <w:rPr>
                <w:rFonts w:ascii="Arial" w:hAnsi="Arial" w:cs="Arial"/>
                <w:sz w:val="20"/>
                <w:szCs w:val="20"/>
              </w:rPr>
            </w:pPr>
          </w:p>
        </w:tc>
        <w:tc>
          <w:tcPr>
            <w:tcW w:w="397" w:type="pct"/>
            <w:vAlign w:val="center"/>
          </w:tcPr>
          <w:p w14:paraId="7A49FE1F" w14:textId="77777777" w:rsidR="00B209EC" w:rsidRDefault="00B209EC">
            <w:pPr>
              <w:jc w:val="center"/>
              <w:rPr>
                <w:rFonts w:ascii="Arial" w:hAnsi="Arial" w:cs="Arial"/>
                <w:sz w:val="20"/>
                <w:szCs w:val="20"/>
              </w:rPr>
            </w:pPr>
            <w:r>
              <w:rPr>
                <w:rFonts w:ascii="Arial" w:hAnsi="Arial" w:cs="Arial"/>
                <w:sz w:val="20"/>
                <w:szCs w:val="20"/>
              </w:rPr>
              <w:t>X</w:t>
            </w:r>
          </w:p>
        </w:tc>
        <w:tc>
          <w:tcPr>
            <w:tcW w:w="397" w:type="pct"/>
            <w:vAlign w:val="center"/>
          </w:tcPr>
          <w:p w14:paraId="03A6DAFC" w14:textId="77777777" w:rsidR="00B209EC" w:rsidRDefault="00B209EC">
            <w:pPr>
              <w:jc w:val="center"/>
              <w:rPr>
                <w:rFonts w:ascii="Arial" w:hAnsi="Arial" w:cs="Arial"/>
                <w:sz w:val="20"/>
                <w:szCs w:val="20"/>
              </w:rPr>
            </w:pPr>
          </w:p>
        </w:tc>
        <w:tc>
          <w:tcPr>
            <w:tcW w:w="397" w:type="pct"/>
            <w:vAlign w:val="center"/>
          </w:tcPr>
          <w:p w14:paraId="332BA26E" w14:textId="77777777" w:rsidR="00B209EC" w:rsidRDefault="00B209EC">
            <w:pPr>
              <w:jc w:val="center"/>
              <w:rPr>
                <w:rFonts w:ascii="Arial" w:hAnsi="Arial" w:cs="Arial"/>
                <w:sz w:val="20"/>
                <w:szCs w:val="20"/>
              </w:rPr>
            </w:pPr>
          </w:p>
        </w:tc>
        <w:tc>
          <w:tcPr>
            <w:tcW w:w="398" w:type="pct"/>
            <w:vAlign w:val="center"/>
          </w:tcPr>
          <w:p w14:paraId="2C03283C" w14:textId="77777777" w:rsidR="00B209EC" w:rsidRDefault="00B209EC" w:rsidP="00DA49A8">
            <w:pPr>
              <w:keepNext/>
              <w:jc w:val="center"/>
              <w:rPr>
                <w:rFonts w:ascii="Arial" w:hAnsi="Arial" w:cs="Arial"/>
                <w:sz w:val="20"/>
                <w:szCs w:val="20"/>
              </w:rPr>
            </w:pPr>
          </w:p>
        </w:tc>
      </w:tr>
    </w:tbl>
    <w:p w14:paraId="67CAA6DF" w14:textId="32B97E98" w:rsidR="00692A53" w:rsidRPr="00DA49A8" w:rsidRDefault="00DA49A8" w:rsidP="00DA49A8">
      <w:pPr>
        <w:pStyle w:val="Legenda"/>
        <w:rPr>
          <w:rFonts w:ascii="Arial" w:hAnsi="Arial" w:cs="Arial"/>
          <w:color w:val="auto"/>
          <w:sz w:val="20"/>
        </w:rPr>
      </w:pPr>
      <w:bookmarkStart w:id="330" w:name="_Toc515021243"/>
      <w:r w:rsidRPr="00DA49A8">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58</w:t>
      </w:r>
      <w:r w:rsidR="00417029">
        <w:rPr>
          <w:rFonts w:ascii="Arial" w:hAnsi="Arial" w:cs="Arial"/>
          <w:color w:val="auto"/>
          <w:sz w:val="20"/>
        </w:rPr>
        <w:fldChar w:fldCharType="end"/>
      </w:r>
      <w:r w:rsidRPr="00DA49A8">
        <w:rPr>
          <w:rFonts w:ascii="Arial" w:hAnsi="Arial" w:cs="Arial"/>
          <w:color w:val="auto"/>
          <w:sz w:val="20"/>
        </w:rPr>
        <w:t xml:space="preserve">-Requisitos funcionais x requisito </w:t>
      </w:r>
      <w:proofErr w:type="gramStart"/>
      <w:r w:rsidRPr="00DA49A8">
        <w:rPr>
          <w:rFonts w:ascii="Arial" w:hAnsi="Arial" w:cs="Arial"/>
          <w:color w:val="auto"/>
          <w:sz w:val="20"/>
        </w:rPr>
        <w:t>de dados x</w:t>
      </w:r>
      <w:proofErr w:type="gramEnd"/>
      <w:r w:rsidRPr="00DA49A8">
        <w:rPr>
          <w:rFonts w:ascii="Arial" w:hAnsi="Arial" w:cs="Arial"/>
          <w:color w:val="auto"/>
          <w:sz w:val="20"/>
        </w:rPr>
        <w:t xml:space="preserve"> telas</w:t>
      </w:r>
      <w:bookmarkEnd w:id="3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7"/>
        <w:gridCol w:w="777"/>
        <w:gridCol w:w="723"/>
        <w:gridCol w:w="723"/>
        <w:gridCol w:w="723"/>
        <w:gridCol w:w="723"/>
        <w:gridCol w:w="723"/>
        <w:gridCol w:w="723"/>
        <w:gridCol w:w="723"/>
        <w:gridCol w:w="716"/>
      </w:tblGrid>
      <w:tr w:rsidR="00912FFF" w14:paraId="51D4D7CB" w14:textId="77777777" w:rsidTr="00E82B64">
        <w:trPr>
          <w:gridBefore w:val="2"/>
          <w:wBefore w:w="1812" w:type="pct"/>
          <w:trHeight w:val="316"/>
          <w:jc w:val="center"/>
        </w:trPr>
        <w:tc>
          <w:tcPr>
            <w:tcW w:w="3188" w:type="pct"/>
            <w:gridSpan w:val="8"/>
            <w:tcBorders>
              <w:left w:val="single" w:sz="4" w:space="0" w:color="auto"/>
            </w:tcBorders>
            <w:vAlign w:val="center"/>
          </w:tcPr>
          <w:p w14:paraId="6470AE1F" w14:textId="77777777" w:rsidR="00912FFF" w:rsidRDefault="00912FFF" w:rsidP="00B209EC">
            <w:pPr>
              <w:jc w:val="center"/>
              <w:rPr>
                <w:rFonts w:ascii="Arial" w:hAnsi="Arial" w:cs="Arial"/>
                <w:b/>
                <w:sz w:val="20"/>
                <w:szCs w:val="20"/>
              </w:rPr>
            </w:pPr>
            <w:r>
              <w:rPr>
                <w:rFonts w:ascii="Arial" w:hAnsi="Arial" w:cs="Arial"/>
                <w:b/>
                <w:sz w:val="20"/>
                <w:szCs w:val="20"/>
              </w:rPr>
              <w:t>Requisitos de Dados</w:t>
            </w:r>
          </w:p>
        </w:tc>
      </w:tr>
      <w:tr w:rsidR="00E82B64" w14:paraId="0E262002" w14:textId="77777777" w:rsidTr="00E82B64">
        <w:trPr>
          <w:trHeight w:val="401"/>
          <w:jc w:val="center"/>
        </w:trPr>
        <w:tc>
          <w:tcPr>
            <w:tcW w:w="1383" w:type="pct"/>
            <w:tcBorders>
              <w:top w:val="single" w:sz="4" w:space="0" w:color="auto"/>
            </w:tcBorders>
            <w:vAlign w:val="center"/>
          </w:tcPr>
          <w:p w14:paraId="6D675C3D" w14:textId="77777777" w:rsidR="00E82B64" w:rsidRDefault="00E82B64" w:rsidP="00B209EC">
            <w:pPr>
              <w:jc w:val="center"/>
              <w:rPr>
                <w:rFonts w:ascii="Arial" w:hAnsi="Arial" w:cs="Arial"/>
                <w:b/>
                <w:sz w:val="20"/>
                <w:szCs w:val="20"/>
              </w:rPr>
            </w:pPr>
            <w:r>
              <w:rPr>
                <w:rFonts w:ascii="Arial" w:hAnsi="Arial" w:cs="Arial"/>
                <w:b/>
                <w:sz w:val="20"/>
                <w:szCs w:val="20"/>
              </w:rPr>
              <w:t>Requisitos Funcionais</w:t>
            </w:r>
          </w:p>
        </w:tc>
        <w:tc>
          <w:tcPr>
            <w:tcW w:w="429" w:type="pct"/>
            <w:vAlign w:val="center"/>
          </w:tcPr>
          <w:p w14:paraId="314A73AB" w14:textId="77777777" w:rsidR="00E82B64" w:rsidRDefault="00E82B64" w:rsidP="00B209EC">
            <w:pPr>
              <w:jc w:val="center"/>
              <w:rPr>
                <w:rFonts w:ascii="Arial" w:hAnsi="Arial" w:cs="Arial"/>
                <w:b/>
                <w:sz w:val="20"/>
                <w:szCs w:val="20"/>
              </w:rPr>
            </w:pPr>
            <w:r>
              <w:rPr>
                <w:rFonts w:ascii="Arial" w:hAnsi="Arial" w:cs="Arial"/>
                <w:b/>
                <w:sz w:val="20"/>
                <w:szCs w:val="20"/>
              </w:rPr>
              <w:t>Telas</w:t>
            </w:r>
          </w:p>
        </w:tc>
        <w:tc>
          <w:tcPr>
            <w:tcW w:w="399" w:type="pct"/>
            <w:vAlign w:val="center"/>
          </w:tcPr>
          <w:p w14:paraId="104422FE" w14:textId="77777777" w:rsidR="00E82B64" w:rsidRDefault="00E82B64" w:rsidP="00B209EC">
            <w:pPr>
              <w:jc w:val="center"/>
              <w:rPr>
                <w:rFonts w:ascii="Arial" w:hAnsi="Arial" w:cs="Arial"/>
                <w:sz w:val="18"/>
                <w:szCs w:val="20"/>
              </w:rPr>
            </w:pPr>
            <w:r>
              <w:rPr>
                <w:rFonts w:ascii="Arial" w:hAnsi="Arial" w:cs="Arial"/>
                <w:sz w:val="18"/>
                <w:szCs w:val="20"/>
              </w:rPr>
              <w:t>RD10</w:t>
            </w:r>
          </w:p>
        </w:tc>
        <w:tc>
          <w:tcPr>
            <w:tcW w:w="399" w:type="pct"/>
            <w:vAlign w:val="center"/>
          </w:tcPr>
          <w:p w14:paraId="20FF22C6" w14:textId="77777777" w:rsidR="00E82B64" w:rsidRDefault="00E82B64" w:rsidP="00B209EC">
            <w:pPr>
              <w:jc w:val="center"/>
              <w:rPr>
                <w:rFonts w:ascii="Arial" w:hAnsi="Arial" w:cs="Arial"/>
                <w:sz w:val="18"/>
                <w:szCs w:val="20"/>
              </w:rPr>
            </w:pPr>
            <w:r>
              <w:rPr>
                <w:rFonts w:ascii="Arial" w:hAnsi="Arial" w:cs="Arial"/>
                <w:sz w:val="18"/>
                <w:szCs w:val="20"/>
              </w:rPr>
              <w:t>RD11</w:t>
            </w:r>
          </w:p>
        </w:tc>
        <w:tc>
          <w:tcPr>
            <w:tcW w:w="399" w:type="pct"/>
            <w:vAlign w:val="center"/>
          </w:tcPr>
          <w:p w14:paraId="76E5B7C1" w14:textId="77777777" w:rsidR="00E82B64" w:rsidRDefault="00E82B64" w:rsidP="00B209EC">
            <w:pPr>
              <w:jc w:val="center"/>
              <w:rPr>
                <w:rFonts w:ascii="Arial" w:hAnsi="Arial" w:cs="Arial"/>
                <w:sz w:val="18"/>
                <w:szCs w:val="20"/>
              </w:rPr>
            </w:pPr>
            <w:r>
              <w:rPr>
                <w:rFonts w:ascii="Arial" w:hAnsi="Arial" w:cs="Arial"/>
                <w:sz w:val="18"/>
                <w:szCs w:val="20"/>
              </w:rPr>
              <w:t>RD12</w:t>
            </w:r>
          </w:p>
        </w:tc>
        <w:tc>
          <w:tcPr>
            <w:tcW w:w="399" w:type="pct"/>
            <w:vAlign w:val="center"/>
          </w:tcPr>
          <w:p w14:paraId="65C75F4C" w14:textId="77777777" w:rsidR="00E82B64" w:rsidRDefault="00E82B64" w:rsidP="00B209EC">
            <w:pPr>
              <w:jc w:val="center"/>
              <w:rPr>
                <w:rFonts w:ascii="Arial" w:hAnsi="Arial" w:cs="Arial"/>
                <w:sz w:val="18"/>
                <w:szCs w:val="20"/>
              </w:rPr>
            </w:pPr>
            <w:r>
              <w:rPr>
                <w:rFonts w:ascii="Arial" w:hAnsi="Arial" w:cs="Arial"/>
                <w:sz w:val="18"/>
                <w:szCs w:val="20"/>
              </w:rPr>
              <w:t>RD13</w:t>
            </w:r>
          </w:p>
        </w:tc>
        <w:tc>
          <w:tcPr>
            <w:tcW w:w="399" w:type="pct"/>
            <w:vAlign w:val="center"/>
          </w:tcPr>
          <w:p w14:paraId="2C9FCDF0" w14:textId="77777777" w:rsidR="00E82B64" w:rsidRDefault="00E82B64" w:rsidP="00B209EC">
            <w:pPr>
              <w:jc w:val="center"/>
              <w:rPr>
                <w:rFonts w:ascii="Arial" w:hAnsi="Arial" w:cs="Arial"/>
                <w:sz w:val="18"/>
                <w:szCs w:val="20"/>
              </w:rPr>
            </w:pPr>
            <w:r>
              <w:rPr>
                <w:rFonts w:ascii="Arial" w:hAnsi="Arial" w:cs="Arial"/>
                <w:sz w:val="18"/>
                <w:szCs w:val="20"/>
              </w:rPr>
              <w:t>RD14</w:t>
            </w:r>
          </w:p>
        </w:tc>
        <w:tc>
          <w:tcPr>
            <w:tcW w:w="399" w:type="pct"/>
            <w:vAlign w:val="center"/>
          </w:tcPr>
          <w:p w14:paraId="09AC362D" w14:textId="77777777" w:rsidR="00E82B64" w:rsidRDefault="00E82B64" w:rsidP="00B209EC">
            <w:pPr>
              <w:jc w:val="center"/>
              <w:rPr>
                <w:rFonts w:ascii="Arial" w:hAnsi="Arial" w:cs="Arial"/>
                <w:sz w:val="18"/>
                <w:szCs w:val="20"/>
              </w:rPr>
            </w:pPr>
            <w:r>
              <w:rPr>
                <w:rFonts w:ascii="Arial" w:hAnsi="Arial" w:cs="Arial"/>
                <w:sz w:val="18"/>
                <w:szCs w:val="20"/>
              </w:rPr>
              <w:t>RD15</w:t>
            </w:r>
          </w:p>
        </w:tc>
        <w:tc>
          <w:tcPr>
            <w:tcW w:w="399" w:type="pct"/>
            <w:vAlign w:val="center"/>
          </w:tcPr>
          <w:p w14:paraId="2EA7027D" w14:textId="77777777" w:rsidR="00E82B64" w:rsidRDefault="00E82B64" w:rsidP="00B209EC">
            <w:pPr>
              <w:jc w:val="center"/>
              <w:rPr>
                <w:rFonts w:ascii="Arial" w:hAnsi="Arial" w:cs="Arial"/>
                <w:sz w:val="18"/>
                <w:szCs w:val="20"/>
              </w:rPr>
            </w:pPr>
            <w:r>
              <w:rPr>
                <w:rFonts w:ascii="Arial" w:hAnsi="Arial" w:cs="Arial"/>
                <w:sz w:val="18"/>
                <w:szCs w:val="20"/>
              </w:rPr>
              <w:t>RD16</w:t>
            </w:r>
          </w:p>
        </w:tc>
        <w:tc>
          <w:tcPr>
            <w:tcW w:w="399" w:type="pct"/>
            <w:vAlign w:val="center"/>
          </w:tcPr>
          <w:p w14:paraId="58173A58" w14:textId="77777777" w:rsidR="00E82B64" w:rsidRDefault="00E82B64" w:rsidP="00B209EC">
            <w:pPr>
              <w:jc w:val="center"/>
              <w:rPr>
                <w:rFonts w:ascii="Arial" w:hAnsi="Arial" w:cs="Arial"/>
                <w:sz w:val="18"/>
                <w:szCs w:val="20"/>
              </w:rPr>
            </w:pPr>
            <w:r>
              <w:rPr>
                <w:rFonts w:ascii="Arial" w:hAnsi="Arial" w:cs="Arial"/>
                <w:sz w:val="18"/>
                <w:szCs w:val="20"/>
              </w:rPr>
              <w:t>RD17</w:t>
            </w:r>
          </w:p>
        </w:tc>
      </w:tr>
      <w:tr w:rsidR="00E82B64" w14:paraId="1DB60F0A" w14:textId="77777777" w:rsidTr="00E82B64">
        <w:trPr>
          <w:trHeight w:val="271"/>
          <w:jc w:val="center"/>
        </w:trPr>
        <w:tc>
          <w:tcPr>
            <w:tcW w:w="1383" w:type="pct"/>
            <w:vAlign w:val="center"/>
          </w:tcPr>
          <w:p w14:paraId="67A69EA0" w14:textId="77777777" w:rsidR="00E82B64" w:rsidRDefault="00E82B64" w:rsidP="00B209EC">
            <w:pPr>
              <w:jc w:val="center"/>
              <w:rPr>
                <w:rFonts w:ascii="Arial" w:hAnsi="Arial" w:cs="Arial"/>
                <w:sz w:val="20"/>
                <w:szCs w:val="20"/>
              </w:rPr>
            </w:pPr>
            <w:r>
              <w:rPr>
                <w:rFonts w:ascii="Arial" w:hAnsi="Arial" w:cs="Arial"/>
                <w:sz w:val="20"/>
                <w:szCs w:val="20"/>
              </w:rPr>
              <w:t>[RF14]</w:t>
            </w:r>
          </w:p>
        </w:tc>
        <w:tc>
          <w:tcPr>
            <w:tcW w:w="429" w:type="pct"/>
            <w:vAlign w:val="center"/>
          </w:tcPr>
          <w:p w14:paraId="7E205F46" w14:textId="77777777" w:rsidR="00E82B64" w:rsidRDefault="00E82B64" w:rsidP="00B209EC">
            <w:pPr>
              <w:jc w:val="center"/>
              <w:rPr>
                <w:rFonts w:ascii="Arial" w:hAnsi="Arial" w:cs="Arial"/>
                <w:sz w:val="20"/>
                <w:szCs w:val="20"/>
              </w:rPr>
            </w:pPr>
            <w:r>
              <w:rPr>
                <w:rFonts w:ascii="Arial" w:hAnsi="Arial" w:cs="Arial"/>
                <w:sz w:val="20"/>
                <w:szCs w:val="20"/>
              </w:rPr>
              <w:t>[T04]</w:t>
            </w:r>
          </w:p>
        </w:tc>
        <w:tc>
          <w:tcPr>
            <w:tcW w:w="399" w:type="pct"/>
            <w:vAlign w:val="center"/>
          </w:tcPr>
          <w:p w14:paraId="3AF40A00"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3F30685C" w14:textId="77777777" w:rsidR="00E82B64" w:rsidRDefault="00E82B64" w:rsidP="00B209EC">
            <w:pPr>
              <w:jc w:val="center"/>
              <w:rPr>
                <w:rFonts w:ascii="Arial" w:hAnsi="Arial" w:cs="Arial"/>
                <w:sz w:val="20"/>
                <w:szCs w:val="20"/>
              </w:rPr>
            </w:pPr>
          </w:p>
        </w:tc>
        <w:tc>
          <w:tcPr>
            <w:tcW w:w="399" w:type="pct"/>
            <w:vAlign w:val="center"/>
          </w:tcPr>
          <w:p w14:paraId="3F205A67" w14:textId="77777777" w:rsidR="00E82B64" w:rsidRDefault="00E82B64" w:rsidP="00B209EC">
            <w:pPr>
              <w:jc w:val="center"/>
              <w:rPr>
                <w:rFonts w:ascii="Arial" w:hAnsi="Arial" w:cs="Arial"/>
                <w:sz w:val="20"/>
                <w:szCs w:val="20"/>
              </w:rPr>
            </w:pPr>
          </w:p>
        </w:tc>
        <w:tc>
          <w:tcPr>
            <w:tcW w:w="399" w:type="pct"/>
            <w:vAlign w:val="center"/>
          </w:tcPr>
          <w:p w14:paraId="5738F81C" w14:textId="77777777" w:rsidR="00E82B64" w:rsidRDefault="00E82B64" w:rsidP="00B209EC">
            <w:pPr>
              <w:jc w:val="center"/>
              <w:rPr>
                <w:rFonts w:ascii="Arial" w:hAnsi="Arial" w:cs="Arial"/>
                <w:sz w:val="20"/>
                <w:szCs w:val="20"/>
              </w:rPr>
            </w:pPr>
          </w:p>
        </w:tc>
        <w:tc>
          <w:tcPr>
            <w:tcW w:w="399" w:type="pct"/>
            <w:vAlign w:val="center"/>
          </w:tcPr>
          <w:p w14:paraId="3F932A15" w14:textId="77777777" w:rsidR="00E82B64" w:rsidRDefault="00E82B64" w:rsidP="00B209EC">
            <w:pPr>
              <w:jc w:val="center"/>
              <w:rPr>
                <w:rFonts w:ascii="Arial" w:hAnsi="Arial" w:cs="Arial"/>
                <w:sz w:val="20"/>
                <w:szCs w:val="20"/>
              </w:rPr>
            </w:pPr>
          </w:p>
        </w:tc>
        <w:tc>
          <w:tcPr>
            <w:tcW w:w="399" w:type="pct"/>
            <w:vAlign w:val="center"/>
          </w:tcPr>
          <w:p w14:paraId="0BC22E4A" w14:textId="77777777" w:rsidR="00E82B64" w:rsidRDefault="00E82B64" w:rsidP="00B209EC">
            <w:pPr>
              <w:jc w:val="center"/>
              <w:rPr>
                <w:rFonts w:ascii="Arial" w:hAnsi="Arial" w:cs="Arial"/>
                <w:sz w:val="20"/>
                <w:szCs w:val="20"/>
              </w:rPr>
            </w:pPr>
          </w:p>
        </w:tc>
        <w:tc>
          <w:tcPr>
            <w:tcW w:w="399" w:type="pct"/>
            <w:vAlign w:val="center"/>
          </w:tcPr>
          <w:p w14:paraId="33768B60" w14:textId="77777777" w:rsidR="00E82B64" w:rsidRDefault="00E82B64" w:rsidP="00B209EC">
            <w:pPr>
              <w:jc w:val="center"/>
              <w:rPr>
                <w:rFonts w:ascii="Arial" w:hAnsi="Arial" w:cs="Arial"/>
                <w:sz w:val="20"/>
                <w:szCs w:val="20"/>
              </w:rPr>
            </w:pPr>
          </w:p>
        </w:tc>
        <w:tc>
          <w:tcPr>
            <w:tcW w:w="399" w:type="pct"/>
            <w:vAlign w:val="center"/>
          </w:tcPr>
          <w:p w14:paraId="65CDA815" w14:textId="77777777" w:rsidR="00E82B64" w:rsidRDefault="00E82B64" w:rsidP="00B209EC">
            <w:pPr>
              <w:jc w:val="center"/>
              <w:rPr>
                <w:rFonts w:ascii="Arial" w:hAnsi="Arial" w:cs="Arial"/>
                <w:sz w:val="20"/>
                <w:szCs w:val="20"/>
              </w:rPr>
            </w:pPr>
          </w:p>
        </w:tc>
      </w:tr>
      <w:tr w:rsidR="00E82B64" w14:paraId="0D841D43" w14:textId="77777777" w:rsidTr="00E82B64">
        <w:trPr>
          <w:trHeight w:val="271"/>
          <w:jc w:val="center"/>
        </w:trPr>
        <w:tc>
          <w:tcPr>
            <w:tcW w:w="1383" w:type="pct"/>
            <w:vAlign w:val="center"/>
          </w:tcPr>
          <w:p w14:paraId="6C6BAB34" w14:textId="77777777" w:rsidR="00E82B64" w:rsidRDefault="00E82B64" w:rsidP="00B209EC">
            <w:pPr>
              <w:jc w:val="center"/>
              <w:rPr>
                <w:rFonts w:ascii="Arial" w:hAnsi="Arial" w:cs="Arial"/>
                <w:sz w:val="20"/>
                <w:szCs w:val="20"/>
              </w:rPr>
            </w:pPr>
            <w:r>
              <w:rPr>
                <w:rFonts w:ascii="Arial" w:hAnsi="Arial" w:cs="Arial"/>
                <w:sz w:val="20"/>
                <w:szCs w:val="20"/>
              </w:rPr>
              <w:t>[RF15]</w:t>
            </w:r>
          </w:p>
        </w:tc>
        <w:tc>
          <w:tcPr>
            <w:tcW w:w="429" w:type="pct"/>
            <w:vAlign w:val="center"/>
          </w:tcPr>
          <w:p w14:paraId="7993C90C" w14:textId="77777777" w:rsidR="00E82B64" w:rsidRDefault="00E82B64" w:rsidP="00B209EC">
            <w:pPr>
              <w:jc w:val="center"/>
              <w:rPr>
                <w:rFonts w:ascii="Arial" w:hAnsi="Arial" w:cs="Arial"/>
                <w:sz w:val="20"/>
                <w:szCs w:val="20"/>
              </w:rPr>
            </w:pPr>
            <w:r>
              <w:rPr>
                <w:rFonts w:ascii="Arial" w:hAnsi="Arial" w:cs="Arial"/>
                <w:sz w:val="20"/>
                <w:szCs w:val="20"/>
              </w:rPr>
              <w:t>[T03]</w:t>
            </w:r>
          </w:p>
        </w:tc>
        <w:tc>
          <w:tcPr>
            <w:tcW w:w="399" w:type="pct"/>
            <w:vAlign w:val="center"/>
          </w:tcPr>
          <w:p w14:paraId="3594C593" w14:textId="77777777" w:rsidR="00E82B64" w:rsidRDefault="00E82B64" w:rsidP="00B209EC">
            <w:pPr>
              <w:jc w:val="center"/>
              <w:rPr>
                <w:rFonts w:ascii="Arial" w:hAnsi="Arial" w:cs="Arial"/>
                <w:sz w:val="20"/>
                <w:szCs w:val="20"/>
              </w:rPr>
            </w:pPr>
          </w:p>
        </w:tc>
        <w:tc>
          <w:tcPr>
            <w:tcW w:w="399" w:type="pct"/>
            <w:vAlign w:val="center"/>
          </w:tcPr>
          <w:p w14:paraId="276C67C1"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04D5184E" w14:textId="77777777" w:rsidR="00E82B64" w:rsidRDefault="00E82B64" w:rsidP="00B209EC">
            <w:pPr>
              <w:jc w:val="center"/>
              <w:rPr>
                <w:rFonts w:ascii="Arial" w:hAnsi="Arial" w:cs="Arial"/>
                <w:sz w:val="20"/>
                <w:szCs w:val="20"/>
              </w:rPr>
            </w:pPr>
          </w:p>
        </w:tc>
        <w:tc>
          <w:tcPr>
            <w:tcW w:w="399" w:type="pct"/>
            <w:vAlign w:val="center"/>
          </w:tcPr>
          <w:p w14:paraId="7E121CDB" w14:textId="77777777" w:rsidR="00E82B64" w:rsidRDefault="00E82B64" w:rsidP="00B209EC">
            <w:pPr>
              <w:jc w:val="center"/>
              <w:rPr>
                <w:rFonts w:ascii="Arial" w:hAnsi="Arial" w:cs="Arial"/>
                <w:sz w:val="20"/>
                <w:szCs w:val="20"/>
              </w:rPr>
            </w:pPr>
          </w:p>
        </w:tc>
        <w:tc>
          <w:tcPr>
            <w:tcW w:w="399" w:type="pct"/>
            <w:vAlign w:val="center"/>
          </w:tcPr>
          <w:p w14:paraId="17EA0A6D" w14:textId="77777777" w:rsidR="00E82B64" w:rsidRDefault="00E82B64" w:rsidP="00B209EC">
            <w:pPr>
              <w:jc w:val="center"/>
              <w:rPr>
                <w:rFonts w:ascii="Arial" w:hAnsi="Arial" w:cs="Arial"/>
                <w:sz w:val="20"/>
                <w:szCs w:val="20"/>
              </w:rPr>
            </w:pPr>
          </w:p>
        </w:tc>
        <w:tc>
          <w:tcPr>
            <w:tcW w:w="399" w:type="pct"/>
            <w:vAlign w:val="center"/>
          </w:tcPr>
          <w:p w14:paraId="089EBDA9" w14:textId="77777777" w:rsidR="00E82B64" w:rsidRDefault="00E82B64" w:rsidP="00B209EC">
            <w:pPr>
              <w:jc w:val="center"/>
              <w:rPr>
                <w:rFonts w:ascii="Arial" w:hAnsi="Arial" w:cs="Arial"/>
                <w:sz w:val="20"/>
                <w:szCs w:val="20"/>
              </w:rPr>
            </w:pPr>
          </w:p>
        </w:tc>
        <w:tc>
          <w:tcPr>
            <w:tcW w:w="399" w:type="pct"/>
            <w:vAlign w:val="center"/>
          </w:tcPr>
          <w:p w14:paraId="4CDEA980" w14:textId="77777777" w:rsidR="00E82B64" w:rsidRDefault="00E82B64" w:rsidP="00B209EC">
            <w:pPr>
              <w:jc w:val="center"/>
              <w:rPr>
                <w:rFonts w:ascii="Arial" w:hAnsi="Arial" w:cs="Arial"/>
                <w:sz w:val="20"/>
                <w:szCs w:val="20"/>
              </w:rPr>
            </w:pPr>
          </w:p>
        </w:tc>
        <w:tc>
          <w:tcPr>
            <w:tcW w:w="399" w:type="pct"/>
            <w:vAlign w:val="center"/>
          </w:tcPr>
          <w:p w14:paraId="15197AAE" w14:textId="77777777" w:rsidR="00E82B64" w:rsidRDefault="00E82B64" w:rsidP="00B209EC">
            <w:pPr>
              <w:jc w:val="center"/>
              <w:rPr>
                <w:rFonts w:ascii="Arial" w:hAnsi="Arial" w:cs="Arial"/>
                <w:sz w:val="20"/>
                <w:szCs w:val="20"/>
              </w:rPr>
            </w:pPr>
          </w:p>
        </w:tc>
      </w:tr>
      <w:tr w:rsidR="00E82B64" w14:paraId="6B081524" w14:textId="77777777" w:rsidTr="00E82B64">
        <w:trPr>
          <w:trHeight w:val="271"/>
          <w:jc w:val="center"/>
        </w:trPr>
        <w:tc>
          <w:tcPr>
            <w:tcW w:w="1383" w:type="pct"/>
            <w:vAlign w:val="center"/>
          </w:tcPr>
          <w:p w14:paraId="206341B9" w14:textId="77777777" w:rsidR="00E82B64" w:rsidRDefault="00E82B64" w:rsidP="00B209EC">
            <w:pPr>
              <w:jc w:val="center"/>
              <w:rPr>
                <w:rFonts w:ascii="Arial" w:hAnsi="Arial" w:cs="Arial"/>
                <w:sz w:val="20"/>
                <w:szCs w:val="20"/>
              </w:rPr>
            </w:pPr>
            <w:r>
              <w:rPr>
                <w:rFonts w:ascii="Arial" w:hAnsi="Arial" w:cs="Arial"/>
                <w:sz w:val="20"/>
                <w:szCs w:val="20"/>
              </w:rPr>
              <w:t>[RF16]</w:t>
            </w:r>
          </w:p>
        </w:tc>
        <w:tc>
          <w:tcPr>
            <w:tcW w:w="429" w:type="pct"/>
            <w:vAlign w:val="center"/>
          </w:tcPr>
          <w:p w14:paraId="1ADD1A65" w14:textId="77777777" w:rsidR="00E82B64" w:rsidRDefault="00E82B64" w:rsidP="00B209EC">
            <w:pPr>
              <w:jc w:val="center"/>
              <w:rPr>
                <w:rFonts w:ascii="Arial" w:hAnsi="Arial" w:cs="Arial"/>
                <w:sz w:val="20"/>
                <w:szCs w:val="20"/>
              </w:rPr>
            </w:pPr>
            <w:r>
              <w:rPr>
                <w:rFonts w:ascii="Arial" w:hAnsi="Arial" w:cs="Arial"/>
                <w:sz w:val="20"/>
                <w:szCs w:val="20"/>
              </w:rPr>
              <w:t>[T03]</w:t>
            </w:r>
          </w:p>
        </w:tc>
        <w:tc>
          <w:tcPr>
            <w:tcW w:w="399" w:type="pct"/>
            <w:vAlign w:val="center"/>
          </w:tcPr>
          <w:p w14:paraId="2F4A5368" w14:textId="77777777" w:rsidR="00E82B64" w:rsidRDefault="00E82B64" w:rsidP="00B209EC">
            <w:pPr>
              <w:jc w:val="center"/>
              <w:rPr>
                <w:rFonts w:ascii="Arial" w:hAnsi="Arial" w:cs="Arial"/>
                <w:sz w:val="20"/>
                <w:szCs w:val="20"/>
              </w:rPr>
            </w:pPr>
          </w:p>
        </w:tc>
        <w:tc>
          <w:tcPr>
            <w:tcW w:w="399" w:type="pct"/>
            <w:vAlign w:val="center"/>
          </w:tcPr>
          <w:p w14:paraId="516E97E5"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1AC6013D" w14:textId="77777777" w:rsidR="00E82B64" w:rsidRDefault="00E82B64" w:rsidP="00B209EC">
            <w:pPr>
              <w:jc w:val="center"/>
              <w:rPr>
                <w:rFonts w:ascii="Arial" w:hAnsi="Arial" w:cs="Arial"/>
                <w:sz w:val="20"/>
                <w:szCs w:val="20"/>
              </w:rPr>
            </w:pPr>
          </w:p>
        </w:tc>
        <w:tc>
          <w:tcPr>
            <w:tcW w:w="399" w:type="pct"/>
            <w:vAlign w:val="center"/>
          </w:tcPr>
          <w:p w14:paraId="392A3ADB" w14:textId="77777777" w:rsidR="00E82B64" w:rsidRDefault="00E82B64" w:rsidP="00B209EC">
            <w:pPr>
              <w:jc w:val="center"/>
              <w:rPr>
                <w:rFonts w:ascii="Arial" w:hAnsi="Arial" w:cs="Arial"/>
                <w:sz w:val="20"/>
                <w:szCs w:val="20"/>
              </w:rPr>
            </w:pPr>
          </w:p>
        </w:tc>
        <w:tc>
          <w:tcPr>
            <w:tcW w:w="399" w:type="pct"/>
            <w:vAlign w:val="center"/>
          </w:tcPr>
          <w:p w14:paraId="2420B828" w14:textId="77777777" w:rsidR="00E82B64" w:rsidRDefault="00E82B64" w:rsidP="00B209EC">
            <w:pPr>
              <w:jc w:val="center"/>
              <w:rPr>
                <w:rFonts w:ascii="Arial" w:hAnsi="Arial" w:cs="Arial"/>
                <w:sz w:val="20"/>
                <w:szCs w:val="20"/>
              </w:rPr>
            </w:pPr>
          </w:p>
        </w:tc>
        <w:tc>
          <w:tcPr>
            <w:tcW w:w="399" w:type="pct"/>
            <w:vAlign w:val="center"/>
          </w:tcPr>
          <w:p w14:paraId="16458CC8" w14:textId="77777777" w:rsidR="00E82B64" w:rsidRDefault="00E82B64" w:rsidP="00B209EC">
            <w:pPr>
              <w:jc w:val="center"/>
              <w:rPr>
                <w:rFonts w:ascii="Arial" w:hAnsi="Arial" w:cs="Arial"/>
                <w:sz w:val="20"/>
                <w:szCs w:val="20"/>
              </w:rPr>
            </w:pPr>
          </w:p>
        </w:tc>
        <w:tc>
          <w:tcPr>
            <w:tcW w:w="399" w:type="pct"/>
            <w:vAlign w:val="center"/>
          </w:tcPr>
          <w:p w14:paraId="05369B9E" w14:textId="77777777" w:rsidR="00E82B64" w:rsidRDefault="00E82B64" w:rsidP="00B209EC">
            <w:pPr>
              <w:jc w:val="center"/>
              <w:rPr>
                <w:rFonts w:ascii="Arial" w:hAnsi="Arial" w:cs="Arial"/>
                <w:sz w:val="20"/>
                <w:szCs w:val="20"/>
              </w:rPr>
            </w:pPr>
          </w:p>
        </w:tc>
        <w:tc>
          <w:tcPr>
            <w:tcW w:w="399" w:type="pct"/>
            <w:vAlign w:val="center"/>
          </w:tcPr>
          <w:p w14:paraId="1AFCB067" w14:textId="77777777" w:rsidR="00E82B64" w:rsidRDefault="00E82B64" w:rsidP="00B209EC">
            <w:pPr>
              <w:jc w:val="center"/>
              <w:rPr>
                <w:rFonts w:ascii="Arial" w:hAnsi="Arial" w:cs="Arial"/>
                <w:sz w:val="20"/>
                <w:szCs w:val="20"/>
              </w:rPr>
            </w:pPr>
          </w:p>
        </w:tc>
      </w:tr>
      <w:tr w:rsidR="00E82B64" w14:paraId="2AB0D90E" w14:textId="77777777" w:rsidTr="00E82B64">
        <w:trPr>
          <w:trHeight w:val="271"/>
          <w:jc w:val="center"/>
        </w:trPr>
        <w:tc>
          <w:tcPr>
            <w:tcW w:w="1383" w:type="pct"/>
            <w:vAlign w:val="center"/>
          </w:tcPr>
          <w:p w14:paraId="301FE8FC" w14:textId="77777777" w:rsidR="00E82B64" w:rsidRDefault="00E82B64" w:rsidP="00B209EC">
            <w:pPr>
              <w:jc w:val="center"/>
              <w:rPr>
                <w:rFonts w:ascii="Arial" w:hAnsi="Arial" w:cs="Arial"/>
                <w:sz w:val="20"/>
                <w:szCs w:val="20"/>
              </w:rPr>
            </w:pPr>
            <w:r>
              <w:rPr>
                <w:rFonts w:ascii="Arial" w:hAnsi="Arial" w:cs="Arial"/>
                <w:sz w:val="20"/>
                <w:szCs w:val="20"/>
              </w:rPr>
              <w:t>[RF17]</w:t>
            </w:r>
          </w:p>
        </w:tc>
        <w:tc>
          <w:tcPr>
            <w:tcW w:w="429" w:type="pct"/>
            <w:vAlign w:val="center"/>
          </w:tcPr>
          <w:p w14:paraId="5339DC65" w14:textId="77777777" w:rsidR="00E82B64" w:rsidRDefault="00E82B64" w:rsidP="00B209EC">
            <w:pPr>
              <w:jc w:val="center"/>
              <w:rPr>
                <w:rFonts w:ascii="Arial" w:hAnsi="Arial" w:cs="Arial"/>
                <w:sz w:val="20"/>
                <w:szCs w:val="20"/>
              </w:rPr>
            </w:pPr>
            <w:r>
              <w:rPr>
                <w:rFonts w:ascii="Arial" w:hAnsi="Arial" w:cs="Arial"/>
                <w:sz w:val="20"/>
                <w:szCs w:val="20"/>
              </w:rPr>
              <w:t>[T03]</w:t>
            </w:r>
          </w:p>
        </w:tc>
        <w:tc>
          <w:tcPr>
            <w:tcW w:w="399" w:type="pct"/>
            <w:vAlign w:val="center"/>
          </w:tcPr>
          <w:p w14:paraId="6DC8E827" w14:textId="77777777" w:rsidR="00E82B64" w:rsidRDefault="00E82B64" w:rsidP="00B209EC">
            <w:pPr>
              <w:jc w:val="center"/>
              <w:rPr>
                <w:rFonts w:ascii="Arial" w:hAnsi="Arial" w:cs="Arial"/>
                <w:sz w:val="20"/>
                <w:szCs w:val="20"/>
              </w:rPr>
            </w:pPr>
          </w:p>
        </w:tc>
        <w:tc>
          <w:tcPr>
            <w:tcW w:w="399" w:type="pct"/>
            <w:vAlign w:val="center"/>
          </w:tcPr>
          <w:p w14:paraId="4F7F1BB9"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5A577647" w14:textId="77777777" w:rsidR="00E82B64" w:rsidRDefault="00E82B64" w:rsidP="00B209EC">
            <w:pPr>
              <w:jc w:val="center"/>
              <w:rPr>
                <w:rFonts w:ascii="Arial" w:hAnsi="Arial" w:cs="Arial"/>
                <w:sz w:val="20"/>
                <w:szCs w:val="20"/>
              </w:rPr>
            </w:pPr>
          </w:p>
        </w:tc>
        <w:tc>
          <w:tcPr>
            <w:tcW w:w="399" w:type="pct"/>
            <w:vAlign w:val="center"/>
          </w:tcPr>
          <w:p w14:paraId="6861551C" w14:textId="77777777" w:rsidR="00E82B64" w:rsidRDefault="00E82B64" w:rsidP="00B209EC">
            <w:pPr>
              <w:jc w:val="center"/>
              <w:rPr>
                <w:rFonts w:ascii="Arial" w:hAnsi="Arial" w:cs="Arial"/>
                <w:sz w:val="20"/>
                <w:szCs w:val="20"/>
              </w:rPr>
            </w:pPr>
          </w:p>
        </w:tc>
        <w:tc>
          <w:tcPr>
            <w:tcW w:w="399" w:type="pct"/>
            <w:vAlign w:val="center"/>
          </w:tcPr>
          <w:p w14:paraId="790B12C6" w14:textId="77777777" w:rsidR="00E82B64" w:rsidRDefault="00E82B64" w:rsidP="00B209EC">
            <w:pPr>
              <w:jc w:val="center"/>
              <w:rPr>
                <w:rFonts w:ascii="Arial" w:hAnsi="Arial" w:cs="Arial"/>
                <w:sz w:val="20"/>
                <w:szCs w:val="20"/>
              </w:rPr>
            </w:pPr>
          </w:p>
        </w:tc>
        <w:tc>
          <w:tcPr>
            <w:tcW w:w="399" w:type="pct"/>
            <w:vAlign w:val="center"/>
          </w:tcPr>
          <w:p w14:paraId="38DC1C95" w14:textId="77777777" w:rsidR="00E82B64" w:rsidRDefault="00E82B64" w:rsidP="00B209EC">
            <w:pPr>
              <w:jc w:val="center"/>
              <w:rPr>
                <w:rFonts w:ascii="Arial" w:hAnsi="Arial" w:cs="Arial"/>
                <w:sz w:val="20"/>
                <w:szCs w:val="20"/>
              </w:rPr>
            </w:pPr>
          </w:p>
        </w:tc>
        <w:tc>
          <w:tcPr>
            <w:tcW w:w="399" w:type="pct"/>
            <w:vAlign w:val="center"/>
          </w:tcPr>
          <w:p w14:paraId="6F415445" w14:textId="77777777" w:rsidR="00E82B64" w:rsidRDefault="00E82B64" w:rsidP="00B209EC">
            <w:pPr>
              <w:jc w:val="center"/>
              <w:rPr>
                <w:rFonts w:ascii="Arial" w:hAnsi="Arial" w:cs="Arial"/>
                <w:sz w:val="20"/>
                <w:szCs w:val="20"/>
              </w:rPr>
            </w:pPr>
          </w:p>
        </w:tc>
        <w:tc>
          <w:tcPr>
            <w:tcW w:w="399" w:type="pct"/>
            <w:vAlign w:val="center"/>
          </w:tcPr>
          <w:p w14:paraId="384ADA98" w14:textId="77777777" w:rsidR="00E82B64" w:rsidRDefault="00E82B64" w:rsidP="00B209EC">
            <w:pPr>
              <w:jc w:val="center"/>
              <w:rPr>
                <w:rFonts w:ascii="Arial" w:hAnsi="Arial" w:cs="Arial"/>
                <w:sz w:val="20"/>
                <w:szCs w:val="20"/>
              </w:rPr>
            </w:pPr>
          </w:p>
        </w:tc>
      </w:tr>
      <w:tr w:rsidR="00E82B64" w14:paraId="6A0E7A7C" w14:textId="77777777" w:rsidTr="00E82B64">
        <w:trPr>
          <w:trHeight w:val="271"/>
          <w:jc w:val="center"/>
        </w:trPr>
        <w:tc>
          <w:tcPr>
            <w:tcW w:w="1383" w:type="pct"/>
            <w:vAlign w:val="center"/>
          </w:tcPr>
          <w:p w14:paraId="5D83ADC6" w14:textId="77777777" w:rsidR="00E82B64" w:rsidRDefault="00E82B64" w:rsidP="00B209EC">
            <w:pPr>
              <w:jc w:val="center"/>
              <w:rPr>
                <w:rFonts w:ascii="Arial" w:hAnsi="Arial" w:cs="Arial"/>
                <w:sz w:val="20"/>
                <w:szCs w:val="20"/>
              </w:rPr>
            </w:pPr>
            <w:r>
              <w:rPr>
                <w:rFonts w:ascii="Arial" w:hAnsi="Arial" w:cs="Arial"/>
                <w:sz w:val="20"/>
                <w:szCs w:val="20"/>
              </w:rPr>
              <w:t>[RF18]</w:t>
            </w:r>
          </w:p>
        </w:tc>
        <w:tc>
          <w:tcPr>
            <w:tcW w:w="429" w:type="pct"/>
            <w:vAlign w:val="center"/>
          </w:tcPr>
          <w:p w14:paraId="1FAE6DE8" w14:textId="77777777" w:rsidR="00E82B64" w:rsidRDefault="00E82B64" w:rsidP="00B209EC">
            <w:pPr>
              <w:jc w:val="center"/>
              <w:rPr>
                <w:rFonts w:ascii="Arial" w:hAnsi="Arial" w:cs="Arial"/>
                <w:sz w:val="20"/>
                <w:szCs w:val="20"/>
              </w:rPr>
            </w:pPr>
            <w:r>
              <w:rPr>
                <w:rFonts w:ascii="Arial" w:hAnsi="Arial" w:cs="Arial"/>
                <w:sz w:val="20"/>
                <w:szCs w:val="20"/>
              </w:rPr>
              <w:t>[T03]</w:t>
            </w:r>
          </w:p>
        </w:tc>
        <w:tc>
          <w:tcPr>
            <w:tcW w:w="399" w:type="pct"/>
            <w:vAlign w:val="center"/>
          </w:tcPr>
          <w:p w14:paraId="01BB231E" w14:textId="77777777" w:rsidR="00E82B64" w:rsidRDefault="00E82B64" w:rsidP="00B209EC">
            <w:pPr>
              <w:jc w:val="center"/>
              <w:rPr>
                <w:rFonts w:ascii="Arial" w:hAnsi="Arial" w:cs="Arial"/>
                <w:sz w:val="20"/>
                <w:szCs w:val="20"/>
              </w:rPr>
            </w:pPr>
          </w:p>
        </w:tc>
        <w:tc>
          <w:tcPr>
            <w:tcW w:w="399" w:type="pct"/>
            <w:vAlign w:val="center"/>
          </w:tcPr>
          <w:p w14:paraId="033EF478"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21354669" w14:textId="77777777" w:rsidR="00E82B64" w:rsidRDefault="00E82B64" w:rsidP="00B209EC">
            <w:pPr>
              <w:jc w:val="center"/>
              <w:rPr>
                <w:rFonts w:ascii="Arial" w:hAnsi="Arial" w:cs="Arial"/>
                <w:sz w:val="20"/>
                <w:szCs w:val="20"/>
              </w:rPr>
            </w:pPr>
          </w:p>
        </w:tc>
        <w:tc>
          <w:tcPr>
            <w:tcW w:w="399" w:type="pct"/>
            <w:vAlign w:val="center"/>
          </w:tcPr>
          <w:p w14:paraId="13DAF811" w14:textId="77777777" w:rsidR="00E82B64" w:rsidRDefault="00E82B64" w:rsidP="00B209EC">
            <w:pPr>
              <w:jc w:val="center"/>
              <w:rPr>
                <w:rFonts w:ascii="Arial" w:hAnsi="Arial" w:cs="Arial"/>
                <w:sz w:val="20"/>
                <w:szCs w:val="20"/>
              </w:rPr>
            </w:pPr>
          </w:p>
        </w:tc>
        <w:tc>
          <w:tcPr>
            <w:tcW w:w="399" w:type="pct"/>
            <w:vAlign w:val="center"/>
          </w:tcPr>
          <w:p w14:paraId="526B72C6" w14:textId="77777777" w:rsidR="00E82B64" w:rsidRDefault="00E82B64" w:rsidP="00B209EC">
            <w:pPr>
              <w:jc w:val="center"/>
              <w:rPr>
                <w:rFonts w:ascii="Arial" w:hAnsi="Arial" w:cs="Arial"/>
                <w:sz w:val="20"/>
                <w:szCs w:val="20"/>
              </w:rPr>
            </w:pPr>
          </w:p>
        </w:tc>
        <w:tc>
          <w:tcPr>
            <w:tcW w:w="399" w:type="pct"/>
            <w:vAlign w:val="center"/>
          </w:tcPr>
          <w:p w14:paraId="7F1F0485" w14:textId="77777777" w:rsidR="00E82B64" w:rsidRDefault="00E82B64" w:rsidP="00B209EC">
            <w:pPr>
              <w:jc w:val="center"/>
              <w:rPr>
                <w:rFonts w:ascii="Arial" w:hAnsi="Arial" w:cs="Arial"/>
                <w:sz w:val="20"/>
                <w:szCs w:val="20"/>
              </w:rPr>
            </w:pPr>
          </w:p>
        </w:tc>
        <w:tc>
          <w:tcPr>
            <w:tcW w:w="399" w:type="pct"/>
            <w:vAlign w:val="center"/>
          </w:tcPr>
          <w:p w14:paraId="63FD666A" w14:textId="77777777" w:rsidR="00E82B64" w:rsidRDefault="00E82B64" w:rsidP="00B209EC">
            <w:pPr>
              <w:jc w:val="center"/>
              <w:rPr>
                <w:rFonts w:ascii="Arial" w:hAnsi="Arial" w:cs="Arial"/>
                <w:sz w:val="20"/>
                <w:szCs w:val="20"/>
              </w:rPr>
            </w:pPr>
          </w:p>
        </w:tc>
        <w:tc>
          <w:tcPr>
            <w:tcW w:w="399" w:type="pct"/>
            <w:vAlign w:val="center"/>
          </w:tcPr>
          <w:p w14:paraId="0B4ED357" w14:textId="77777777" w:rsidR="00E82B64" w:rsidRDefault="00E82B64" w:rsidP="00B209EC">
            <w:pPr>
              <w:jc w:val="center"/>
              <w:rPr>
                <w:rFonts w:ascii="Arial" w:hAnsi="Arial" w:cs="Arial"/>
                <w:sz w:val="20"/>
                <w:szCs w:val="20"/>
              </w:rPr>
            </w:pPr>
          </w:p>
        </w:tc>
      </w:tr>
      <w:tr w:rsidR="00E82B64" w14:paraId="6047C3B5" w14:textId="77777777" w:rsidTr="00E82B64">
        <w:trPr>
          <w:trHeight w:val="271"/>
          <w:jc w:val="center"/>
        </w:trPr>
        <w:tc>
          <w:tcPr>
            <w:tcW w:w="1383" w:type="pct"/>
            <w:vAlign w:val="center"/>
          </w:tcPr>
          <w:p w14:paraId="487DC4A2" w14:textId="77777777" w:rsidR="00E82B64" w:rsidRDefault="00E82B64" w:rsidP="00B209EC">
            <w:pPr>
              <w:jc w:val="center"/>
              <w:rPr>
                <w:rFonts w:ascii="Arial" w:hAnsi="Arial" w:cs="Arial"/>
                <w:sz w:val="20"/>
                <w:szCs w:val="20"/>
              </w:rPr>
            </w:pPr>
            <w:r>
              <w:rPr>
                <w:rFonts w:ascii="Arial" w:hAnsi="Arial" w:cs="Arial"/>
                <w:sz w:val="20"/>
                <w:szCs w:val="20"/>
              </w:rPr>
              <w:t>[RF19]</w:t>
            </w:r>
          </w:p>
        </w:tc>
        <w:tc>
          <w:tcPr>
            <w:tcW w:w="429" w:type="pct"/>
            <w:vAlign w:val="center"/>
          </w:tcPr>
          <w:p w14:paraId="1BED4FAC" w14:textId="77777777" w:rsidR="00E82B64" w:rsidRDefault="00E82B64" w:rsidP="00B209EC">
            <w:pPr>
              <w:jc w:val="center"/>
              <w:rPr>
                <w:rFonts w:ascii="Arial" w:hAnsi="Arial" w:cs="Arial"/>
                <w:sz w:val="20"/>
                <w:szCs w:val="20"/>
              </w:rPr>
            </w:pPr>
            <w:r>
              <w:rPr>
                <w:rFonts w:ascii="Arial" w:hAnsi="Arial" w:cs="Arial"/>
                <w:sz w:val="20"/>
                <w:szCs w:val="20"/>
              </w:rPr>
              <w:t>[T04]</w:t>
            </w:r>
          </w:p>
        </w:tc>
        <w:tc>
          <w:tcPr>
            <w:tcW w:w="399" w:type="pct"/>
            <w:vAlign w:val="center"/>
          </w:tcPr>
          <w:p w14:paraId="7A1644A2" w14:textId="77777777" w:rsidR="00E82B64" w:rsidRDefault="00E82B64" w:rsidP="00B209EC">
            <w:pPr>
              <w:jc w:val="center"/>
              <w:rPr>
                <w:rFonts w:ascii="Arial" w:hAnsi="Arial" w:cs="Arial"/>
                <w:sz w:val="20"/>
                <w:szCs w:val="20"/>
              </w:rPr>
            </w:pPr>
          </w:p>
        </w:tc>
        <w:tc>
          <w:tcPr>
            <w:tcW w:w="399" w:type="pct"/>
            <w:vAlign w:val="center"/>
          </w:tcPr>
          <w:p w14:paraId="4354022C" w14:textId="77777777" w:rsidR="00E82B64" w:rsidRDefault="00E82B64" w:rsidP="00B209EC">
            <w:pPr>
              <w:jc w:val="center"/>
              <w:rPr>
                <w:rFonts w:ascii="Arial" w:hAnsi="Arial" w:cs="Arial"/>
                <w:sz w:val="20"/>
                <w:szCs w:val="20"/>
              </w:rPr>
            </w:pPr>
          </w:p>
        </w:tc>
        <w:tc>
          <w:tcPr>
            <w:tcW w:w="399" w:type="pct"/>
            <w:vAlign w:val="center"/>
          </w:tcPr>
          <w:p w14:paraId="08E42DA0" w14:textId="77777777" w:rsidR="00E82B64"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34B70C39" w14:textId="77777777" w:rsidR="00E82B64" w:rsidRDefault="00E82B64" w:rsidP="00B209EC">
            <w:pPr>
              <w:jc w:val="center"/>
              <w:rPr>
                <w:rFonts w:ascii="Arial" w:hAnsi="Arial" w:cs="Arial"/>
                <w:sz w:val="20"/>
                <w:szCs w:val="20"/>
              </w:rPr>
            </w:pPr>
          </w:p>
        </w:tc>
        <w:tc>
          <w:tcPr>
            <w:tcW w:w="399" w:type="pct"/>
            <w:vAlign w:val="center"/>
          </w:tcPr>
          <w:p w14:paraId="6D5CA9EA" w14:textId="77777777" w:rsidR="00E82B64" w:rsidRDefault="00E82B64" w:rsidP="00B209EC">
            <w:pPr>
              <w:jc w:val="center"/>
              <w:rPr>
                <w:rFonts w:ascii="Arial" w:hAnsi="Arial" w:cs="Arial"/>
                <w:sz w:val="20"/>
                <w:szCs w:val="20"/>
              </w:rPr>
            </w:pPr>
          </w:p>
        </w:tc>
        <w:tc>
          <w:tcPr>
            <w:tcW w:w="399" w:type="pct"/>
            <w:vAlign w:val="center"/>
          </w:tcPr>
          <w:p w14:paraId="16EF7397" w14:textId="77777777" w:rsidR="00E82B64" w:rsidRDefault="00E82B64" w:rsidP="00B209EC">
            <w:pPr>
              <w:jc w:val="center"/>
              <w:rPr>
                <w:rFonts w:ascii="Arial" w:hAnsi="Arial" w:cs="Arial"/>
                <w:sz w:val="20"/>
                <w:szCs w:val="20"/>
              </w:rPr>
            </w:pPr>
          </w:p>
        </w:tc>
        <w:tc>
          <w:tcPr>
            <w:tcW w:w="399" w:type="pct"/>
            <w:vAlign w:val="center"/>
          </w:tcPr>
          <w:p w14:paraId="7B322BD0" w14:textId="77777777" w:rsidR="00E82B64" w:rsidRDefault="00E82B64" w:rsidP="00B209EC">
            <w:pPr>
              <w:jc w:val="center"/>
              <w:rPr>
                <w:rFonts w:ascii="Arial" w:hAnsi="Arial" w:cs="Arial"/>
                <w:sz w:val="20"/>
                <w:szCs w:val="20"/>
              </w:rPr>
            </w:pPr>
          </w:p>
        </w:tc>
        <w:tc>
          <w:tcPr>
            <w:tcW w:w="399" w:type="pct"/>
            <w:vAlign w:val="center"/>
          </w:tcPr>
          <w:p w14:paraId="4EC7C119" w14:textId="77777777" w:rsidR="00E82B64" w:rsidRDefault="00E82B64" w:rsidP="00B209EC">
            <w:pPr>
              <w:jc w:val="center"/>
              <w:rPr>
                <w:rFonts w:ascii="Arial" w:hAnsi="Arial" w:cs="Arial"/>
                <w:sz w:val="20"/>
                <w:szCs w:val="20"/>
              </w:rPr>
            </w:pPr>
          </w:p>
        </w:tc>
      </w:tr>
      <w:tr w:rsidR="00B209EC" w14:paraId="065254D7" w14:textId="77777777" w:rsidTr="00E82B64">
        <w:trPr>
          <w:trHeight w:val="271"/>
          <w:jc w:val="center"/>
        </w:trPr>
        <w:tc>
          <w:tcPr>
            <w:tcW w:w="1383" w:type="pct"/>
            <w:vAlign w:val="center"/>
          </w:tcPr>
          <w:p w14:paraId="3C2BD89C" w14:textId="77777777" w:rsidR="00B209EC" w:rsidRDefault="00B209EC" w:rsidP="00B209EC">
            <w:pPr>
              <w:jc w:val="center"/>
              <w:rPr>
                <w:rFonts w:ascii="Arial" w:hAnsi="Arial" w:cs="Arial"/>
                <w:sz w:val="20"/>
                <w:szCs w:val="20"/>
              </w:rPr>
            </w:pPr>
            <w:r>
              <w:rPr>
                <w:rFonts w:ascii="Arial" w:hAnsi="Arial" w:cs="Arial"/>
                <w:sz w:val="20"/>
                <w:szCs w:val="20"/>
              </w:rPr>
              <w:t>[RF20]</w:t>
            </w:r>
          </w:p>
        </w:tc>
        <w:tc>
          <w:tcPr>
            <w:tcW w:w="429" w:type="pct"/>
            <w:vAlign w:val="center"/>
          </w:tcPr>
          <w:p w14:paraId="7921BB0D"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1E11CE85" w14:textId="77777777" w:rsidR="00B209EC" w:rsidRDefault="00B209EC" w:rsidP="00B209EC">
            <w:pPr>
              <w:jc w:val="center"/>
              <w:rPr>
                <w:rFonts w:ascii="Arial" w:hAnsi="Arial" w:cs="Arial"/>
                <w:sz w:val="20"/>
                <w:szCs w:val="20"/>
              </w:rPr>
            </w:pPr>
          </w:p>
        </w:tc>
        <w:tc>
          <w:tcPr>
            <w:tcW w:w="399" w:type="pct"/>
            <w:vAlign w:val="center"/>
          </w:tcPr>
          <w:p w14:paraId="2C2C9444" w14:textId="77777777" w:rsidR="00B209EC" w:rsidRDefault="00B209EC" w:rsidP="00B209EC">
            <w:pPr>
              <w:jc w:val="center"/>
              <w:rPr>
                <w:rFonts w:ascii="Arial" w:hAnsi="Arial" w:cs="Arial"/>
                <w:sz w:val="20"/>
                <w:szCs w:val="20"/>
              </w:rPr>
            </w:pPr>
          </w:p>
        </w:tc>
        <w:tc>
          <w:tcPr>
            <w:tcW w:w="399" w:type="pct"/>
            <w:vAlign w:val="center"/>
          </w:tcPr>
          <w:p w14:paraId="4540C746" w14:textId="77777777" w:rsidR="00B209EC" w:rsidRDefault="00B209EC" w:rsidP="00B209EC">
            <w:pPr>
              <w:jc w:val="center"/>
              <w:rPr>
                <w:rFonts w:ascii="Arial" w:hAnsi="Arial" w:cs="Arial"/>
                <w:sz w:val="20"/>
                <w:szCs w:val="20"/>
              </w:rPr>
            </w:pPr>
          </w:p>
        </w:tc>
        <w:tc>
          <w:tcPr>
            <w:tcW w:w="399" w:type="pct"/>
            <w:vAlign w:val="center"/>
          </w:tcPr>
          <w:p w14:paraId="6129A8B6"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163A379E" w14:textId="77777777" w:rsidR="00B209EC" w:rsidRDefault="00B209EC" w:rsidP="00B209EC">
            <w:pPr>
              <w:jc w:val="center"/>
              <w:rPr>
                <w:rFonts w:ascii="Arial" w:hAnsi="Arial" w:cs="Arial"/>
                <w:sz w:val="20"/>
                <w:szCs w:val="20"/>
              </w:rPr>
            </w:pPr>
          </w:p>
        </w:tc>
        <w:tc>
          <w:tcPr>
            <w:tcW w:w="399" w:type="pct"/>
            <w:vAlign w:val="center"/>
          </w:tcPr>
          <w:p w14:paraId="527478A5" w14:textId="77777777" w:rsidR="00B209EC" w:rsidRDefault="00B209EC" w:rsidP="00B209EC">
            <w:pPr>
              <w:jc w:val="center"/>
              <w:rPr>
                <w:rFonts w:ascii="Arial" w:hAnsi="Arial" w:cs="Arial"/>
                <w:sz w:val="20"/>
                <w:szCs w:val="20"/>
              </w:rPr>
            </w:pPr>
          </w:p>
        </w:tc>
        <w:tc>
          <w:tcPr>
            <w:tcW w:w="399" w:type="pct"/>
            <w:vAlign w:val="center"/>
          </w:tcPr>
          <w:p w14:paraId="59454062" w14:textId="77777777" w:rsidR="00B209EC" w:rsidRDefault="00B209EC" w:rsidP="00B209EC">
            <w:pPr>
              <w:jc w:val="center"/>
              <w:rPr>
                <w:rFonts w:ascii="Arial" w:hAnsi="Arial" w:cs="Arial"/>
                <w:sz w:val="20"/>
                <w:szCs w:val="20"/>
              </w:rPr>
            </w:pPr>
          </w:p>
        </w:tc>
        <w:tc>
          <w:tcPr>
            <w:tcW w:w="399" w:type="pct"/>
            <w:vAlign w:val="center"/>
          </w:tcPr>
          <w:p w14:paraId="50C3E5C3" w14:textId="77777777" w:rsidR="00B209EC" w:rsidRDefault="00B209EC" w:rsidP="00B209EC">
            <w:pPr>
              <w:jc w:val="center"/>
              <w:rPr>
                <w:rFonts w:ascii="Arial" w:hAnsi="Arial" w:cs="Arial"/>
                <w:sz w:val="20"/>
                <w:szCs w:val="20"/>
              </w:rPr>
            </w:pPr>
          </w:p>
        </w:tc>
      </w:tr>
      <w:tr w:rsidR="00B209EC" w14:paraId="1DBEE610" w14:textId="77777777" w:rsidTr="00E82B64">
        <w:trPr>
          <w:trHeight w:val="271"/>
          <w:jc w:val="center"/>
        </w:trPr>
        <w:tc>
          <w:tcPr>
            <w:tcW w:w="1383" w:type="pct"/>
            <w:vAlign w:val="center"/>
          </w:tcPr>
          <w:p w14:paraId="1F8D7E45" w14:textId="77777777" w:rsidR="00B209EC" w:rsidRDefault="00B209EC" w:rsidP="00B209EC">
            <w:pPr>
              <w:jc w:val="center"/>
              <w:rPr>
                <w:rFonts w:ascii="Arial" w:hAnsi="Arial" w:cs="Arial"/>
                <w:sz w:val="20"/>
                <w:szCs w:val="20"/>
              </w:rPr>
            </w:pPr>
            <w:r>
              <w:rPr>
                <w:rFonts w:ascii="Arial" w:hAnsi="Arial" w:cs="Arial"/>
                <w:sz w:val="20"/>
                <w:szCs w:val="20"/>
              </w:rPr>
              <w:t>[RF21]</w:t>
            </w:r>
          </w:p>
        </w:tc>
        <w:tc>
          <w:tcPr>
            <w:tcW w:w="429" w:type="pct"/>
            <w:vAlign w:val="center"/>
          </w:tcPr>
          <w:p w14:paraId="1231DF75"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1E563C6F" w14:textId="77777777" w:rsidR="00B209EC" w:rsidRDefault="00B209EC" w:rsidP="00B209EC">
            <w:pPr>
              <w:jc w:val="center"/>
              <w:rPr>
                <w:rFonts w:ascii="Arial" w:hAnsi="Arial" w:cs="Arial"/>
                <w:sz w:val="20"/>
                <w:szCs w:val="20"/>
              </w:rPr>
            </w:pPr>
          </w:p>
        </w:tc>
        <w:tc>
          <w:tcPr>
            <w:tcW w:w="399" w:type="pct"/>
            <w:vAlign w:val="center"/>
          </w:tcPr>
          <w:p w14:paraId="6D593940" w14:textId="77777777" w:rsidR="00B209EC" w:rsidRDefault="00B209EC" w:rsidP="00B209EC">
            <w:pPr>
              <w:jc w:val="center"/>
              <w:rPr>
                <w:rFonts w:ascii="Arial" w:hAnsi="Arial" w:cs="Arial"/>
                <w:sz w:val="20"/>
                <w:szCs w:val="20"/>
              </w:rPr>
            </w:pPr>
          </w:p>
        </w:tc>
        <w:tc>
          <w:tcPr>
            <w:tcW w:w="399" w:type="pct"/>
            <w:vAlign w:val="center"/>
          </w:tcPr>
          <w:p w14:paraId="12F63EAB" w14:textId="77777777" w:rsidR="00B209EC" w:rsidRDefault="00B209EC" w:rsidP="00B209EC">
            <w:pPr>
              <w:jc w:val="center"/>
              <w:rPr>
                <w:rFonts w:ascii="Arial" w:hAnsi="Arial" w:cs="Arial"/>
                <w:sz w:val="20"/>
                <w:szCs w:val="20"/>
              </w:rPr>
            </w:pPr>
          </w:p>
        </w:tc>
        <w:tc>
          <w:tcPr>
            <w:tcW w:w="399" w:type="pct"/>
            <w:vAlign w:val="center"/>
          </w:tcPr>
          <w:p w14:paraId="0BCEE7B0"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1B9AFBF1" w14:textId="77777777" w:rsidR="00B209EC" w:rsidRDefault="00B209EC" w:rsidP="00B209EC">
            <w:pPr>
              <w:jc w:val="center"/>
              <w:rPr>
                <w:rFonts w:ascii="Arial" w:hAnsi="Arial" w:cs="Arial"/>
                <w:sz w:val="20"/>
                <w:szCs w:val="20"/>
              </w:rPr>
            </w:pPr>
          </w:p>
        </w:tc>
        <w:tc>
          <w:tcPr>
            <w:tcW w:w="399" w:type="pct"/>
            <w:vAlign w:val="center"/>
          </w:tcPr>
          <w:p w14:paraId="23C01E73" w14:textId="77777777" w:rsidR="00B209EC" w:rsidRDefault="00B209EC" w:rsidP="00B209EC">
            <w:pPr>
              <w:jc w:val="center"/>
              <w:rPr>
                <w:rFonts w:ascii="Arial" w:hAnsi="Arial" w:cs="Arial"/>
                <w:sz w:val="20"/>
                <w:szCs w:val="20"/>
              </w:rPr>
            </w:pPr>
          </w:p>
        </w:tc>
        <w:tc>
          <w:tcPr>
            <w:tcW w:w="399" w:type="pct"/>
            <w:vAlign w:val="center"/>
          </w:tcPr>
          <w:p w14:paraId="1C5CE9B6" w14:textId="77777777" w:rsidR="00B209EC" w:rsidRDefault="00B209EC" w:rsidP="00B209EC">
            <w:pPr>
              <w:jc w:val="center"/>
              <w:rPr>
                <w:rFonts w:ascii="Arial" w:hAnsi="Arial" w:cs="Arial"/>
                <w:sz w:val="20"/>
                <w:szCs w:val="20"/>
              </w:rPr>
            </w:pPr>
          </w:p>
        </w:tc>
        <w:tc>
          <w:tcPr>
            <w:tcW w:w="399" w:type="pct"/>
            <w:vAlign w:val="center"/>
          </w:tcPr>
          <w:p w14:paraId="337EACFB" w14:textId="77777777" w:rsidR="00B209EC" w:rsidRDefault="00B209EC" w:rsidP="00B209EC">
            <w:pPr>
              <w:jc w:val="center"/>
              <w:rPr>
                <w:rFonts w:ascii="Arial" w:hAnsi="Arial" w:cs="Arial"/>
                <w:sz w:val="20"/>
                <w:szCs w:val="20"/>
              </w:rPr>
            </w:pPr>
          </w:p>
        </w:tc>
      </w:tr>
      <w:tr w:rsidR="00B209EC" w14:paraId="1B8751CB" w14:textId="77777777" w:rsidTr="00E82B64">
        <w:trPr>
          <w:trHeight w:val="271"/>
          <w:jc w:val="center"/>
        </w:trPr>
        <w:tc>
          <w:tcPr>
            <w:tcW w:w="1383" w:type="pct"/>
            <w:vAlign w:val="center"/>
          </w:tcPr>
          <w:p w14:paraId="3F8CB53A" w14:textId="77777777" w:rsidR="00B209EC" w:rsidRDefault="00B209EC" w:rsidP="00B209EC">
            <w:pPr>
              <w:jc w:val="center"/>
              <w:rPr>
                <w:rFonts w:ascii="Arial" w:hAnsi="Arial" w:cs="Arial"/>
                <w:sz w:val="20"/>
                <w:szCs w:val="20"/>
              </w:rPr>
            </w:pPr>
            <w:r>
              <w:rPr>
                <w:rFonts w:ascii="Arial" w:hAnsi="Arial" w:cs="Arial"/>
                <w:sz w:val="20"/>
                <w:szCs w:val="20"/>
              </w:rPr>
              <w:t>[RF22]</w:t>
            </w:r>
          </w:p>
        </w:tc>
        <w:tc>
          <w:tcPr>
            <w:tcW w:w="429" w:type="pct"/>
            <w:vAlign w:val="center"/>
          </w:tcPr>
          <w:p w14:paraId="14113B81"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742477A3" w14:textId="77777777" w:rsidR="00B209EC" w:rsidRDefault="00B209EC" w:rsidP="00B209EC">
            <w:pPr>
              <w:jc w:val="center"/>
              <w:rPr>
                <w:rFonts w:ascii="Arial" w:hAnsi="Arial" w:cs="Arial"/>
                <w:sz w:val="20"/>
                <w:szCs w:val="20"/>
              </w:rPr>
            </w:pPr>
          </w:p>
        </w:tc>
        <w:tc>
          <w:tcPr>
            <w:tcW w:w="399" w:type="pct"/>
            <w:vAlign w:val="center"/>
          </w:tcPr>
          <w:p w14:paraId="360E95C3" w14:textId="77777777" w:rsidR="00B209EC" w:rsidRDefault="00B209EC" w:rsidP="00B209EC">
            <w:pPr>
              <w:jc w:val="center"/>
              <w:rPr>
                <w:rFonts w:ascii="Arial" w:hAnsi="Arial" w:cs="Arial"/>
                <w:sz w:val="20"/>
                <w:szCs w:val="20"/>
              </w:rPr>
            </w:pPr>
          </w:p>
        </w:tc>
        <w:tc>
          <w:tcPr>
            <w:tcW w:w="399" w:type="pct"/>
            <w:vAlign w:val="center"/>
          </w:tcPr>
          <w:p w14:paraId="689422E5" w14:textId="77777777" w:rsidR="00B209EC" w:rsidRDefault="00B209EC" w:rsidP="00B209EC">
            <w:pPr>
              <w:jc w:val="center"/>
              <w:rPr>
                <w:rFonts w:ascii="Arial" w:hAnsi="Arial" w:cs="Arial"/>
                <w:sz w:val="20"/>
                <w:szCs w:val="20"/>
              </w:rPr>
            </w:pPr>
          </w:p>
        </w:tc>
        <w:tc>
          <w:tcPr>
            <w:tcW w:w="399" w:type="pct"/>
            <w:vAlign w:val="center"/>
          </w:tcPr>
          <w:p w14:paraId="160B88DB" w14:textId="77777777" w:rsidR="00B209EC" w:rsidRDefault="00B209EC" w:rsidP="00B209EC">
            <w:pPr>
              <w:jc w:val="center"/>
              <w:rPr>
                <w:rFonts w:ascii="Arial" w:hAnsi="Arial" w:cs="Arial"/>
                <w:sz w:val="20"/>
                <w:szCs w:val="20"/>
              </w:rPr>
            </w:pPr>
          </w:p>
        </w:tc>
        <w:tc>
          <w:tcPr>
            <w:tcW w:w="399" w:type="pct"/>
            <w:vAlign w:val="center"/>
          </w:tcPr>
          <w:p w14:paraId="538DEEFB"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07160095" w14:textId="77777777" w:rsidR="00B209EC" w:rsidRDefault="00B209EC" w:rsidP="00B209EC">
            <w:pPr>
              <w:jc w:val="center"/>
              <w:rPr>
                <w:rFonts w:ascii="Arial" w:hAnsi="Arial" w:cs="Arial"/>
                <w:sz w:val="20"/>
                <w:szCs w:val="20"/>
              </w:rPr>
            </w:pPr>
          </w:p>
        </w:tc>
        <w:tc>
          <w:tcPr>
            <w:tcW w:w="399" w:type="pct"/>
            <w:vAlign w:val="center"/>
          </w:tcPr>
          <w:p w14:paraId="72210F18" w14:textId="77777777" w:rsidR="00B209EC" w:rsidRDefault="00B209EC" w:rsidP="00B209EC">
            <w:pPr>
              <w:jc w:val="center"/>
              <w:rPr>
                <w:rFonts w:ascii="Arial" w:hAnsi="Arial" w:cs="Arial"/>
                <w:sz w:val="20"/>
                <w:szCs w:val="20"/>
              </w:rPr>
            </w:pPr>
          </w:p>
        </w:tc>
        <w:tc>
          <w:tcPr>
            <w:tcW w:w="399" w:type="pct"/>
            <w:vAlign w:val="center"/>
          </w:tcPr>
          <w:p w14:paraId="794D0A0B" w14:textId="77777777" w:rsidR="00B209EC" w:rsidRDefault="00B209EC" w:rsidP="00B209EC">
            <w:pPr>
              <w:jc w:val="center"/>
              <w:rPr>
                <w:rFonts w:ascii="Arial" w:hAnsi="Arial" w:cs="Arial"/>
                <w:sz w:val="20"/>
                <w:szCs w:val="20"/>
              </w:rPr>
            </w:pPr>
          </w:p>
        </w:tc>
      </w:tr>
      <w:tr w:rsidR="00B209EC" w14:paraId="38948C14" w14:textId="77777777" w:rsidTr="00E82B64">
        <w:trPr>
          <w:trHeight w:val="271"/>
          <w:jc w:val="center"/>
        </w:trPr>
        <w:tc>
          <w:tcPr>
            <w:tcW w:w="1383" w:type="pct"/>
            <w:vAlign w:val="center"/>
          </w:tcPr>
          <w:p w14:paraId="31598DB9" w14:textId="77777777" w:rsidR="00B209EC" w:rsidRDefault="00B209EC" w:rsidP="00B209EC">
            <w:pPr>
              <w:jc w:val="center"/>
              <w:rPr>
                <w:rFonts w:ascii="Arial" w:hAnsi="Arial" w:cs="Arial"/>
                <w:sz w:val="20"/>
                <w:szCs w:val="20"/>
              </w:rPr>
            </w:pPr>
            <w:r>
              <w:rPr>
                <w:rFonts w:ascii="Arial" w:hAnsi="Arial" w:cs="Arial"/>
                <w:sz w:val="20"/>
                <w:szCs w:val="20"/>
              </w:rPr>
              <w:t>[RF24]</w:t>
            </w:r>
          </w:p>
        </w:tc>
        <w:tc>
          <w:tcPr>
            <w:tcW w:w="429" w:type="pct"/>
            <w:vAlign w:val="center"/>
          </w:tcPr>
          <w:p w14:paraId="539EB5CB"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0AB10072" w14:textId="77777777" w:rsidR="00B209EC" w:rsidRDefault="00B209EC" w:rsidP="00B209EC">
            <w:pPr>
              <w:jc w:val="center"/>
              <w:rPr>
                <w:rFonts w:ascii="Arial" w:hAnsi="Arial" w:cs="Arial"/>
                <w:sz w:val="20"/>
                <w:szCs w:val="20"/>
              </w:rPr>
            </w:pPr>
          </w:p>
        </w:tc>
        <w:tc>
          <w:tcPr>
            <w:tcW w:w="399" w:type="pct"/>
            <w:vAlign w:val="center"/>
          </w:tcPr>
          <w:p w14:paraId="436AC4C5" w14:textId="77777777" w:rsidR="00B209EC" w:rsidRDefault="00B209EC" w:rsidP="00B209EC">
            <w:pPr>
              <w:jc w:val="center"/>
              <w:rPr>
                <w:rFonts w:ascii="Arial" w:hAnsi="Arial" w:cs="Arial"/>
                <w:sz w:val="20"/>
                <w:szCs w:val="20"/>
              </w:rPr>
            </w:pPr>
          </w:p>
        </w:tc>
        <w:tc>
          <w:tcPr>
            <w:tcW w:w="399" w:type="pct"/>
            <w:vAlign w:val="center"/>
          </w:tcPr>
          <w:p w14:paraId="720B8B9C" w14:textId="77777777" w:rsidR="00B209EC" w:rsidRDefault="00B209EC" w:rsidP="00B209EC">
            <w:pPr>
              <w:jc w:val="center"/>
              <w:rPr>
                <w:rFonts w:ascii="Arial" w:hAnsi="Arial" w:cs="Arial"/>
                <w:sz w:val="20"/>
                <w:szCs w:val="20"/>
              </w:rPr>
            </w:pPr>
          </w:p>
        </w:tc>
        <w:tc>
          <w:tcPr>
            <w:tcW w:w="399" w:type="pct"/>
            <w:vAlign w:val="center"/>
          </w:tcPr>
          <w:p w14:paraId="3FF7DBE7" w14:textId="77777777" w:rsidR="00B209EC" w:rsidRDefault="00B209EC" w:rsidP="00B209EC">
            <w:pPr>
              <w:jc w:val="center"/>
              <w:rPr>
                <w:rFonts w:ascii="Arial" w:hAnsi="Arial" w:cs="Arial"/>
                <w:sz w:val="20"/>
                <w:szCs w:val="20"/>
              </w:rPr>
            </w:pPr>
          </w:p>
        </w:tc>
        <w:tc>
          <w:tcPr>
            <w:tcW w:w="399" w:type="pct"/>
            <w:vAlign w:val="center"/>
          </w:tcPr>
          <w:p w14:paraId="22BC0D0E" w14:textId="77777777" w:rsidR="00B209EC" w:rsidRDefault="00B209EC" w:rsidP="00B209EC">
            <w:pPr>
              <w:jc w:val="center"/>
              <w:rPr>
                <w:rFonts w:ascii="Arial" w:hAnsi="Arial" w:cs="Arial"/>
                <w:sz w:val="20"/>
                <w:szCs w:val="20"/>
              </w:rPr>
            </w:pPr>
          </w:p>
        </w:tc>
        <w:tc>
          <w:tcPr>
            <w:tcW w:w="399" w:type="pct"/>
            <w:vAlign w:val="center"/>
          </w:tcPr>
          <w:p w14:paraId="234D8749"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704BD402" w14:textId="77777777" w:rsidR="00B209EC" w:rsidRDefault="00B209EC" w:rsidP="00B209EC">
            <w:pPr>
              <w:jc w:val="center"/>
              <w:rPr>
                <w:rFonts w:ascii="Arial" w:hAnsi="Arial" w:cs="Arial"/>
                <w:sz w:val="20"/>
                <w:szCs w:val="20"/>
              </w:rPr>
            </w:pPr>
          </w:p>
        </w:tc>
        <w:tc>
          <w:tcPr>
            <w:tcW w:w="399" w:type="pct"/>
            <w:vAlign w:val="center"/>
          </w:tcPr>
          <w:p w14:paraId="28113E6C" w14:textId="77777777" w:rsidR="00B209EC" w:rsidRDefault="00B209EC" w:rsidP="00B209EC">
            <w:pPr>
              <w:jc w:val="center"/>
              <w:rPr>
                <w:rFonts w:ascii="Arial" w:hAnsi="Arial" w:cs="Arial"/>
                <w:sz w:val="20"/>
                <w:szCs w:val="20"/>
              </w:rPr>
            </w:pPr>
          </w:p>
        </w:tc>
      </w:tr>
      <w:tr w:rsidR="00B209EC" w14:paraId="75380567" w14:textId="77777777" w:rsidTr="00E82B64">
        <w:trPr>
          <w:trHeight w:val="271"/>
          <w:jc w:val="center"/>
        </w:trPr>
        <w:tc>
          <w:tcPr>
            <w:tcW w:w="1383" w:type="pct"/>
            <w:vAlign w:val="center"/>
          </w:tcPr>
          <w:p w14:paraId="35CEA2C0" w14:textId="77777777" w:rsidR="00B209EC" w:rsidRDefault="00B209EC" w:rsidP="00B209EC">
            <w:pPr>
              <w:jc w:val="center"/>
              <w:rPr>
                <w:rFonts w:ascii="Arial" w:hAnsi="Arial" w:cs="Arial"/>
                <w:sz w:val="20"/>
                <w:szCs w:val="20"/>
              </w:rPr>
            </w:pPr>
            <w:r>
              <w:rPr>
                <w:rFonts w:ascii="Arial" w:hAnsi="Arial" w:cs="Arial"/>
                <w:sz w:val="20"/>
                <w:szCs w:val="20"/>
              </w:rPr>
              <w:t>[RF25]</w:t>
            </w:r>
          </w:p>
        </w:tc>
        <w:tc>
          <w:tcPr>
            <w:tcW w:w="429" w:type="pct"/>
            <w:vAlign w:val="center"/>
          </w:tcPr>
          <w:p w14:paraId="53465E2A"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4D9756DC" w14:textId="77777777" w:rsidR="00B209EC" w:rsidRDefault="00B209EC" w:rsidP="00B209EC">
            <w:pPr>
              <w:jc w:val="center"/>
              <w:rPr>
                <w:rFonts w:ascii="Arial" w:hAnsi="Arial" w:cs="Arial"/>
                <w:sz w:val="20"/>
                <w:szCs w:val="20"/>
              </w:rPr>
            </w:pPr>
          </w:p>
        </w:tc>
        <w:tc>
          <w:tcPr>
            <w:tcW w:w="399" w:type="pct"/>
            <w:vAlign w:val="center"/>
          </w:tcPr>
          <w:p w14:paraId="41EC1B73" w14:textId="77777777" w:rsidR="00B209EC" w:rsidRDefault="00B209EC" w:rsidP="00B209EC">
            <w:pPr>
              <w:jc w:val="center"/>
              <w:rPr>
                <w:rFonts w:ascii="Arial" w:hAnsi="Arial" w:cs="Arial"/>
                <w:sz w:val="20"/>
                <w:szCs w:val="20"/>
              </w:rPr>
            </w:pPr>
          </w:p>
        </w:tc>
        <w:tc>
          <w:tcPr>
            <w:tcW w:w="399" w:type="pct"/>
            <w:vAlign w:val="center"/>
          </w:tcPr>
          <w:p w14:paraId="19E5E957" w14:textId="77777777" w:rsidR="00B209EC" w:rsidRDefault="00B209EC" w:rsidP="00B209EC">
            <w:pPr>
              <w:jc w:val="center"/>
              <w:rPr>
                <w:rFonts w:ascii="Arial" w:hAnsi="Arial" w:cs="Arial"/>
                <w:sz w:val="20"/>
                <w:szCs w:val="20"/>
              </w:rPr>
            </w:pPr>
          </w:p>
        </w:tc>
        <w:tc>
          <w:tcPr>
            <w:tcW w:w="399" w:type="pct"/>
            <w:vAlign w:val="center"/>
          </w:tcPr>
          <w:p w14:paraId="24356AED" w14:textId="77777777" w:rsidR="00B209EC" w:rsidRDefault="00B209EC" w:rsidP="00B209EC">
            <w:pPr>
              <w:jc w:val="center"/>
              <w:rPr>
                <w:rFonts w:ascii="Arial" w:hAnsi="Arial" w:cs="Arial"/>
                <w:sz w:val="20"/>
                <w:szCs w:val="20"/>
              </w:rPr>
            </w:pPr>
          </w:p>
        </w:tc>
        <w:tc>
          <w:tcPr>
            <w:tcW w:w="399" w:type="pct"/>
            <w:vAlign w:val="center"/>
          </w:tcPr>
          <w:p w14:paraId="3053C20B" w14:textId="77777777" w:rsidR="00B209EC" w:rsidRDefault="00B209EC" w:rsidP="00B209EC">
            <w:pPr>
              <w:jc w:val="center"/>
              <w:rPr>
                <w:rFonts w:ascii="Arial" w:hAnsi="Arial" w:cs="Arial"/>
                <w:sz w:val="20"/>
                <w:szCs w:val="20"/>
              </w:rPr>
            </w:pPr>
          </w:p>
        </w:tc>
        <w:tc>
          <w:tcPr>
            <w:tcW w:w="399" w:type="pct"/>
            <w:vAlign w:val="center"/>
          </w:tcPr>
          <w:p w14:paraId="1847DF77" w14:textId="77777777" w:rsidR="00B209EC" w:rsidRDefault="00B209EC" w:rsidP="00B209EC">
            <w:pPr>
              <w:jc w:val="center"/>
              <w:rPr>
                <w:rFonts w:ascii="Arial" w:hAnsi="Arial" w:cs="Arial"/>
                <w:sz w:val="20"/>
                <w:szCs w:val="20"/>
              </w:rPr>
            </w:pPr>
          </w:p>
        </w:tc>
        <w:tc>
          <w:tcPr>
            <w:tcW w:w="399" w:type="pct"/>
            <w:vAlign w:val="center"/>
          </w:tcPr>
          <w:p w14:paraId="185485F1"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7DA31A61" w14:textId="77777777" w:rsidR="00B209EC" w:rsidRDefault="00B209EC" w:rsidP="00B209EC">
            <w:pPr>
              <w:jc w:val="center"/>
              <w:rPr>
                <w:rFonts w:ascii="Arial" w:hAnsi="Arial" w:cs="Arial"/>
                <w:sz w:val="20"/>
                <w:szCs w:val="20"/>
              </w:rPr>
            </w:pPr>
          </w:p>
        </w:tc>
      </w:tr>
      <w:tr w:rsidR="00B209EC" w14:paraId="7AD3657E" w14:textId="77777777" w:rsidTr="00E82B64">
        <w:trPr>
          <w:trHeight w:val="271"/>
          <w:jc w:val="center"/>
        </w:trPr>
        <w:tc>
          <w:tcPr>
            <w:tcW w:w="1383" w:type="pct"/>
            <w:vAlign w:val="center"/>
          </w:tcPr>
          <w:p w14:paraId="01343E87" w14:textId="77777777" w:rsidR="00B209EC" w:rsidRDefault="00B209EC" w:rsidP="00B209EC">
            <w:pPr>
              <w:jc w:val="center"/>
              <w:rPr>
                <w:rFonts w:ascii="Arial" w:hAnsi="Arial" w:cs="Arial"/>
                <w:sz w:val="20"/>
                <w:szCs w:val="20"/>
              </w:rPr>
            </w:pPr>
            <w:r>
              <w:rPr>
                <w:rFonts w:ascii="Arial" w:hAnsi="Arial" w:cs="Arial"/>
                <w:sz w:val="20"/>
                <w:szCs w:val="20"/>
              </w:rPr>
              <w:t>[RF26]</w:t>
            </w:r>
          </w:p>
        </w:tc>
        <w:tc>
          <w:tcPr>
            <w:tcW w:w="429" w:type="pct"/>
            <w:vAlign w:val="center"/>
          </w:tcPr>
          <w:p w14:paraId="4C4F6921"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1D80F7A6" w14:textId="77777777" w:rsidR="00B209EC" w:rsidRDefault="00B209EC" w:rsidP="00B209EC">
            <w:pPr>
              <w:jc w:val="center"/>
              <w:rPr>
                <w:rFonts w:ascii="Arial" w:hAnsi="Arial" w:cs="Arial"/>
                <w:sz w:val="20"/>
                <w:szCs w:val="20"/>
              </w:rPr>
            </w:pPr>
          </w:p>
        </w:tc>
        <w:tc>
          <w:tcPr>
            <w:tcW w:w="399" w:type="pct"/>
            <w:vAlign w:val="center"/>
          </w:tcPr>
          <w:p w14:paraId="77A96661" w14:textId="77777777" w:rsidR="00B209EC" w:rsidRDefault="00B209EC" w:rsidP="00B209EC">
            <w:pPr>
              <w:jc w:val="center"/>
              <w:rPr>
                <w:rFonts w:ascii="Arial" w:hAnsi="Arial" w:cs="Arial"/>
                <w:sz w:val="20"/>
                <w:szCs w:val="20"/>
              </w:rPr>
            </w:pPr>
          </w:p>
        </w:tc>
        <w:tc>
          <w:tcPr>
            <w:tcW w:w="399" w:type="pct"/>
            <w:vAlign w:val="center"/>
          </w:tcPr>
          <w:p w14:paraId="38C99797" w14:textId="77777777" w:rsidR="00B209EC" w:rsidRDefault="00B209EC" w:rsidP="00B209EC">
            <w:pPr>
              <w:jc w:val="center"/>
              <w:rPr>
                <w:rFonts w:ascii="Arial" w:hAnsi="Arial" w:cs="Arial"/>
                <w:sz w:val="20"/>
                <w:szCs w:val="20"/>
              </w:rPr>
            </w:pPr>
          </w:p>
        </w:tc>
        <w:tc>
          <w:tcPr>
            <w:tcW w:w="399" w:type="pct"/>
            <w:vAlign w:val="center"/>
          </w:tcPr>
          <w:p w14:paraId="28C95B8A" w14:textId="77777777" w:rsidR="00B209EC" w:rsidRDefault="00B209EC" w:rsidP="00B209EC">
            <w:pPr>
              <w:jc w:val="center"/>
              <w:rPr>
                <w:rFonts w:ascii="Arial" w:hAnsi="Arial" w:cs="Arial"/>
                <w:sz w:val="20"/>
                <w:szCs w:val="20"/>
              </w:rPr>
            </w:pPr>
          </w:p>
        </w:tc>
        <w:tc>
          <w:tcPr>
            <w:tcW w:w="399" w:type="pct"/>
            <w:vAlign w:val="center"/>
          </w:tcPr>
          <w:p w14:paraId="4FC9953F" w14:textId="77777777" w:rsidR="00B209EC" w:rsidRDefault="00B209EC" w:rsidP="00B209EC">
            <w:pPr>
              <w:jc w:val="center"/>
              <w:rPr>
                <w:rFonts w:ascii="Arial" w:hAnsi="Arial" w:cs="Arial"/>
                <w:sz w:val="20"/>
                <w:szCs w:val="20"/>
              </w:rPr>
            </w:pPr>
          </w:p>
        </w:tc>
        <w:tc>
          <w:tcPr>
            <w:tcW w:w="399" w:type="pct"/>
            <w:vAlign w:val="center"/>
          </w:tcPr>
          <w:p w14:paraId="036F831B" w14:textId="77777777" w:rsidR="00B209EC" w:rsidRDefault="00B209EC" w:rsidP="00B209EC">
            <w:pPr>
              <w:jc w:val="center"/>
              <w:rPr>
                <w:rFonts w:ascii="Arial" w:hAnsi="Arial" w:cs="Arial"/>
                <w:sz w:val="20"/>
                <w:szCs w:val="20"/>
              </w:rPr>
            </w:pPr>
          </w:p>
        </w:tc>
        <w:tc>
          <w:tcPr>
            <w:tcW w:w="399" w:type="pct"/>
            <w:vAlign w:val="center"/>
          </w:tcPr>
          <w:p w14:paraId="680567E4" w14:textId="77777777" w:rsidR="00B209EC" w:rsidRDefault="00B209EC" w:rsidP="00B209EC">
            <w:pPr>
              <w:jc w:val="center"/>
              <w:rPr>
                <w:rFonts w:ascii="Arial" w:hAnsi="Arial" w:cs="Arial"/>
                <w:sz w:val="20"/>
                <w:szCs w:val="20"/>
              </w:rPr>
            </w:pPr>
          </w:p>
        </w:tc>
        <w:tc>
          <w:tcPr>
            <w:tcW w:w="399" w:type="pct"/>
            <w:vAlign w:val="center"/>
          </w:tcPr>
          <w:p w14:paraId="326F81CD" w14:textId="77777777" w:rsidR="00B209EC" w:rsidRDefault="00B209EC" w:rsidP="00DA49A8">
            <w:pPr>
              <w:keepNext/>
              <w:jc w:val="center"/>
              <w:rPr>
                <w:rFonts w:ascii="Arial" w:hAnsi="Arial" w:cs="Arial"/>
                <w:sz w:val="20"/>
                <w:szCs w:val="20"/>
              </w:rPr>
            </w:pPr>
            <w:r>
              <w:rPr>
                <w:rFonts w:ascii="Arial" w:hAnsi="Arial" w:cs="Arial"/>
                <w:sz w:val="20"/>
                <w:szCs w:val="20"/>
              </w:rPr>
              <w:t>X</w:t>
            </w:r>
          </w:p>
        </w:tc>
      </w:tr>
    </w:tbl>
    <w:p w14:paraId="1AE992AE" w14:textId="592F3BCE" w:rsidR="00912FFF" w:rsidRDefault="00DA49A8" w:rsidP="00DA49A8">
      <w:pPr>
        <w:pStyle w:val="Legenda"/>
        <w:rPr>
          <w:rFonts w:ascii="Arial" w:hAnsi="Arial" w:cs="Arial"/>
          <w:color w:val="auto"/>
          <w:sz w:val="20"/>
        </w:rPr>
      </w:pPr>
      <w:bookmarkStart w:id="331" w:name="_Toc515021244"/>
      <w:r w:rsidRPr="00DA49A8">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59</w:t>
      </w:r>
      <w:r w:rsidR="00417029">
        <w:rPr>
          <w:rFonts w:ascii="Arial" w:hAnsi="Arial" w:cs="Arial"/>
          <w:color w:val="auto"/>
          <w:sz w:val="20"/>
        </w:rPr>
        <w:fldChar w:fldCharType="end"/>
      </w:r>
      <w:r w:rsidRPr="00DA49A8">
        <w:rPr>
          <w:rFonts w:ascii="Arial" w:hAnsi="Arial" w:cs="Arial"/>
          <w:color w:val="auto"/>
          <w:sz w:val="20"/>
        </w:rPr>
        <w:t xml:space="preserve">-Requisitos funcionais x requisito </w:t>
      </w:r>
      <w:proofErr w:type="gramStart"/>
      <w:r w:rsidRPr="00DA49A8">
        <w:rPr>
          <w:rFonts w:ascii="Arial" w:hAnsi="Arial" w:cs="Arial"/>
          <w:color w:val="auto"/>
          <w:sz w:val="20"/>
        </w:rPr>
        <w:t>de dados x</w:t>
      </w:r>
      <w:proofErr w:type="gramEnd"/>
      <w:r w:rsidRPr="00DA49A8">
        <w:rPr>
          <w:rFonts w:ascii="Arial" w:hAnsi="Arial" w:cs="Arial"/>
          <w:color w:val="auto"/>
          <w:sz w:val="20"/>
        </w:rPr>
        <w:t xml:space="preserve"> telas 2</w:t>
      </w:r>
      <w:bookmarkEnd w:id="331"/>
    </w:p>
    <w:p w14:paraId="01EA7B3B" w14:textId="77777777" w:rsidR="00953353" w:rsidRPr="00EA2613" w:rsidRDefault="00953353" w:rsidP="00EA2613"/>
    <w:p w14:paraId="0DACD316" w14:textId="77777777" w:rsidR="00632C4F" w:rsidRPr="00047D10" w:rsidRDefault="00692A53" w:rsidP="00D43802">
      <w:pPr>
        <w:pStyle w:val="N3"/>
        <w:outlineLvl w:val="2"/>
        <w:rPr>
          <w:rFonts w:ascii="Arial" w:hAnsi="Arial" w:cs="Arial"/>
        </w:rPr>
      </w:pPr>
      <w:bookmarkStart w:id="332" w:name="_Toc525570778"/>
      <w:r w:rsidRPr="00047D10">
        <w:rPr>
          <w:rFonts w:ascii="Arial" w:hAnsi="Arial" w:cs="Arial"/>
        </w:rPr>
        <w:t>Requisitos Funcionais X Regras de Execução</w:t>
      </w:r>
      <w:bookmarkEnd w:id="3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1076"/>
        <w:gridCol w:w="1153"/>
        <w:gridCol w:w="1153"/>
        <w:gridCol w:w="1151"/>
        <w:gridCol w:w="1151"/>
        <w:gridCol w:w="1162"/>
      </w:tblGrid>
      <w:tr w:rsidR="00261DE8" w14:paraId="7C3145A2" w14:textId="77777777" w:rsidTr="00327A9E">
        <w:trPr>
          <w:trHeight w:val="401"/>
          <w:tblHeader/>
          <w:jc w:val="center"/>
        </w:trPr>
        <w:tc>
          <w:tcPr>
            <w:tcW w:w="1224" w:type="pct"/>
            <w:tcBorders>
              <w:top w:val="nil"/>
              <w:left w:val="nil"/>
              <w:bottom w:val="single" w:sz="4" w:space="0" w:color="auto"/>
              <w:right w:val="single" w:sz="4" w:space="0" w:color="auto"/>
            </w:tcBorders>
            <w:vAlign w:val="center"/>
          </w:tcPr>
          <w:p w14:paraId="79B3CA87" w14:textId="77777777" w:rsidR="00261DE8" w:rsidRDefault="00261DE8" w:rsidP="00261DE8">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b/>
                <w:sz w:val="20"/>
                <w:szCs w:val="20"/>
              </w:rPr>
            </w:pPr>
          </w:p>
        </w:tc>
        <w:tc>
          <w:tcPr>
            <w:tcW w:w="3776" w:type="pct"/>
            <w:gridSpan w:val="6"/>
            <w:tcBorders>
              <w:left w:val="single" w:sz="4" w:space="0" w:color="auto"/>
            </w:tcBorders>
            <w:vAlign w:val="center"/>
          </w:tcPr>
          <w:p w14:paraId="0EA572C9" w14:textId="46823C9B" w:rsidR="00261DE8" w:rsidRPr="00327A9E" w:rsidRDefault="00261DE8">
            <w:pPr>
              <w:jc w:val="center"/>
              <w:rPr>
                <w:rFonts w:ascii="Arial" w:hAnsi="Arial" w:cs="Arial"/>
                <w:b/>
                <w:sz w:val="20"/>
                <w:szCs w:val="20"/>
              </w:rPr>
            </w:pPr>
            <w:r>
              <w:rPr>
                <w:rFonts w:ascii="Arial" w:hAnsi="Arial" w:cs="Arial"/>
                <w:b/>
                <w:sz w:val="20"/>
                <w:szCs w:val="20"/>
              </w:rPr>
              <w:t>Regras de Execução</w:t>
            </w:r>
          </w:p>
        </w:tc>
      </w:tr>
      <w:tr w:rsidR="00261DE8" w14:paraId="54BD8F18" w14:textId="77777777" w:rsidTr="00261DE8">
        <w:trPr>
          <w:trHeight w:val="401"/>
          <w:tblHeader/>
          <w:jc w:val="center"/>
        </w:trPr>
        <w:tc>
          <w:tcPr>
            <w:tcW w:w="1224" w:type="pct"/>
            <w:tcBorders>
              <w:top w:val="single" w:sz="4" w:space="0" w:color="auto"/>
            </w:tcBorders>
            <w:vAlign w:val="center"/>
          </w:tcPr>
          <w:p w14:paraId="4830D587" w14:textId="77777777" w:rsidR="00261DE8" w:rsidRDefault="00261DE8">
            <w:pPr>
              <w:jc w:val="center"/>
              <w:rPr>
                <w:rFonts w:ascii="Arial" w:hAnsi="Arial" w:cs="Arial"/>
                <w:b/>
                <w:sz w:val="20"/>
                <w:szCs w:val="20"/>
              </w:rPr>
            </w:pPr>
            <w:r>
              <w:rPr>
                <w:rFonts w:ascii="Arial" w:hAnsi="Arial" w:cs="Arial"/>
                <w:b/>
                <w:sz w:val="20"/>
                <w:szCs w:val="20"/>
              </w:rPr>
              <w:t>Requisitos Funcionais</w:t>
            </w:r>
          </w:p>
        </w:tc>
        <w:tc>
          <w:tcPr>
            <w:tcW w:w="593" w:type="pct"/>
            <w:vAlign w:val="center"/>
          </w:tcPr>
          <w:p w14:paraId="147C6A32" w14:textId="77777777" w:rsidR="00261DE8" w:rsidRDefault="00261DE8">
            <w:pPr>
              <w:jc w:val="center"/>
              <w:rPr>
                <w:rFonts w:ascii="Arial" w:hAnsi="Arial" w:cs="Arial"/>
                <w:sz w:val="18"/>
                <w:szCs w:val="20"/>
              </w:rPr>
            </w:pPr>
            <w:r>
              <w:rPr>
                <w:rFonts w:ascii="Arial" w:hAnsi="Arial" w:cs="Arial"/>
                <w:sz w:val="18"/>
                <w:szCs w:val="20"/>
              </w:rPr>
              <w:t>RE01</w:t>
            </w:r>
          </w:p>
        </w:tc>
        <w:tc>
          <w:tcPr>
            <w:tcW w:w="636" w:type="pct"/>
            <w:vAlign w:val="center"/>
          </w:tcPr>
          <w:p w14:paraId="0402C4F4" w14:textId="77777777" w:rsidR="00261DE8" w:rsidRDefault="00261DE8">
            <w:pPr>
              <w:jc w:val="center"/>
              <w:rPr>
                <w:rFonts w:ascii="Arial" w:hAnsi="Arial" w:cs="Arial"/>
                <w:sz w:val="18"/>
                <w:szCs w:val="20"/>
              </w:rPr>
            </w:pPr>
            <w:r>
              <w:rPr>
                <w:rFonts w:ascii="Arial" w:hAnsi="Arial" w:cs="Arial"/>
                <w:sz w:val="18"/>
                <w:szCs w:val="20"/>
              </w:rPr>
              <w:t>RE02</w:t>
            </w:r>
          </w:p>
        </w:tc>
        <w:tc>
          <w:tcPr>
            <w:tcW w:w="636" w:type="pct"/>
            <w:vAlign w:val="center"/>
          </w:tcPr>
          <w:p w14:paraId="37793962" w14:textId="34C95C4B" w:rsidR="00261DE8" w:rsidRDefault="00261DE8">
            <w:pPr>
              <w:jc w:val="center"/>
              <w:rPr>
                <w:rFonts w:ascii="Arial" w:hAnsi="Arial" w:cs="Arial"/>
                <w:sz w:val="18"/>
                <w:szCs w:val="20"/>
              </w:rPr>
            </w:pPr>
            <w:r>
              <w:rPr>
                <w:rFonts w:ascii="Arial" w:hAnsi="Arial" w:cs="Arial"/>
                <w:sz w:val="18"/>
                <w:szCs w:val="20"/>
              </w:rPr>
              <w:t>RE03</w:t>
            </w:r>
          </w:p>
        </w:tc>
        <w:tc>
          <w:tcPr>
            <w:tcW w:w="635" w:type="pct"/>
            <w:vAlign w:val="center"/>
          </w:tcPr>
          <w:p w14:paraId="1E7249D4" w14:textId="2BE6870F" w:rsidR="00261DE8" w:rsidRDefault="00261DE8">
            <w:pPr>
              <w:jc w:val="center"/>
              <w:rPr>
                <w:rFonts w:ascii="Arial" w:hAnsi="Arial" w:cs="Arial"/>
                <w:sz w:val="18"/>
                <w:szCs w:val="20"/>
              </w:rPr>
            </w:pPr>
            <w:r>
              <w:rPr>
                <w:rFonts w:ascii="Arial" w:hAnsi="Arial" w:cs="Arial"/>
                <w:sz w:val="18"/>
                <w:szCs w:val="20"/>
              </w:rPr>
              <w:t>RE04</w:t>
            </w:r>
          </w:p>
        </w:tc>
        <w:tc>
          <w:tcPr>
            <w:tcW w:w="635" w:type="pct"/>
            <w:vAlign w:val="center"/>
          </w:tcPr>
          <w:p w14:paraId="21871339" w14:textId="45D80DCF" w:rsidR="00261DE8" w:rsidRDefault="00261DE8">
            <w:pPr>
              <w:jc w:val="center"/>
              <w:rPr>
                <w:rFonts w:ascii="Arial" w:hAnsi="Arial" w:cs="Arial"/>
                <w:sz w:val="18"/>
                <w:szCs w:val="20"/>
              </w:rPr>
            </w:pPr>
            <w:r>
              <w:rPr>
                <w:rFonts w:ascii="Arial" w:hAnsi="Arial" w:cs="Arial"/>
                <w:sz w:val="18"/>
                <w:szCs w:val="20"/>
              </w:rPr>
              <w:t>RE05</w:t>
            </w:r>
          </w:p>
        </w:tc>
        <w:tc>
          <w:tcPr>
            <w:tcW w:w="642" w:type="pct"/>
            <w:vAlign w:val="center"/>
          </w:tcPr>
          <w:p w14:paraId="55F936F1" w14:textId="0C96A35B" w:rsidR="00261DE8" w:rsidRDefault="00261DE8">
            <w:pPr>
              <w:jc w:val="center"/>
              <w:rPr>
                <w:rFonts w:ascii="Arial" w:hAnsi="Arial" w:cs="Arial"/>
                <w:sz w:val="18"/>
                <w:szCs w:val="20"/>
              </w:rPr>
            </w:pPr>
            <w:r>
              <w:rPr>
                <w:rFonts w:ascii="Arial" w:hAnsi="Arial" w:cs="Arial"/>
                <w:sz w:val="18"/>
                <w:szCs w:val="20"/>
              </w:rPr>
              <w:t>RE06</w:t>
            </w:r>
          </w:p>
        </w:tc>
      </w:tr>
      <w:tr w:rsidR="00261DE8" w14:paraId="65BA4856" w14:textId="77777777" w:rsidTr="00261DE8">
        <w:trPr>
          <w:trHeight w:val="271"/>
          <w:jc w:val="center"/>
        </w:trPr>
        <w:tc>
          <w:tcPr>
            <w:tcW w:w="1224" w:type="pct"/>
            <w:vAlign w:val="center"/>
          </w:tcPr>
          <w:p w14:paraId="072779DE" w14:textId="77777777" w:rsidR="00261DE8" w:rsidRDefault="00261DE8">
            <w:pPr>
              <w:jc w:val="center"/>
              <w:rPr>
                <w:rFonts w:ascii="Arial" w:hAnsi="Arial" w:cs="Arial"/>
                <w:sz w:val="20"/>
                <w:szCs w:val="20"/>
              </w:rPr>
            </w:pPr>
            <w:r>
              <w:rPr>
                <w:rFonts w:ascii="Arial" w:hAnsi="Arial" w:cs="Arial"/>
                <w:sz w:val="20"/>
                <w:szCs w:val="20"/>
              </w:rPr>
              <w:t>[RF05]</w:t>
            </w:r>
          </w:p>
        </w:tc>
        <w:tc>
          <w:tcPr>
            <w:tcW w:w="593" w:type="pct"/>
            <w:vAlign w:val="center"/>
          </w:tcPr>
          <w:p w14:paraId="107AED94" w14:textId="77777777" w:rsidR="00261DE8" w:rsidRDefault="00261DE8">
            <w:pPr>
              <w:jc w:val="center"/>
              <w:rPr>
                <w:rFonts w:ascii="Arial" w:hAnsi="Arial" w:cs="Arial"/>
                <w:sz w:val="20"/>
                <w:szCs w:val="20"/>
              </w:rPr>
            </w:pPr>
            <w:r>
              <w:rPr>
                <w:rFonts w:ascii="Arial" w:hAnsi="Arial" w:cs="Arial"/>
                <w:sz w:val="20"/>
                <w:szCs w:val="20"/>
              </w:rPr>
              <w:t>X</w:t>
            </w:r>
          </w:p>
        </w:tc>
        <w:tc>
          <w:tcPr>
            <w:tcW w:w="636" w:type="pct"/>
            <w:vAlign w:val="center"/>
          </w:tcPr>
          <w:p w14:paraId="56F8F585" w14:textId="77777777" w:rsidR="00261DE8" w:rsidRDefault="00261DE8">
            <w:pPr>
              <w:jc w:val="center"/>
              <w:rPr>
                <w:rFonts w:ascii="Arial" w:hAnsi="Arial" w:cs="Arial"/>
                <w:sz w:val="20"/>
                <w:szCs w:val="20"/>
              </w:rPr>
            </w:pPr>
          </w:p>
        </w:tc>
        <w:tc>
          <w:tcPr>
            <w:tcW w:w="636" w:type="pct"/>
            <w:vAlign w:val="center"/>
          </w:tcPr>
          <w:p w14:paraId="36FEBE71" w14:textId="77777777" w:rsidR="00261DE8" w:rsidRDefault="00261DE8">
            <w:pPr>
              <w:jc w:val="center"/>
              <w:rPr>
                <w:rFonts w:ascii="Arial" w:hAnsi="Arial" w:cs="Arial"/>
                <w:sz w:val="20"/>
                <w:szCs w:val="20"/>
              </w:rPr>
            </w:pPr>
          </w:p>
        </w:tc>
        <w:tc>
          <w:tcPr>
            <w:tcW w:w="635" w:type="pct"/>
            <w:vAlign w:val="center"/>
          </w:tcPr>
          <w:p w14:paraId="63728D11" w14:textId="77777777" w:rsidR="00261DE8" w:rsidRDefault="00261DE8">
            <w:pPr>
              <w:jc w:val="center"/>
              <w:rPr>
                <w:rFonts w:ascii="Arial" w:hAnsi="Arial" w:cs="Arial"/>
                <w:sz w:val="20"/>
                <w:szCs w:val="20"/>
              </w:rPr>
            </w:pPr>
          </w:p>
        </w:tc>
        <w:tc>
          <w:tcPr>
            <w:tcW w:w="635" w:type="pct"/>
            <w:vAlign w:val="center"/>
          </w:tcPr>
          <w:p w14:paraId="3C9AB14C" w14:textId="77777777" w:rsidR="00261DE8" w:rsidRDefault="00261DE8">
            <w:pPr>
              <w:jc w:val="center"/>
              <w:rPr>
                <w:rFonts w:ascii="Arial" w:hAnsi="Arial" w:cs="Arial"/>
                <w:sz w:val="20"/>
                <w:szCs w:val="20"/>
              </w:rPr>
            </w:pPr>
          </w:p>
        </w:tc>
        <w:tc>
          <w:tcPr>
            <w:tcW w:w="642" w:type="pct"/>
            <w:vAlign w:val="center"/>
          </w:tcPr>
          <w:p w14:paraId="15908E93" w14:textId="77777777" w:rsidR="00261DE8" w:rsidRDefault="00261DE8">
            <w:pPr>
              <w:jc w:val="center"/>
              <w:rPr>
                <w:rFonts w:ascii="Arial" w:hAnsi="Arial" w:cs="Arial"/>
                <w:sz w:val="20"/>
                <w:szCs w:val="20"/>
              </w:rPr>
            </w:pPr>
          </w:p>
        </w:tc>
      </w:tr>
      <w:tr w:rsidR="00261DE8" w14:paraId="351B3B34" w14:textId="77777777" w:rsidTr="00261DE8">
        <w:trPr>
          <w:trHeight w:val="271"/>
          <w:jc w:val="center"/>
        </w:trPr>
        <w:tc>
          <w:tcPr>
            <w:tcW w:w="1224" w:type="pct"/>
            <w:vAlign w:val="center"/>
          </w:tcPr>
          <w:p w14:paraId="3675E827" w14:textId="77777777" w:rsidR="00261DE8" w:rsidRDefault="00261DE8">
            <w:pPr>
              <w:jc w:val="center"/>
              <w:rPr>
                <w:rFonts w:ascii="Arial" w:hAnsi="Arial" w:cs="Arial"/>
                <w:sz w:val="20"/>
                <w:szCs w:val="20"/>
              </w:rPr>
            </w:pPr>
            <w:r>
              <w:rPr>
                <w:rFonts w:ascii="Arial" w:hAnsi="Arial" w:cs="Arial"/>
                <w:sz w:val="20"/>
                <w:szCs w:val="20"/>
              </w:rPr>
              <w:t>[RF09]</w:t>
            </w:r>
          </w:p>
        </w:tc>
        <w:tc>
          <w:tcPr>
            <w:tcW w:w="593" w:type="pct"/>
            <w:vAlign w:val="center"/>
          </w:tcPr>
          <w:p w14:paraId="645802FF" w14:textId="77777777" w:rsidR="00261DE8" w:rsidRDefault="00261DE8">
            <w:pPr>
              <w:jc w:val="center"/>
              <w:rPr>
                <w:rFonts w:ascii="Arial" w:hAnsi="Arial" w:cs="Arial"/>
                <w:sz w:val="20"/>
                <w:szCs w:val="20"/>
              </w:rPr>
            </w:pPr>
          </w:p>
        </w:tc>
        <w:tc>
          <w:tcPr>
            <w:tcW w:w="636" w:type="pct"/>
            <w:vAlign w:val="center"/>
          </w:tcPr>
          <w:p w14:paraId="1F77E0E2" w14:textId="77777777" w:rsidR="00261DE8" w:rsidRDefault="00261DE8">
            <w:pPr>
              <w:jc w:val="center"/>
              <w:rPr>
                <w:rFonts w:ascii="Arial" w:hAnsi="Arial" w:cs="Arial"/>
                <w:sz w:val="20"/>
                <w:szCs w:val="20"/>
              </w:rPr>
            </w:pPr>
            <w:r>
              <w:rPr>
                <w:rFonts w:ascii="Arial" w:hAnsi="Arial" w:cs="Arial"/>
                <w:sz w:val="20"/>
                <w:szCs w:val="20"/>
              </w:rPr>
              <w:t>X</w:t>
            </w:r>
          </w:p>
        </w:tc>
        <w:tc>
          <w:tcPr>
            <w:tcW w:w="636" w:type="pct"/>
            <w:vAlign w:val="center"/>
          </w:tcPr>
          <w:p w14:paraId="3AA245F9" w14:textId="77777777" w:rsidR="00261DE8" w:rsidRDefault="00261DE8">
            <w:pPr>
              <w:jc w:val="center"/>
              <w:rPr>
                <w:rFonts w:ascii="Arial" w:hAnsi="Arial" w:cs="Arial"/>
                <w:sz w:val="20"/>
                <w:szCs w:val="20"/>
              </w:rPr>
            </w:pPr>
          </w:p>
        </w:tc>
        <w:tc>
          <w:tcPr>
            <w:tcW w:w="635" w:type="pct"/>
            <w:vAlign w:val="center"/>
          </w:tcPr>
          <w:p w14:paraId="3DB33DA1" w14:textId="77777777" w:rsidR="00261DE8" w:rsidRDefault="00261DE8">
            <w:pPr>
              <w:jc w:val="center"/>
              <w:rPr>
                <w:rFonts w:ascii="Arial" w:hAnsi="Arial" w:cs="Arial"/>
                <w:sz w:val="20"/>
                <w:szCs w:val="20"/>
              </w:rPr>
            </w:pPr>
          </w:p>
        </w:tc>
        <w:tc>
          <w:tcPr>
            <w:tcW w:w="635" w:type="pct"/>
            <w:vAlign w:val="center"/>
          </w:tcPr>
          <w:p w14:paraId="20502521" w14:textId="77777777" w:rsidR="00261DE8" w:rsidRDefault="00261DE8">
            <w:pPr>
              <w:jc w:val="center"/>
              <w:rPr>
                <w:rFonts w:ascii="Arial" w:hAnsi="Arial" w:cs="Arial"/>
                <w:sz w:val="20"/>
                <w:szCs w:val="20"/>
              </w:rPr>
            </w:pPr>
          </w:p>
        </w:tc>
        <w:tc>
          <w:tcPr>
            <w:tcW w:w="642" w:type="pct"/>
            <w:vAlign w:val="center"/>
          </w:tcPr>
          <w:p w14:paraId="3DAD1C16" w14:textId="77777777" w:rsidR="00261DE8" w:rsidRDefault="00261DE8">
            <w:pPr>
              <w:jc w:val="center"/>
              <w:rPr>
                <w:rFonts w:ascii="Arial" w:hAnsi="Arial" w:cs="Arial"/>
                <w:sz w:val="20"/>
                <w:szCs w:val="20"/>
              </w:rPr>
            </w:pPr>
          </w:p>
        </w:tc>
      </w:tr>
      <w:tr w:rsidR="00261DE8" w14:paraId="7979B744" w14:textId="77777777" w:rsidTr="00261DE8">
        <w:trPr>
          <w:trHeight w:val="271"/>
          <w:jc w:val="center"/>
        </w:trPr>
        <w:tc>
          <w:tcPr>
            <w:tcW w:w="1224" w:type="pct"/>
            <w:vAlign w:val="center"/>
          </w:tcPr>
          <w:p w14:paraId="70BB111B" w14:textId="77777777" w:rsidR="00261DE8" w:rsidRDefault="00261DE8">
            <w:pPr>
              <w:jc w:val="center"/>
              <w:rPr>
                <w:rFonts w:ascii="Arial" w:hAnsi="Arial" w:cs="Arial"/>
                <w:sz w:val="20"/>
                <w:szCs w:val="20"/>
              </w:rPr>
            </w:pPr>
            <w:r>
              <w:rPr>
                <w:rFonts w:ascii="Arial" w:hAnsi="Arial" w:cs="Arial"/>
                <w:sz w:val="20"/>
                <w:szCs w:val="20"/>
              </w:rPr>
              <w:t>[RF11]</w:t>
            </w:r>
          </w:p>
        </w:tc>
        <w:tc>
          <w:tcPr>
            <w:tcW w:w="593" w:type="pct"/>
            <w:vAlign w:val="center"/>
          </w:tcPr>
          <w:p w14:paraId="538C2322" w14:textId="77777777" w:rsidR="00261DE8" w:rsidRDefault="00261DE8">
            <w:pPr>
              <w:jc w:val="center"/>
              <w:rPr>
                <w:rFonts w:ascii="Arial" w:hAnsi="Arial" w:cs="Arial"/>
                <w:sz w:val="20"/>
                <w:szCs w:val="20"/>
              </w:rPr>
            </w:pPr>
          </w:p>
        </w:tc>
        <w:tc>
          <w:tcPr>
            <w:tcW w:w="636" w:type="pct"/>
            <w:vAlign w:val="center"/>
          </w:tcPr>
          <w:p w14:paraId="422C9F9A" w14:textId="77777777" w:rsidR="00261DE8" w:rsidRDefault="00261DE8">
            <w:pPr>
              <w:jc w:val="center"/>
              <w:rPr>
                <w:rFonts w:ascii="Arial" w:hAnsi="Arial" w:cs="Arial"/>
                <w:sz w:val="20"/>
                <w:szCs w:val="20"/>
              </w:rPr>
            </w:pPr>
          </w:p>
        </w:tc>
        <w:tc>
          <w:tcPr>
            <w:tcW w:w="636" w:type="pct"/>
            <w:vAlign w:val="center"/>
          </w:tcPr>
          <w:p w14:paraId="51289F57" w14:textId="77777777" w:rsidR="00261DE8" w:rsidRDefault="00261DE8">
            <w:pPr>
              <w:jc w:val="center"/>
              <w:rPr>
                <w:rFonts w:ascii="Arial" w:hAnsi="Arial" w:cs="Arial"/>
                <w:sz w:val="20"/>
                <w:szCs w:val="20"/>
              </w:rPr>
            </w:pPr>
          </w:p>
        </w:tc>
        <w:tc>
          <w:tcPr>
            <w:tcW w:w="635" w:type="pct"/>
            <w:vAlign w:val="center"/>
          </w:tcPr>
          <w:p w14:paraId="25117779" w14:textId="77777777" w:rsidR="00261DE8" w:rsidRDefault="00261DE8">
            <w:pPr>
              <w:jc w:val="center"/>
              <w:rPr>
                <w:rFonts w:ascii="Arial" w:hAnsi="Arial" w:cs="Arial"/>
                <w:sz w:val="20"/>
                <w:szCs w:val="20"/>
              </w:rPr>
            </w:pPr>
          </w:p>
        </w:tc>
        <w:tc>
          <w:tcPr>
            <w:tcW w:w="635" w:type="pct"/>
            <w:vAlign w:val="center"/>
          </w:tcPr>
          <w:p w14:paraId="2A211F58" w14:textId="77777777" w:rsidR="00261DE8" w:rsidRDefault="00261DE8">
            <w:pPr>
              <w:jc w:val="center"/>
              <w:rPr>
                <w:rFonts w:ascii="Arial" w:hAnsi="Arial" w:cs="Arial"/>
                <w:sz w:val="20"/>
                <w:szCs w:val="20"/>
              </w:rPr>
            </w:pPr>
          </w:p>
        </w:tc>
        <w:tc>
          <w:tcPr>
            <w:tcW w:w="642" w:type="pct"/>
            <w:vAlign w:val="center"/>
          </w:tcPr>
          <w:p w14:paraId="53BC4A42" w14:textId="77777777" w:rsidR="00261DE8" w:rsidRDefault="00261DE8">
            <w:pPr>
              <w:jc w:val="center"/>
              <w:rPr>
                <w:rFonts w:ascii="Arial" w:hAnsi="Arial" w:cs="Arial"/>
                <w:sz w:val="20"/>
                <w:szCs w:val="20"/>
              </w:rPr>
            </w:pPr>
          </w:p>
        </w:tc>
      </w:tr>
      <w:tr w:rsidR="00261DE8" w14:paraId="5002C70F" w14:textId="77777777" w:rsidTr="00261DE8">
        <w:trPr>
          <w:trHeight w:val="271"/>
          <w:jc w:val="center"/>
        </w:trPr>
        <w:tc>
          <w:tcPr>
            <w:tcW w:w="1224" w:type="pct"/>
            <w:vAlign w:val="center"/>
          </w:tcPr>
          <w:p w14:paraId="4D789E1E" w14:textId="77777777" w:rsidR="00261DE8" w:rsidRDefault="00261DE8">
            <w:pPr>
              <w:jc w:val="center"/>
              <w:rPr>
                <w:rFonts w:ascii="Arial" w:hAnsi="Arial" w:cs="Arial"/>
                <w:sz w:val="20"/>
                <w:szCs w:val="20"/>
              </w:rPr>
            </w:pPr>
            <w:r>
              <w:rPr>
                <w:rFonts w:ascii="Arial" w:hAnsi="Arial" w:cs="Arial"/>
                <w:sz w:val="20"/>
                <w:szCs w:val="20"/>
              </w:rPr>
              <w:t>[RF12]</w:t>
            </w:r>
          </w:p>
        </w:tc>
        <w:tc>
          <w:tcPr>
            <w:tcW w:w="593" w:type="pct"/>
            <w:vAlign w:val="center"/>
          </w:tcPr>
          <w:p w14:paraId="2756CCD3" w14:textId="77777777" w:rsidR="00261DE8" w:rsidRDefault="00261DE8">
            <w:pPr>
              <w:jc w:val="center"/>
              <w:rPr>
                <w:rFonts w:ascii="Arial" w:hAnsi="Arial" w:cs="Arial"/>
                <w:sz w:val="20"/>
                <w:szCs w:val="20"/>
              </w:rPr>
            </w:pPr>
          </w:p>
        </w:tc>
        <w:tc>
          <w:tcPr>
            <w:tcW w:w="636" w:type="pct"/>
            <w:vAlign w:val="center"/>
          </w:tcPr>
          <w:p w14:paraId="47FC9205" w14:textId="77777777" w:rsidR="00261DE8" w:rsidRDefault="00261DE8">
            <w:pPr>
              <w:jc w:val="center"/>
              <w:rPr>
                <w:rFonts w:ascii="Arial" w:hAnsi="Arial" w:cs="Arial"/>
                <w:sz w:val="20"/>
                <w:szCs w:val="20"/>
              </w:rPr>
            </w:pPr>
          </w:p>
        </w:tc>
        <w:tc>
          <w:tcPr>
            <w:tcW w:w="636" w:type="pct"/>
            <w:vAlign w:val="center"/>
          </w:tcPr>
          <w:p w14:paraId="5DB48369" w14:textId="77777777" w:rsidR="00261DE8" w:rsidRDefault="00261DE8">
            <w:pPr>
              <w:jc w:val="center"/>
              <w:rPr>
                <w:rFonts w:ascii="Arial" w:hAnsi="Arial" w:cs="Arial"/>
                <w:sz w:val="20"/>
                <w:szCs w:val="20"/>
              </w:rPr>
            </w:pPr>
            <w:r>
              <w:rPr>
                <w:rFonts w:ascii="Arial" w:hAnsi="Arial" w:cs="Arial"/>
                <w:sz w:val="20"/>
                <w:szCs w:val="20"/>
              </w:rPr>
              <w:t>X</w:t>
            </w:r>
          </w:p>
        </w:tc>
        <w:tc>
          <w:tcPr>
            <w:tcW w:w="635" w:type="pct"/>
            <w:vAlign w:val="center"/>
          </w:tcPr>
          <w:p w14:paraId="494C7863" w14:textId="77777777" w:rsidR="00261DE8" w:rsidRDefault="00261DE8">
            <w:pPr>
              <w:jc w:val="center"/>
              <w:rPr>
                <w:rFonts w:ascii="Arial" w:hAnsi="Arial" w:cs="Arial"/>
                <w:sz w:val="20"/>
                <w:szCs w:val="20"/>
              </w:rPr>
            </w:pPr>
          </w:p>
        </w:tc>
        <w:tc>
          <w:tcPr>
            <w:tcW w:w="635" w:type="pct"/>
            <w:vAlign w:val="center"/>
          </w:tcPr>
          <w:p w14:paraId="15B355E5" w14:textId="77777777" w:rsidR="00261DE8" w:rsidRDefault="00261DE8">
            <w:pPr>
              <w:jc w:val="center"/>
              <w:rPr>
                <w:rFonts w:ascii="Arial" w:hAnsi="Arial" w:cs="Arial"/>
                <w:sz w:val="20"/>
                <w:szCs w:val="20"/>
              </w:rPr>
            </w:pPr>
          </w:p>
        </w:tc>
        <w:tc>
          <w:tcPr>
            <w:tcW w:w="642" w:type="pct"/>
            <w:vAlign w:val="center"/>
          </w:tcPr>
          <w:p w14:paraId="1BF2E332" w14:textId="77777777" w:rsidR="00261DE8" w:rsidRDefault="00261DE8">
            <w:pPr>
              <w:jc w:val="center"/>
              <w:rPr>
                <w:rFonts w:ascii="Arial" w:hAnsi="Arial" w:cs="Arial"/>
                <w:sz w:val="20"/>
                <w:szCs w:val="20"/>
              </w:rPr>
            </w:pPr>
          </w:p>
        </w:tc>
      </w:tr>
      <w:tr w:rsidR="00261DE8" w14:paraId="3FE99ACC" w14:textId="77777777" w:rsidTr="00261DE8">
        <w:trPr>
          <w:trHeight w:val="271"/>
          <w:jc w:val="center"/>
        </w:trPr>
        <w:tc>
          <w:tcPr>
            <w:tcW w:w="1224" w:type="pct"/>
            <w:vAlign w:val="center"/>
          </w:tcPr>
          <w:p w14:paraId="159B78BF" w14:textId="77777777" w:rsidR="00261DE8" w:rsidRDefault="00261DE8">
            <w:pPr>
              <w:jc w:val="center"/>
              <w:rPr>
                <w:rFonts w:ascii="Arial" w:hAnsi="Arial" w:cs="Arial"/>
                <w:sz w:val="20"/>
                <w:szCs w:val="20"/>
              </w:rPr>
            </w:pPr>
            <w:r>
              <w:rPr>
                <w:rFonts w:ascii="Arial" w:hAnsi="Arial" w:cs="Arial"/>
                <w:sz w:val="20"/>
                <w:szCs w:val="20"/>
              </w:rPr>
              <w:t>[RF13]</w:t>
            </w:r>
          </w:p>
        </w:tc>
        <w:tc>
          <w:tcPr>
            <w:tcW w:w="593" w:type="pct"/>
            <w:vAlign w:val="center"/>
          </w:tcPr>
          <w:p w14:paraId="0873F941" w14:textId="77777777" w:rsidR="00261DE8" w:rsidRDefault="00261DE8">
            <w:pPr>
              <w:jc w:val="center"/>
              <w:rPr>
                <w:rFonts w:ascii="Arial" w:hAnsi="Arial" w:cs="Arial"/>
                <w:sz w:val="20"/>
                <w:szCs w:val="20"/>
              </w:rPr>
            </w:pPr>
          </w:p>
        </w:tc>
        <w:tc>
          <w:tcPr>
            <w:tcW w:w="636" w:type="pct"/>
            <w:vAlign w:val="center"/>
          </w:tcPr>
          <w:p w14:paraId="642DD920" w14:textId="77777777" w:rsidR="00261DE8" w:rsidRDefault="00261DE8">
            <w:pPr>
              <w:jc w:val="center"/>
              <w:rPr>
                <w:rFonts w:ascii="Arial" w:hAnsi="Arial" w:cs="Arial"/>
                <w:sz w:val="20"/>
                <w:szCs w:val="20"/>
              </w:rPr>
            </w:pPr>
          </w:p>
        </w:tc>
        <w:tc>
          <w:tcPr>
            <w:tcW w:w="636" w:type="pct"/>
            <w:vAlign w:val="center"/>
          </w:tcPr>
          <w:p w14:paraId="7950A0D8" w14:textId="77777777" w:rsidR="00261DE8" w:rsidRDefault="00261DE8">
            <w:pPr>
              <w:jc w:val="center"/>
              <w:rPr>
                <w:rFonts w:ascii="Arial" w:hAnsi="Arial" w:cs="Arial"/>
                <w:sz w:val="20"/>
                <w:szCs w:val="20"/>
              </w:rPr>
            </w:pPr>
          </w:p>
        </w:tc>
        <w:tc>
          <w:tcPr>
            <w:tcW w:w="635" w:type="pct"/>
            <w:vAlign w:val="center"/>
          </w:tcPr>
          <w:p w14:paraId="5D0EDDB6" w14:textId="77777777" w:rsidR="00261DE8" w:rsidRDefault="00261DE8">
            <w:pPr>
              <w:jc w:val="center"/>
              <w:rPr>
                <w:rFonts w:ascii="Arial" w:hAnsi="Arial" w:cs="Arial"/>
                <w:sz w:val="20"/>
                <w:szCs w:val="20"/>
              </w:rPr>
            </w:pPr>
          </w:p>
        </w:tc>
        <w:tc>
          <w:tcPr>
            <w:tcW w:w="635" w:type="pct"/>
            <w:vAlign w:val="center"/>
          </w:tcPr>
          <w:p w14:paraId="1E5C855B" w14:textId="77777777" w:rsidR="00261DE8" w:rsidRDefault="00261DE8">
            <w:pPr>
              <w:jc w:val="center"/>
              <w:rPr>
                <w:rFonts w:ascii="Arial" w:hAnsi="Arial" w:cs="Arial"/>
                <w:sz w:val="20"/>
                <w:szCs w:val="20"/>
              </w:rPr>
            </w:pPr>
          </w:p>
        </w:tc>
        <w:tc>
          <w:tcPr>
            <w:tcW w:w="642" w:type="pct"/>
            <w:vAlign w:val="center"/>
          </w:tcPr>
          <w:p w14:paraId="5E74BFA9" w14:textId="77777777" w:rsidR="00261DE8" w:rsidRDefault="00261DE8">
            <w:pPr>
              <w:jc w:val="center"/>
              <w:rPr>
                <w:rFonts w:ascii="Arial" w:hAnsi="Arial" w:cs="Arial"/>
                <w:sz w:val="20"/>
                <w:szCs w:val="20"/>
              </w:rPr>
            </w:pPr>
          </w:p>
        </w:tc>
      </w:tr>
      <w:tr w:rsidR="00261DE8" w14:paraId="7774874F" w14:textId="77777777" w:rsidTr="00261DE8">
        <w:trPr>
          <w:trHeight w:val="271"/>
          <w:jc w:val="center"/>
        </w:trPr>
        <w:tc>
          <w:tcPr>
            <w:tcW w:w="1224" w:type="pct"/>
            <w:vAlign w:val="center"/>
          </w:tcPr>
          <w:p w14:paraId="7FE46D3B" w14:textId="77777777" w:rsidR="00261DE8" w:rsidRDefault="00261DE8">
            <w:pPr>
              <w:jc w:val="center"/>
              <w:rPr>
                <w:rFonts w:ascii="Arial" w:hAnsi="Arial" w:cs="Arial"/>
                <w:sz w:val="20"/>
                <w:szCs w:val="20"/>
              </w:rPr>
            </w:pPr>
            <w:r>
              <w:rPr>
                <w:rFonts w:ascii="Arial" w:hAnsi="Arial" w:cs="Arial"/>
                <w:sz w:val="20"/>
                <w:szCs w:val="20"/>
              </w:rPr>
              <w:t>[RF15]</w:t>
            </w:r>
          </w:p>
        </w:tc>
        <w:tc>
          <w:tcPr>
            <w:tcW w:w="593" w:type="pct"/>
            <w:vAlign w:val="center"/>
          </w:tcPr>
          <w:p w14:paraId="793F6A90" w14:textId="77777777" w:rsidR="00261DE8" w:rsidRDefault="00261DE8">
            <w:pPr>
              <w:jc w:val="center"/>
              <w:rPr>
                <w:rFonts w:ascii="Arial" w:hAnsi="Arial" w:cs="Arial"/>
                <w:sz w:val="20"/>
                <w:szCs w:val="20"/>
              </w:rPr>
            </w:pPr>
          </w:p>
        </w:tc>
        <w:tc>
          <w:tcPr>
            <w:tcW w:w="636" w:type="pct"/>
            <w:vAlign w:val="center"/>
          </w:tcPr>
          <w:p w14:paraId="10E81984" w14:textId="77777777" w:rsidR="00261DE8" w:rsidRDefault="00261DE8">
            <w:pPr>
              <w:jc w:val="center"/>
              <w:rPr>
                <w:rFonts w:ascii="Arial" w:hAnsi="Arial" w:cs="Arial"/>
                <w:sz w:val="20"/>
                <w:szCs w:val="20"/>
              </w:rPr>
            </w:pPr>
          </w:p>
        </w:tc>
        <w:tc>
          <w:tcPr>
            <w:tcW w:w="636" w:type="pct"/>
            <w:vAlign w:val="center"/>
          </w:tcPr>
          <w:p w14:paraId="102D1A04" w14:textId="77777777" w:rsidR="00261DE8" w:rsidRDefault="00261DE8">
            <w:pPr>
              <w:jc w:val="center"/>
              <w:rPr>
                <w:rFonts w:ascii="Arial" w:hAnsi="Arial" w:cs="Arial"/>
                <w:sz w:val="20"/>
                <w:szCs w:val="20"/>
              </w:rPr>
            </w:pPr>
          </w:p>
        </w:tc>
        <w:tc>
          <w:tcPr>
            <w:tcW w:w="635" w:type="pct"/>
            <w:vAlign w:val="center"/>
          </w:tcPr>
          <w:p w14:paraId="4DCBC36D" w14:textId="77777777" w:rsidR="00261DE8" w:rsidRDefault="00261DE8">
            <w:pPr>
              <w:jc w:val="center"/>
              <w:rPr>
                <w:rFonts w:ascii="Arial" w:hAnsi="Arial" w:cs="Arial"/>
                <w:sz w:val="20"/>
                <w:szCs w:val="20"/>
              </w:rPr>
            </w:pPr>
            <w:r>
              <w:rPr>
                <w:rFonts w:ascii="Arial" w:hAnsi="Arial" w:cs="Arial"/>
                <w:sz w:val="20"/>
                <w:szCs w:val="20"/>
              </w:rPr>
              <w:t>X</w:t>
            </w:r>
          </w:p>
        </w:tc>
        <w:tc>
          <w:tcPr>
            <w:tcW w:w="635" w:type="pct"/>
            <w:vAlign w:val="center"/>
          </w:tcPr>
          <w:p w14:paraId="1D1508D6" w14:textId="77777777" w:rsidR="00261DE8" w:rsidRDefault="00261DE8">
            <w:pPr>
              <w:jc w:val="center"/>
              <w:rPr>
                <w:rFonts w:ascii="Arial" w:hAnsi="Arial" w:cs="Arial"/>
                <w:sz w:val="20"/>
                <w:szCs w:val="20"/>
              </w:rPr>
            </w:pPr>
          </w:p>
        </w:tc>
        <w:tc>
          <w:tcPr>
            <w:tcW w:w="642" w:type="pct"/>
            <w:vAlign w:val="center"/>
          </w:tcPr>
          <w:p w14:paraId="4B00C438" w14:textId="77777777" w:rsidR="00261DE8" w:rsidRDefault="00261DE8">
            <w:pPr>
              <w:jc w:val="center"/>
              <w:rPr>
                <w:rFonts w:ascii="Arial" w:hAnsi="Arial" w:cs="Arial"/>
                <w:sz w:val="20"/>
                <w:szCs w:val="20"/>
              </w:rPr>
            </w:pPr>
          </w:p>
        </w:tc>
      </w:tr>
      <w:tr w:rsidR="00261DE8" w14:paraId="7740C8D8" w14:textId="77777777" w:rsidTr="00261DE8">
        <w:trPr>
          <w:trHeight w:val="271"/>
          <w:jc w:val="center"/>
        </w:trPr>
        <w:tc>
          <w:tcPr>
            <w:tcW w:w="1224" w:type="pct"/>
            <w:vAlign w:val="center"/>
          </w:tcPr>
          <w:p w14:paraId="4C77E247" w14:textId="77777777" w:rsidR="00261DE8" w:rsidRDefault="00261DE8">
            <w:pPr>
              <w:jc w:val="center"/>
              <w:rPr>
                <w:rFonts w:ascii="Arial" w:hAnsi="Arial" w:cs="Arial"/>
                <w:sz w:val="20"/>
                <w:szCs w:val="20"/>
              </w:rPr>
            </w:pPr>
            <w:r>
              <w:rPr>
                <w:rFonts w:ascii="Arial" w:hAnsi="Arial" w:cs="Arial"/>
                <w:sz w:val="20"/>
                <w:szCs w:val="20"/>
              </w:rPr>
              <w:t>[RF20]</w:t>
            </w:r>
          </w:p>
        </w:tc>
        <w:tc>
          <w:tcPr>
            <w:tcW w:w="593" w:type="pct"/>
            <w:vAlign w:val="center"/>
          </w:tcPr>
          <w:p w14:paraId="2E308BF2" w14:textId="77777777" w:rsidR="00261DE8" w:rsidRDefault="00261DE8">
            <w:pPr>
              <w:rPr>
                <w:rFonts w:ascii="Arial" w:hAnsi="Arial" w:cs="Arial"/>
                <w:sz w:val="20"/>
                <w:szCs w:val="20"/>
              </w:rPr>
            </w:pPr>
          </w:p>
        </w:tc>
        <w:tc>
          <w:tcPr>
            <w:tcW w:w="636" w:type="pct"/>
            <w:vAlign w:val="center"/>
          </w:tcPr>
          <w:p w14:paraId="177587B3" w14:textId="77777777" w:rsidR="00261DE8" w:rsidRDefault="00261DE8">
            <w:pPr>
              <w:rPr>
                <w:rFonts w:ascii="Arial" w:hAnsi="Arial" w:cs="Arial"/>
                <w:sz w:val="20"/>
                <w:szCs w:val="20"/>
              </w:rPr>
            </w:pPr>
          </w:p>
        </w:tc>
        <w:tc>
          <w:tcPr>
            <w:tcW w:w="636" w:type="pct"/>
            <w:vAlign w:val="center"/>
          </w:tcPr>
          <w:p w14:paraId="439BE222" w14:textId="77777777" w:rsidR="00261DE8" w:rsidRDefault="00261DE8">
            <w:pPr>
              <w:rPr>
                <w:rFonts w:ascii="Arial" w:hAnsi="Arial" w:cs="Arial"/>
                <w:sz w:val="20"/>
                <w:szCs w:val="20"/>
              </w:rPr>
            </w:pPr>
          </w:p>
        </w:tc>
        <w:tc>
          <w:tcPr>
            <w:tcW w:w="635" w:type="pct"/>
            <w:vAlign w:val="center"/>
          </w:tcPr>
          <w:p w14:paraId="637E8893" w14:textId="77777777" w:rsidR="00261DE8" w:rsidRDefault="00261DE8">
            <w:pPr>
              <w:rPr>
                <w:rFonts w:ascii="Arial" w:hAnsi="Arial" w:cs="Arial"/>
                <w:sz w:val="20"/>
                <w:szCs w:val="20"/>
              </w:rPr>
            </w:pPr>
          </w:p>
        </w:tc>
        <w:tc>
          <w:tcPr>
            <w:tcW w:w="635" w:type="pct"/>
            <w:vAlign w:val="center"/>
          </w:tcPr>
          <w:p w14:paraId="084A5EF9" w14:textId="77777777" w:rsidR="00261DE8" w:rsidRDefault="00261DE8">
            <w:pPr>
              <w:jc w:val="center"/>
              <w:rPr>
                <w:rFonts w:ascii="Arial" w:hAnsi="Arial" w:cs="Arial"/>
                <w:sz w:val="20"/>
                <w:szCs w:val="20"/>
              </w:rPr>
            </w:pPr>
            <w:r>
              <w:rPr>
                <w:rFonts w:ascii="Arial" w:hAnsi="Arial" w:cs="Arial"/>
                <w:sz w:val="20"/>
              </w:rPr>
              <w:t>X</w:t>
            </w:r>
          </w:p>
        </w:tc>
        <w:tc>
          <w:tcPr>
            <w:tcW w:w="642" w:type="pct"/>
            <w:vAlign w:val="center"/>
          </w:tcPr>
          <w:p w14:paraId="282A3BB1" w14:textId="77777777" w:rsidR="00261DE8" w:rsidRDefault="00261DE8">
            <w:pPr>
              <w:rPr>
                <w:rFonts w:ascii="Arial" w:hAnsi="Arial" w:cs="Arial"/>
                <w:sz w:val="20"/>
                <w:szCs w:val="20"/>
              </w:rPr>
            </w:pPr>
          </w:p>
        </w:tc>
      </w:tr>
      <w:tr w:rsidR="00261DE8" w14:paraId="34A4D79D" w14:textId="77777777" w:rsidTr="00261DE8">
        <w:trPr>
          <w:trHeight w:val="271"/>
          <w:jc w:val="center"/>
        </w:trPr>
        <w:tc>
          <w:tcPr>
            <w:tcW w:w="1224" w:type="pct"/>
            <w:vAlign w:val="center"/>
          </w:tcPr>
          <w:p w14:paraId="0B65F49E" w14:textId="77777777" w:rsidR="00261DE8" w:rsidRDefault="00261DE8">
            <w:pPr>
              <w:jc w:val="center"/>
              <w:rPr>
                <w:rFonts w:ascii="Arial" w:hAnsi="Arial" w:cs="Arial"/>
                <w:sz w:val="20"/>
              </w:rPr>
            </w:pPr>
            <w:r>
              <w:rPr>
                <w:rFonts w:ascii="Arial" w:hAnsi="Arial" w:cs="Arial"/>
                <w:sz w:val="20"/>
                <w:szCs w:val="20"/>
              </w:rPr>
              <w:t>[RF22]</w:t>
            </w:r>
          </w:p>
        </w:tc>
        <w:tc>
          <w:tcPr>
            <w:tcW w:w="593" w:type="pct"/>
            <w:vAlign w:val="center"/>
          </w:tcPr>
          <w:p w14:paraId="61660579" w14:textId="77777777" w:rsidR="00261DE8" w:rsidRDefault="00261DE8">
            <w:pPr>
              <w:rPr>
                <w:rFonts w:ascii="Arial" w:hAnsi="Arial" w:cs="Arial"/>
                <w:sz w:val="20"/>
              </w:rPr>
            </w:pPr>
          </w:p>
        </w:tc>
        <w:tc>
          <w:tcPr>
            <w:tcW w:w="636" w:type="pct"/>
            <w:vAlign w:val="center"/>
          </w:tcPr>
          <w:p w14:paraId="21ECD604" w14:textId="77777777" w:rsidR="00261DE8" w:rsidRDefault="00261DE8">
            <w:pPr>
              <w:rPr>
                <w:rFonts w:ascii="Arial" w:hAnsi="Arial" w:cs="Arial"/>
                <w:sz w:val="20"/>
              </w:rPr>
            </w:pPr>
          </w:p>
        </w:tc>
        <w:tc>
          <w:tcPr>
            <w:tcW w:w="636" w:type="pct"/>
            <w:vAlign w:val="center"/>
          </w:tcPr>
          <w:p w14:paraId="0FFCD59A" w14:textId="77777777" w:rsidR="00261DE8" w:rsidRDefault="00261DE8">
            <w:pPr>
              <w:rPr>
                <w:rFonts w:ascii="Arial" w:hAnsi="Arial" w:cs="Arial"/>
                <w:sz w:val="20"/>
              </w:rPr>
            </w:pPr>
          </w:p>
        </w:tc>
        <w:tc>
          <w:tcPr>
            <w:tcW w:w="635" w:type="pct"/>
            <w:vAlign w:val="center"/>
          </w:tcPr>
          <w:p w14:paraId="67D50FA1" w14:textId="77777777" w:rsidR="00261DE8" w:rsidRDefault="00261DE8">
            <w:pPr>
              <w:rPr>
                <w:rFonts w:ascii="Arial" w:hAnsi="Arial" w:cs="Arial"/>
                <w:sz w:val="20"/>
              </w:rPr>
            </w:pPr>
          </w:p>
        </w:tc>
        <w:tc>
          <w:tcPr>
            <w:tcW w:w="635" w:type="pct"/>
            <w:vAlign w:val="center"/>
          </w:tcPr>
          <w:p w14:paraId="73C58381" w14:textId="77777777" w:rsidR="00261DE8" w:rsidRDefault="00261DE8">
            <w:pPr>
              <w:rPr>
                <w:rFonts w:ascii="Arial" w:hAnsi="Arial" w:cs="Arial"/>
                <w:sz w:val="20"/>
              </w:rPr>
            </w:pPr>
          </w:p>
        </w:tc>
        <w:tc>
          <w:tcPr>
            <w:tcW w:w="642" w:type="pct"/>
            <w:vAlign w:val="center"/>
          </w:tcPr>
          <w:p w14:paraId="7B52DAE7" w14:textId="77777777" w:rsidR="00261DE8" w:rsidRDefault="00261DE8">
            <w:pPr>
              <w:jc w:val="center"/>
              <w:rPr>
                <w:rFonts w:ascii="Arial" w:hAnsi="Arial" w:cs="Arial"/>
                <w:sz w:val="20"/>
              </w:rPr>
            </w:pPr>
            <w:r>
              <w:rPr>
                <w:rFonts w:ascii="Arial" w:hAnsi="Arial" w:cs="Arial"/>
                <w:sz w:val="20"/>
              </w:rPr>
              <w:t>X</w:t>
            </w:r>
          </w:p>
        </w:tc>
      </w:tr>
      <w:tr w:rsidR="00261DE8" w14:paraId="0E58CC93" w14:textId="77777777" w:rsidTr="00261DE8">
        <w:trPr>
          <w:trHeight w:val="271"/>
          <w:jc w:val="center"/>
        </w:trPr>
        <w:tc>
          <w:tcPr>
            <w:tcW w:w="1224" w:type="pct"/>
            <w:vAlign w:val="center"/>
          </w:tcPr>
          <w:p w14:paraId="32F07A14" w14:textId="77777777" w:rsidR="00261DE8" w:rsidRDefault="00261DE8">
            <w:pPr>
              <w:jc w:val="center"/>
              <w:rPr>
                <w:rFonts w:ascii="Arial" w:hAnsi="Arial" w:cs="Arial"/>
                <w:sz w:val="20"/>
              </w:rPr>
            </w:pPr>
            <w:r>
              <w:rPr>
                <w:rFonts w:ascii="Arial" w:hAnsi="Arial" w:cs="Arial"/>
                <w:sz w:val="20"/>
                <w:szCs w:val="20"/>
              </w:rPr>
              <w:t>[RF23]</w:t>
            </w:r>
          </w:p>
        </w:tc>
        <w:tc>
          <w:tcPr>
            <w:tcW w:w="593" w:type="pct"/>
            <w:vAlign w:val="center"/>
          </w:tcPr>
          <w:p w14:paraId="4E881526" w14:textId="77777777" w:rsidR="00261DE8" w:rsidRDefault="00261DE8">
            <w:pPr>
              <w:rPr>
                <w:rFonts w:ascii="Arial" w:hAnsi="Arial" w:cs="Arial"/>
                <w:sz w:val="20"/>
              </w:rPr>
            </w:pPr>
          </w:p>
        </w:tc>
        <w:tc>
          <w:tcPr>
            <w:tcW w:w="636" w:type="pct"/>
            <w:vAlign w:val="center"/>
          </w:tcPr>
          <w:p w14:paraId="55A0425F" w14:textId="77777777" w:rsidR="00261DE8" w:rsidRDefault="00261DE8">
            <w:pPr>
              <w:rPr>
                <w:rFonts w:ascii="Arial" w:hAnsi="Arial" w:cs="Arial"/>
                <w:sz w:val="20"/>
              </w:rPr>
            </w:pPr>
          </w:p>
        </w:tc>
        <w:tc>
          <w:tcPr>
            <w:tcW w:w="636" w:type="pct"/>
            <w:vAlign w:val="center"/>
          </w:tcPr>
          <w:p w14:paraId="456C5FB8" w14:textId="77777777" w:rsidR="00261DE8" w:rsidRDefault="00261DE8">
            <w:pPr>
              <w:rPr>
                <w:rFonts w:ascii="Arial" w:hAnsi="Arial" w:cs="Arial"/>
                <w:sz w:val="20"/>
              </w:rPr>
            </w:pPr>
          </w:p>
        </w:tc>
        <w:tc>
          <w:tcPr>
            <w:tcW w:w="635" w:type="pct"/>
            <w:vAlign w:val="center"/>
          </w:tcPr>
          <w:p w14:paraId="5B632BCC" w14:textId="77777777" w:rsidR="00261DE8" w:rsidRDefault="00261DE8">
            <w:pPr>
              <w:rPr>
                <w:rFonts w:ascii="Arial" w:hAnsi="Arial" w:cs="Arial"/>
                <w:sz w:val="20"/>
              </w:rPr>
            </w:pPr>
          </w:p>
        </w:tc>
        <w:tc>
          <w:tcPr>
            <w:tcW w:w="635" w:type="pct"/>
            <w:vAlign w:val="center"/>
          </w:tcPr>
          <w:p w14:paraId="069427CD" w14:textId="77777777" w:rsidR="00261DE8" w:rsidRDefault="00261DE8">
            <w:pPr>
              <w:rPr>
                <w:rFonts w:ascii="Arial" w:hAnsi="Arial" w:cs="Arial"/>
                <w:sz w:val="20"/>
              </w:rPr>
            </w:pPr>
          </w:p>
        </w:tc>
        <w:tc>
          <w:tcPr>
            <w:tcW w:w="642" w:type="pct"/>
            <w:vAlign w:val="center"/>
          </w:tcPr>
          <w:p w14:paraId="7CC78C28" w14:textId="77777777" w:rsidR="00261DE8" w:rsidRDefault="00261DE8">
            <w:pPr>
              <w:jc w:val="center"/>
              <w:rPr>
                <w:rFonts w:ascii="Arial" w:hAnsi="Arial" w:cs="Arial"/>
                <w:sz w:val="20"/>
              </w:rPr>
            </w:pPr>
            <w:r>
              <w:rPr>
                <w:rFonts w:ascii="Arial" w:hAnsi="Arial" w:cs="Arial"/>
                <w:sz w:val="20"/>
              </w:rPr>
              <w:t>X</w:t>
            </w:r>
          </w:p>
        </w:tc>
      </w:tr>
      <w:tr w:rsidR="00261DE8" w14:paraId="358A1C79" w14:textId="77777777" w:rsidTr="00261DE8">
        <w:trPr>
          <w:trHeight w:val="271"/>
          <w:jc w:val="center"/>
        </w:trPr>
        <w:tc>
          <w:tcPr>
            <w:tcW w:w="1224" w:type="pct"/>
            <w:vAlign w:val="center"/>
          </w:tcPr>
          <w:p w14:paraId="7FACE88F" w14:textId="77777777" w:rsidR="00261DE8" w:rsidRDefault="00261DE8">
            <w:pPr>
              <w:jc w:val="center"/>
              <w:rPr>
                <w:rFonts w:ascii="Arial" w:hAnsi="Arial" w:cs="Arial"/>
                <w:sz w:val="20"/>
              </w:rPr>
            </w:pPr>
            <w:r>
              <w:rPr>
                <w:rFonts w:ascii="Arial" w:hAnsi="Arial" w:cs="Arial"/>
                <w:sz w:val="20"/>
                <w:szCs w:val="20"/>
              </w:rPr>
              <w:t>[RF26]</w:t>
            </w:r>
          </w:p>
        </w:tc>
        <w:tc>
          <w:tcPr>
            <w:tcW w:w="593" w:type="pct"/>
            <w:vAlign w:val="center"/>
          </w:tcPr>
          <w:p w14:paraId="2762A8E4" w14:textId="77777777" w:rsidR="00261DE8" w:rsidRDefault="00261DE8">
            <w:pPr>
              <w:rPr>
                <w:rFonts w:ascii="Arial" w:hAnsi="Arial" w:cs="Arial"/>
                <w:sz w:val="20"/>
              </w:rPr>
            </w:pPr>
          </w:p>
        </w:tc>
        <w:tc>
          <w:tcPr>
            <w:tcW w:w="636" w:type="pct"/>
            <w:vAlign w:val="center"/>
          </w:tcPr>
          <w:p w14:paraId="0EF5FEE2" w14:textId="77777777" w:rsidR="00261DE8" w:rsidRDefault="00261DE8">
            <w:pPr>
              <w:rPr>
                <w:rFonts w:ascii="Arial" w:hAnsi="Arial" w:cs="Arial"/>
                <w:sz w:val="20"/>
              </w:rPr>
            </w:pPr>
          </w:p>
        </w:tc>
        <w:tc>
          <w:tcPr>
            <w:tcW w:w="636" w:type="pct"/>
            <w:vAlign w:val="center"/>
          </w:tcPr>
          <w:p w14:paraId="4457A241" w14:textId="77777777" w:rsidR="00261DE8" w:rsidRDefault="00261DE8">
            <w:pPr>
              <w:rPr>
                <w:rFonts w:ascii="Arial" w:hAnsi="Arial" w:cs="Arial"/>
                <w:sz w:val="20"/>
              </w:rPr>
            </w:pPr>
          </w:p>
        </w:tc>
        <w:tc>
          <w:tcPr>
            <w:tcW w:w="635" w:type="pct"/>
            <w:vAlign w:val="center"/>
          </w:tcPr>
          <w:p w14:paraId="0592A769" w14:textId="77777777" w:rsidR="00261DE8" w:rsidRDefault="00261DE8">
            <w:pPr>
              <w:rPr>
                <w:rFonts w:ascii="Arial" w:hAnsi="Arial" w:cs="Arial"/>
                <w:sz w:val="20"/>
              </w:rPr>
            </w:pPr>
          </w:p>
        </w:tc>
        <w:tc>
          <w:tcPr>
            <w:tcW w:w="635" w:type="pct"/>
            <w:vAlign w:val="center"/>
          </w:tcPr>
          <w:p w14:paraId="662D2C9A" w14:textId="77777777" w:rsidR="00261DE8" w:rsidRDefault="00261DE8">
            <w:pPr>
              <w:rPr>
                <w:rFonts w:ascii="Arial" w:hAnsi="Arial" w:cs="Arial"/>
                <w:sz w:val="20"/>
              </w:rPr>
            </w:pPr>
          </w:p>
        </w:tc>
        <w:tc>
          <w:tcPr>
            <w:tcW w:w="642" w:type="pct"/>
            <w:vAlign w:val="center"/>
          </w:tcPr>
          <w:p w14:paraId="6E14F865" w14:textId="77777777" w:rsidR="00261DE8" w:rsidRDefault="00261DE8" w:rsidP="00DA49A8">
            <w:pPr>
              <w:keepNext/>
              <w:jc w:val="center"/>
              <w:rPr>
                <w:rFonts w:ascii="Arial" w:hAnsi="Arial" w:cs="Arial"/>
                <w:sz w:val="20"/>
              </w:rPr>
            </w:pPr>
            <w:r>
              <w:rPr>
                <w:rFonts w:ascii="Arial" w:hAnsi="Arial" w:cs="Arial"/>
                <w:sz w:val="20"/>
              </w:rPr>
              <w:t>X</w:t>
            </w:r>
          </w:p>
        </w:tc>
      </w:tr>
    </w:tbl>
    <w:p w14:paraId="0E732973" w14:textId="0EF0C519" w:rsidR="00632C4F" w:rsidRDefault="00DA49A8" w:rsidP="00DA49A8">
      <w:pPr>
        <w:pStyle w:val="Legenda"/>
        <w:rPr>
          <w:rFonts w:ascii="Arial" w:hAnsi="Arial" w:cs="Arial"/>
          <w:color w:val="auto"/>
          <w:sz w:val="20"/>
        </w:rPr>
      </w:pPr>
      <w:bookmarkStart w:id="333" w:name="_Toc515021245"/>
      <w:r w:rsidRPr="00DA49A8">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60</w:t>
      </w:r>
      <w:r w:rsidR="00417029">
        <w:rPr>
          <w:rFonts w:ascii="Arial" w:hAnsi="Arial" w:cs="Arial"/>
          <w:color w:val="auto"/>
          <w:sz w:val="20"/>
        </w:rPr>
        <w:fldChar w:fldCharType="end"/>
      </w:r>
      <w:r w:rsidRPr="00DA49A8">
        <w:rPr>
          <w:rFonts w:ascii="Arial" w:hAnsi="Arial" w:cs="Arial"/>
          <w:color w:val="auto"/>
          <w:sz w:val="20"/>
        </w:rPr>
        <w:t>-Requisitos funcionais x regras de execução</w:t>
      </w:r>
      <w:bookmarkEnd w:id="333"/>
    </w:p>
    <w:p w14:paraId="0C1E9D17" w14:textId="77777777" w:rsidR="00190593" w:rsidRPr="00190593" w:rsidRDefault="00190593" w:rsidP="00190593"/>
    <w:p w14:paraId="7309CBEF" w14:textId="77777777" w:rsidR="00632C4F" w:rsidRPr="002E3358" w:rsidRDefault="00692A53" w:rsidP="00D43802">
      <w:pPr>
        <w:pStyle w:val="N3"/>
        <w:outlineLvl w:val="2"/>
        <w:rPr>
          <w:rFonts w:ascii="Arial" w:hAnsi="Arial" w:cs="Arial"/>
        </w:rPr>
      </w:pPr>
      <w:bookmarkStart w:id="334" w:name="_Toc525570779"/>
      <w:r w:rsidRPr="002E3358">
        <w:rPr>
          <w:rFonts w:ascii="Arial" w:hAnsi="Arial" w:cs="Arial"/>
        </w:rPr>
        <w:t>Requisitos Funcionais X Objetivos Específicos</w:t>
      </w:r>
      <w:bookmarkEnd w:id="3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4"/>
        <w:gridCol w:w="983"/>
        <w:gridCol w:w="983"/>
        <w:gridCol w:w="982"/>
        <w:gridCol w:w="982"/>
        <w:gridCol w:w="980"/>
        <w:gridCol w:w="977"/>
      </w:tblGrid>
      <w:tr w:rsidR="00234905" w14:paraId="2584FE76" w14:textId="02C9E4C5" w:rsidTr="00234905">
        <w:trPr>
          <w:trHeight w:val="401"/>
          <w:tblHeader/>
          <w:jc w:val="center"/>
        </w:trPr>
        <w:tc>
          <w:tcPr>
            <w:tcW w:w="1751" w:type="pct"/>
            <w:tcBorders>
              <w:top w:val="single" w:sz="4" w:space="0" w:color="auto"/>
            </w:tcBorders>
            <w:vAlign w:val="center"/>
          </w:tcPr>
          <w:p w14:paraId="59E181A4" w14:textId="77777777" w:rsidR="00234905" w:rsidRDefault="00234905">
            <w:pPr>
              <w:jc w:val="center"/>
              <w:rPr>
                <w:rFonts w:ascii="Arial" w:hAnsi="Arial" w:cs="Arial"/>
                <w:b/>
                <w:sz w:val="20"/>
                <w:szCs w:val="20"/>
              </w:rPr>
            </w:pPr>
            <w:r>
              <w:rPr>
                <w:rFonts w:ascii="Arial" w:hAnsi="Arial" w:cs="Arial"/>
                <w:b/>
                <w:sz w:val="20"/>
                <w:szCs w:val="20"/>
              </w:rPr>
              <w:t>Requisitos Funcionais</w:t>
            </w:r>
          </w:p>
        </w:tc>
        <w:tc>
          <w:tcPr>
            <w:tcW w:w="542" w:type="pct"/>
            <w:vAlign w:val="center"/>
          </w:tcPr>
          <w:p w14:paraId="3B37471F" w14:textId="77777777" w:rsidR="00234905" w:rsidRDefault="00234905">
            <w:pPr>
              <w:jc w:val="center"/>
              <w:rPr>
                <w:rFonts w:ascii="Arial" w:hAnsi="Arial" w:cs="Arial"/>
                <w:sz w:val="20"/>
                <w:szCs w:val="20"/>
              </w:rPr>
            </w:pPr>
            <w:r>
              <w:rPr>
                <w:rFonts w:ascii="Arial" w:hAnsi="Arial" w:cs="Arial"/>
                <w:sz w:val="20"/>
                <w:szCs w:val="20"/>
              </w:rPr>
              <w:t>OE01</w:t>
            </w:r>
          </w:p>
        </w:tc>
        <w:tc>
          <w:tcPr>
            <w:tcW w:w="542" w:type="pct"/>
            <w:vAlign w:val="center"/>
          </w:tcPr>
          <w:p w14:paraId="52B0423C" w14:textId="77777777" w:rsidR="00234905" w:rsidRDefault="00234905">
            <w:pPr>
              <w:jc w:val="center"/>
              <w:rPr>
                <w:rFonts w:ascii="Arial" w:hAnsi="Arial" w:cs="Arial"/>
                <w:sz w:val="20"/>
                <w:szCs w:val="20"/>
              </w:rPr>
            </w:pPr>
            <w:r>
              <w:rPr>
                <w:rFonts w:ascii="Arial" w:hAnsi="Arial" w:cs="Arial"/>
                <w:sz w:val="20"/>
                <w:szCs w:val="20"/>
              </w:rPr>
              <w:t>OE02</w:t>
            </w:r>
          </w:p>
        </w:tc>
        <w:tc>
          <w:tcPr>
            <w:tcW w:w="542" w:type="pct"/>
            <w:vAlign w:val="center"/>
          </w:tcPr>
          <w:p w14:paraId="4EE9C6B2" w14:textId="77777777" w:rsidR="00234905" w:rsidRDefault="00234905">
            <w:pPr>
              <w:jc w:val="center"/>
              <w:rPr>
                <w:rFonts w:ascii="Arial" w:hAnsi="Arial" w:cs="Arial"/>
                <w:sz w:val="20"/>
                <w:szCs w:val="20"/>
              </w:rPr>
            </w:pPr>
            <w:r>
              <w:rPr>
                <w:rFonts w:ascii="Arial" w:hAnsi="Arial" w:cs="Arial"/>
                <w:sz w:val="20"/>
                <w:szCs w:val="20"/>
              </w:rPr>
              <w:t>OE03</w:t>
            </w:r>
          </w:p>
        </w:tc>
        <w:tc>
          <w:tcPr>
            <w:tcW w:w="542" w:type="pct"/>
            <w:vAlign w:val="center"/>
          </w:tcPr>
          <w:p w14:paraId="79787EC4" w14:textId="77777777" w:rsidR="00234905" w:rsidRDefault="00234905">
            <w:pPr>
              <w:jc w:val="center"/>
              <w:rPr>
                <w:rFonts w:ascii="Arial" w:hAnsi="Arial" w:cs="Arial"/>
                <w:sz w:val="20"/>
                <w:szCs w:val="20"/>
              </w:rPr>
            </w:pPr>
            <w:r>
              <w:rPr>
                <w:rFonts w:ascii="Arial" w:hAnsi="Arial" w:cs="Arial"/>
                <w:sz w:val="20"/>
                <w:szCs w:val="20"/>
              </w:rPr>
              <w:t>OE04</w:t>
            </w:r>
          </w:p>
        </w:tc>
        <w:tc>
          <w:tcPr>
            <w:tcW w:w="541" w:type="pct"/>
            <w:vAlign w:val="center"/>
          </w:tcPr>
          <w:p w14:paraId="6FCA8BF1" w14:textId="27505BA2" w:rsidR="00234905" w:rsidRDefault="00234905">
            <w:pPr>
              <w:rPr>
                <w:rFonts w:ascii="Arial" w:hAnsi="Arial" w:cs="Arial"/>
                <w:sz w:val="20"/>
              </w:rPr>
            </w:pPr>
            <w:r>
              <w:rPr>
                <w:rFonts w:ascii="Arial" w:hAnsi="Arial" w:cs="Arial"/>
                <w:sz w:val="20"/>
              </w:rPr>
              <w:t>OE05</w:t>
            </w:r>
          </w:p>
        </w:tc>
        <w:tc>
          <w:tcPr>
            <w:tcW w:w="539" w:type="pct"/>
            <w:vAlign w:val="center"/>
          </w:tcPr>
          <w:p w14:paraId="165A03AE" w14:textId="7995B5CA" w:rsidR="00234905" w:rsidRDefault="00234905">
            <w:pPr>
              <w:rPr>
                <w:rFonts w:ascii="Arial" w:hAnsi="Arial" w:cs="Arial"/>
                <w:sz w:val="20"/>
              </w:rPr>
            </w:pPr>
            <w:r>
              <w:rPr>
                <w:rFonts w:ascii="Arial" w:hAnsi="Arial" w:cs="Arial"/>
                <w:sz w:val="20"/>
              </w:rPr>
              <w:t>OE06</w:t>
            </w:r>
          </w:p>
        </w:tc>
      </w:tr>
      <w:tr w:rsidR="00234905" w14:paraId="498A231F" w14:textId="164BE0D7" w:rsidTr="00234905">
        <w:trPr>
          <w:trHeight w:val="271"/>
          <w:jc w:val="center"/>
        </w:trPr>
        <w:tc>
          <w:tcPr>
            <w:tcW w:w="1751" w:type="pct"/>
            <w:vAlign w:val="center"/>
          </w:tcPr>
          <w:p w14:paraId="7A22AAD0" w14:textId="77777777" w:rsidR="00234905" w:rsidRDefault="00234905">
            <w:pPr>
              <w:jc w:val="center"/>
              <w:rPr>
                <w:rFonts w:ascii="Arial" w:hAnsi="Arial" w:cs="Arial"/>
                <w:sz w:val="20"/>
                <w:szCs w:val="20"/>
              </w:rPr>
            </w:pPr>
            <w:r>
              <w:rPr>
                <w:rFonts w:ascii="Arial" w:hAnsi="Arial" w:cs="Arial"/>
                <w:sz w:val="20"/>
                <w:szCs w:val="20"/>
              </w:rPr>
              <w:t>[RF01]</w:t>
            </w:r>
          </w:p>
        </w:tc>
        <w:tc>
          <w:tcPr>
            <w:tcW w:w="542" w:type="pct"/>
            <w:vAlign w:val="center"/>
          </w:tcPr>
          <w:p w14:paraId="1EFFE560" w14:textId="77777777" w:rsidR="00234905" w:rsidRDefault="00234905">
            <w:pPr>
              <w:jc w:val="center"/>
              <w:rPr>
                <w:rFonts w:ascii="Arial" w:hAnsi="Arial" w:cs="Arial"/>
                <w:sz w:val="20"/>
                <w:szCs w:val="20"/>
              </w:rPr>
            </w:pPr>
          </w:p>
        </w:tc>
        <w:tc>
          <w:tcPr>
            <w:tcW w:w="542" w:type="pct"/>
            <w:vAlign w:val="center"/>
          </w:tcPr>
          <w:p w14:paraId="5A0F586F"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19C07BE2" w14:textId="77777777" w:rsidR="00234905" w:rsidRDefault="00234905">
            <w:pPr>
              <w:jc w:val="center"/>
              <w:rPr>
                <w:rFonts w:ascii="Arial" w:hAnsi="Arial" w:cs="Arial"/>
                <w:sz w:val="20"/>
                <w:szCs w:val="20"/>
              </w:rPr>
            </w:pPr>
          </w:p>
        </w:tc>
        <w:tc>
          <w:tcPr>
            <w:tcW w:w="542" w:type="pct"/>
            <w:vAlign w:val="center"/>
          </w:tcPr>
          <w:p w14:paraId="085D539D" w14:textId="77777777" w:rsidR="00234905" w:rsidRDefault="00234905">
            <w:pPr>
              <w:jc w:val="center"/>
              <w:rPr>
                <w:rFonts w:ascii="Arial" w:hAnsi="Arial" w:cs="Arial"/>
                <w:sz w:val="20"/>
                <w:szCs w:val="20"/>
              </w:rPr>
            </w:pPr>
          </w:p>
        </w:tc>
        <w:tc>
          <w:tcPr>
            <w:tcW w:w="541" w:type="pct"/>
            <w:vAlign w:val="center"/>
          </w:tcPr>
          <w:p w14:paraId="4A26B211" w14:textId="77777777" w:rsidR="00234905" w:rsidRDefault="00234905">
            <w:pPr>
              <w:rPr>
                <w:rFonts w:ascii="Arial" w:hAnsi="Arial" w:cs="Arial"/>
                <w:sz w:val="20"/>
                <w:szCs w:val="20"/>
              </w:rPr>
            </w:pPr>
          </w:p>
        </w:tc>
        <w:tc>
          <w:tcPr>
            <w:tcW w:w="539" w:type="pct"/>
          </w:tcPr>
          <w:p w14:paraId="77FD4C2D" w14:textId="77777777" w:rsidR="00234905" w:rsidRDefault="00234905">
            <w:pPr>
              <w:rPr>
                <w:rFonts w:ascii="Arial" w:hAnsi="Arial" w:cs="Arial"/>
                <w:sz w:val="20"/>
                <w:szCs w:val="20"/>
              </w:rPr>
            </w:pPr>
          </w:p>
        </w:tc>
      </w:tr>
      <w:tr w:rsidR="00234905" w14:paraId="5F2733DB" w14:textId="4B6063C4" w:rsidTr="00234905">
        <w:trPr>
          <w:trHeight w:val="271"/>
          <w:jc w:val="center"/>
        </w:trPr>
        <w:tc>
          <w:tcPr>
            <w:tcW w:w="1751" w:type="pct"/>
            <w:vAlign w:val="center"/>
          </w:tcPr>
          <w:p w14:paraId="53723A25" w14:textId="77777777" w:rsidR="00234905" w:rsidRDefault="00234905">
            <w:pPr>
              <w:jc w:val="center"/>
              <w:rPr>
                <w:rFonts w:ascii="Arial" w:hAnsi="Arial" w:cs="Arial"/>
                <w:sz w:val="20"/>
                <w:szCs w:val="20"/>
              </w:rPr>
            </w:pPr>
            <w:r>
              <w:rPr>
                <w:rFonts w:ascii="Arial" w:hAnsi="Arial" w:cs="Arial"/>
                <w:sz w:val="20"/>
                <w:szCs w:val="20"/>
              </w:rPr>
              <w:t>[RF02]</w:t>
            </w:r>
          </w:p>
        </w:tc>
        <w:tc>
          <w:tcPr>
            <w:tcW w:w="542" w:type="pct"/>
            <w:vAlign w:val="center"/>
          </w:tcPr>
          <w:p w14:paraId="602D8E22" w14:textId="77777777" w:rsidR="00234905" w:rsidRDefault="00234905">
            <w:pPr>
              <w:jc w:val="center"/>
              <w:rPr>
                <w:rFonts w:ascii="Arial" w:hAnsi="Arial" w:cs="Arial"/>
                <w:sz w:val="20"/>
                <w:szCs w:val="20"/>
              </w:rPr>
            </w:pPr>
          </w:p>
        </w:tc>
        <w:tc>
          <w:tcPr>
            <w:tcW w:w="542" w:type="pct"/>
            <w:vAlign w:val="center"/>
          </w:tcPr>
          <w:p w14:paraId="4EB28F62"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3333850F" w14:textId="77777777" w:rsidR="00234905" w:rsidRDefault="00234905">
            <w:pPr>
              <w:jc w:val="center"/>
              <w:rPr>
                <w:rFonts w:ascii="Arial" w:hAnsi="Arial" w:cs="Arial"/>
                <w:sz w:val="20"/>
                <w:szCs w:val="20"/>
              </w:rPr>
            </w:pPr>
          </w:p>
        </w:tc>
        <w:tc>
          <w:tcPr>
            <w:tcW w:w="542" w:type="pct"/>
            <w:vAlign w:val="center"/>
          </w:tcPr>
          <w:p w14:paraId="5A845DD9" w14:textId="77777777" w:rsidR="00234905" w:rsidRDefault="00234905">
            <w:pPr>
              <w:jc w:val="center"/>
              <w:rPr>
                <w:rFonts w:ascii="Arial" w:hAnsi="Arial" w:cs="Arial"/>
                <w:sz w:val="20"/>
                <w:szCs w:val="20"/>
              </w:rPr>
            </w:pPr>
          </w:p>
        </w:tc>
        <w:tc>
          <w:tcPr>
            <w:tcW w:w="541" w:type="pct"/>
            <w:vAlign w:val="center"/>
          </w:tcPr>
          <w:p w14:paraId="7D4F1D62" w14:textId="77777777" w:rsidR="00234905" w:rsidRDefault="00234905">
            <w:pPr>
              <w:rPr>
                <w:rFonts w:ascii="Arial" w:hAnsi="Arial" w:cs="Arial"/>
                <w:sz w:val="20"/>
                <w:szCs w:val="20"/>
              </w:rPr>
            </w:pPr>
          </w:p>
        </w:tc>
        <w:tc>
          <w:tcPr>
            <w:tcW w:w="539" w:type="pct"/>
          </w:tcPr>
          <w:p w14:paraId="4BE03523" w14:textId="77777777" w:rsidR="00234905" w:rsidRDefault="00234905">
            <w:pPr>
              <w:rPr>
                <w:rFonts w:ascii="Arial" w:hAnsi="Arial" w:cs="Arial"/>
                <w:sz w:val="20"/>
                <w:szCs w:val="20"/>
              </w:rPr>
            </w:pPr>
          </w:p>
        </w:tc>
      </w:tr>
      <w:tr w:rsidR="00234905" w14:paraId="7971D296" w14:textId="73635EDF" w:rsidTr="00234905">
        <w:trPr>
          <w:trHeight w:val="271"/>
          <w:jc w:val="center"/>
        </w:trPr>
        <w:tc>
          <w:tcPr>
            <w:tcW w:w="1751" w:type="pct"/>
            <w:vAlign w:val="center"/>
          </w:tcPr>
          <w:p w14:paraId="7DFD511D" w14:textId="77777777" w:rsidR="00234905" w:rsidRDefault="00234905">
            <w:pPr>
              <w:jc w:val="center"/>
              <w:rPr>
                <w:rFonts w:ascii="Arial" w:hAnsi="Arial" w:cs="Arial"/>
                <w:sz w:val="20"/>
                <w:szCs w:val="20"/>
              </w:rPr>
            </w:pPr>
            <w:r>
              <w:rPr>
                <w:rFonts w:ascii="Arial" w:hAnsi="Arial" w:cs="Arial"/>
                <w:sz w:val="20"/>
                <w:szCs w:val="20"/>
              </w:rPr>
              <w:t>[RF03]</w:t>
            </w:r>
          </w:p>
        </w:tc>
        <w:tc>
          <w:tcPr>
            <w:tcW w:w="542" w:type="pct"/>
            <w:vAlign w:val="center"/>
          </w:tcPr>
          <w:p w14:paraId="7A1DCFB3" w14:textId="77777777" w:rsidR="00234905" w:rsidRDefault="00234905">
            <w:pPr>
              <w:jc w:val="center"/>
              <w:rPr>
                <w:rFonts w:ascii="Arial" w:hAnsi="Arial" w:cs="Arial"/>
                <w:sz w:val="20"/>
                <w:szCs w:val="20"/>
              </w:rPr>
            </w:pPr>
          </w:p>
        </w:tc>
        <w:tc>
          <w:tcPr>
            <w:tcW w:w="542" w:type="pct"/>
            <w:vAlign w:val="center"/>
          </w:tcPr>
          <w:p w14:paraId="64B60421"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35C95ACD" w14:textId="77777777" w:rsidR="00234905" w:rsidRDefault="00234905">
            <w:pPr>
              <w:jc w:val="center"/>
              <w:rPr>
                <w:rFonts w:ascii="Arial" w:hAnsi="Arial" w:cs="Arial"/>
                <w:sz w:val="20"/>
                <w:szCs w:val="20"/>
              </w:rPr>
            </w:pPr>
          </w:p>
        </w:tc>
        <w:tc>
          <w:tcPr>
            <w:tcW w:w="542" w:type="pct"/>
            <w:vAlign w:val="center"/>
          </w:tcPr>
          <w:p w14:paraId="08AD4B22" w14:textId="77777777" w:rsidR="00234905" w:rsidRDefault="00234905">
            <w:pPr>
              <w:jc w:val="center"/>
              <w:rPr>
                <w:rFonts w:ascii="Arial" w:hAnsi="Arial" w:cs="Arial"/>
                <w:sz w:val="20"/>
                <w:szCs w:val="20"/>
              </w:rPr>
            </w:pPr>
          </w:p>
        </w:tc>
        <w:tc>
          <w:tcPr>
            <w:tcW w:w="541" w:type="pct"/>
            <w:vAlign w:val="center"/>
          </w:tcPr>
          <w:p w14:paraId="18FE939E" w14:textId="77777777" w:rsidR="00234905" w:rsidRDefault="00234905">
            <w:pPr>
              <w:rPr>
                <w:rFonts w:ascii="Arial" w:hAnsi="Arial" w:cs="Arial"/>
                <w:sz w:val="20"/>
                <w:szCs w:val="20"/>
              </w:rPr>
            </w:pPr>
          </w:p>
        </w:tc>
        <w:tc>
          <w:tcPr>
            <w:tcW w:w="539" w:type="pct"/>
          </w:tcPr>
          <w:p w14:paraId="463B8513" w14:textId="77777777" w:rsidR="00234905" w:rsidRDefault="00234905">
            <w:pPr>
              <w:rPr>
                <w:rFonts w:ascii="Arial" w:hAnsi="Arial" w:cs="Arial"/>
                <w:sz w:val="20"/>
                <w:szCs w:val="20"/>
              </w:rPr>
            </w:pPr>
          </w:p>
        </w:tc>
      </w:tr>
      <w:tr w:rsidR="00234905" w14:paraId="3AD0D208" w14:textId="746D11AD" w:rsidTr="00234905">
        <w:trPr>
          <w:trHeight w:val="271"/>
          <w:jc w:val="center"/>
        </w:trPr>
        <w:tc>
          <w:tcPr>
            <w:tcW w:w="1751" w:type="pct"/>
            <w:vAlign w:val="center"/>
          </w:tcPr>
          <w:p w14:paraId="1EA8BB8E" w14:textId="77777777" w:rsidR="00234905" w:rsidRDefault="00234905">
            <w:pPr>
              <w:jc w:val="center"/>
              <w:rPr>
                <w:rFonts w:ascii="Arial" w:hAnsi="Arial" w:cs="Arial"/>
                <w:sz w:val="20"/>
                <w:szCs w:val="20"/>
              </w:rPr>
            </w:pPr>
            <w:r>
              <w:rPr>
                <w:rFonts w:ascii="Arial" w:hAnsi="Arial" w:cs="Arial"/>
                <w:sz w:val="20"/>
                <w:szCs w:val="20"/>
              </w:rPr>
              <w:t>[RF04]</w:t>
            </w:r>
          </w:p>
        </w:tc>
        <w:tc>
          <w:tcPr>
            <w:tcW w:w="542" w:type="pct"/>
            <w:vAlign w:val="center"/>
          </w:tcPr>
          <w:p w14:paraId="4A300230" w14:textId="77777777" w:rsidR="00234905" w:rsidRDefault="00234905">
            <w:pPr>
              <w:jc w:val="center"/>
              <w:rPr>
                <w:rFonts w:ascii="Arial" w:hAnsi="Arial" w:cs="Arial"/>
                <w:sz w:val="20"/>
                <w:szCs w:val="20"/>
              </w:rPr>
            </w:pPr>
          </w:p>
        </w:tc>
        <w:tc>
          <w:tcPr>
            <w:tcW w:w="542" w:type="pct"/>
            <w:vAlign w:val="center"/>
          </w:tcPr>
          <w:p w14:paraId="2ED0CFD8"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1BC2543B" w14:textId="77777777" w:rsidR="00234905" w:rsidRDefault="00234905">
            <w:pPr>
              <w:jc w:val="center"/>
              <w:rPr>
                <w:rFonts w:ascii="Arial" w:hAnsi="Arial" w:cs="Arial"/>
                <w:sz w:val="20"/>
                <w:szCs w:val="20"/>
              </w:rPr>
            </w:pPr>
          </w:p>
        </w:tc>
        <w:tc>
          <w:tcPr>
            <w:tcW w:w="542" w:type="pct"/>
            <w:vAlign w:val="center"/>
          </w:tcPr>
          <w:p w14:paraId="09262F35" w14:textId="77777777" w:rsidR="00234905" w:rsidRDefault="00234905">
            <w:pPr>
              <w:jc w:val="center"/>
              <w:rPr>
                <w:rFonts w:ascii="Arial" w:hAnsi="Arial" w:cs="Arial"/>
                <w:sz w:val="20"/>
                <w:szCs w:val="20"/>
              </w:rPr>
            </w:pPr>
          </w:p>
        </w:tc>
        <w:tc>
          <w:tcPr>
            <w:tcW w:w="541" w:type="pct"/>
            <w:vAlign w:val="center"/>
          </w:tcPr>
          <w:p w14:paraId="0317958C" w14:textId="77777777" w:rsidR="00234905" w:rsidRDefault="00234905">
            <w:pPr>
              <w:rPr>
                <w:rFonts w:ascii="Arial" w:hAnsi="Arial" w:cs="Arial"/>
                <w:sz w:val="20"/>
                <w:szCs w:val="20"/>
              </w:rPr>
            </w:pPr>
          </w:p>
        </w:tc>
        <w:tc>
          <w:tcPr>
            <w:tcW w:w="539" w:type="pct"/>
          </w:tcPr>
          <w:p w14:paraId="174C09A5" w14:textId="77777777" w:rsidR="00234905" w:rsidRDefault="00234905">
            <w:pPr>
              <w:rPr>
                <w:rFonts w:ascii="Arial" w:hAnsi="Arial" w:cs="Arial"/>
                <w:sz w:val="20"/>
                <w:szCs w:val="20"/>
              </w:rPr>
            </w:pPr>
          </w:p>
        </w:tc>
      </w:tr>
      <w:tr w:rsidR="00234905" w14:paraId="02621275" w14:textId="5B1AB2B7" w:rsidTr="00234905">
        <w:trPr>
          <w:trHeight w:val="271"/>
          <w:jc w:val="center"/>
        </w:trPr>
        <w:tc>
          <w:tcPr>
            <w:tcW w:w="1751" w:type="pct"/>
            <w:vAlign w:val="center"/>
          </w:tcPr>
          <w:p w14:paraId="78166342" w14:textId="77777777" w:rsidR="00234905" w:rsidRDefault="00234905">
            <w:pPr>
              <w:jc w:val="center"/>
              <w:rPr>
                <w:rFonts w:ascii="Arial" w:hAnsi="Arial" w:cs="Arial"/>
                <w:sz w:val="20"/>
                <w:szCs w:val="20"/>
              </w:rPr>
            </w:pPr>
            <w:r>
              <w:rPr>
                <w:rFonts w:ascii="Arial" w:hAnsi="Arial" w:cs="Arial"/>
                <w:sz w:val="20"/>
                <w:szCs w:val="20"/>
              </w:rPr>
              <w:t>[RF05]</w:t>
            </w:r>
          </w:p>
        </w:tc>
        <w:tc>
          <w:tcPr>
            <w:tcW w:w="542" w:type="pct"/>
            <w:vAlign w:val="center"/>
          </w:tcPr>
          <w:p w14:paraId="0DEAD078"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044C37E1" w14:textId="77777777" w:rsidR="00234905" w:rsidRDefault="00234905">
            <w:pPr>
              <w:jc w:val="center"/>
              <w:rPr>
                <w:rFonts w:ascii="Arial" w:hAnsi="Arial" w:cs="Arial"/>
                <w:sz w:val="20"/>
                <w:szCs w:val="20"/>
              </w:rPr>
            </w:pPr>
          </w:p>
        </w:tc>
        <w:tc>
          <w:tcPr>
            <w:tcW w:w="542" w:type="pct"/>
            <w:vAlign w:val="center"/>
          </w:tcPr>
          <w:p w14:paraId="7B08739F" w14:textId="77777777" w:rsidR="00234905" w:rsidRDefault="00234905">
            <w:pPr>
              <w:jc w:val="center"/>
              <w:rPr>
                <w:rFonts w:ascii="Arial" w:hAnsi="Arial" w:cs="Arial"/>
                <w:sz w:val="20"/>
                <w:szCs w:val="20"/>
              </w:rPr>
            </w:pPr>
          </w:p>
        </w:tc>
        <w:tc>
          <w:tcPr>
            <w:tcW w:w="542" w:type="pct"/>
            <w:vAlign w:val="center"/>
          </w:tcPr>
          <w:p w14:paraId="0E48A682" w14:textId="77777777" w:rsidR="00234905" w:rsidRDefault="00234905">
            <w:pPr>
              <w:jc w:val="center"/>
              <w:rPr>
                <w:rFonts w:ascii="Arial" w:hAnsi="Arial" w:cs="Arial"/>
                <w:sz w:val="20"/>
                <w:szCs w:val="20"/>
              </w:rPr>
            </w:pPr>
          </w:p>
        </w:tc>
        <w:tc>
          <w:tcPr>
            <w:tcW w:w="541" w:type="pct"/>
            <w:vAlign w:val="center"/>
          </w:tcPr>
          <w:p w14:paraId="0E6CE38B" w14:textId="77777777" w:rsidR="00234905" w:rsidRDefault="00234905">
            <w:pPr>
              <w:rPr>
                <w:rFonts w:ascii="Arial" w:hAnsi="Arial" w:cs="Arial"/>
                <w:sz w:val="20"/>
                <w:szCs w:val="20"/>
              </w:rPr>
            </w:pPr>
          </w:p>
        </w:tc>
        <w:tc>
          <w:tcPr>
            <w:tcW w:w="539" w:type="pct"/>
          </w:tcPr>
          <w:p w14:paraId="2A470407" w14:textId="77777777" w:rsidR="00234905" w:rsidRDefault="00234905">
            <w:pPr>
              <w:rPr>
                <w:rFonts w:ascii="Arial" w:hAnsi="Arial" w:cs="Arial"/>
                <w:sz w:val="20"/>
                <w:szCs w:val="20"/>
              </w:rPr>
            </w:pPr>
          </w:p>
        </w:tc>
      </w:tr>
      <w:tr w:rsidR="00234905" w14:paraId="483D1FBA" w14:textId="01724974" w:rsidTr="00234905">
        <w:trPr>
          <w:trHeight w:val="271"/>
          <w:jc w:val="center"/>
        </w:trPr>
        <w:tc>
          <w:tcPr>
            <w:tcW w:w="1751" w:type="pct"/>
            <w:vAlign w:val="center"/>
          </w:tcPr>
          <w:p w14:paraId="076AC682" w14:textId="77777777" w:rsidR="00234905" w:rsidRDefault="00234905">
            <w:pPr>
              <w:jc w:val="center"/>
              <w:rPr>
                <w:rFonts w:ascii="Arial" w:hAnsi="Arial" w:cs="Arial"/>
                <w:sz w:val="20"/>
                <w:szCs w:val="20"/>
              </w:rPr>
            </w:pPr>
            <w:r>
              <w:rPr>
                <w:rFonts w:ascii="Arial" w:hAnsi="Arial" w:cs="Arial"/>
                <w:sz w:val="20"/>
                <w:szCs w:val="20"/>
              </w:rPr>
              <w:t>[RF06]</w:t>
            </w:r>
          </w:p>
        </w:tc>
        <w:tc>
          <w:tcPr>
            <w:tcW w:w="542" w:type="pct"/>
            <w:vAlign w:val="center"/>
          </w:tcPr>
          <w:p w14:paraId="264E1EF4"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1E064A2E" w14:textId="77777777" w:rsidR="00234905" w:rsidRDefault="00234905">
            <w:pPr>
              <w:jc w:val="center"/>
              <w:rPr>
                <w:rFonts w:ascii="Arial" w:hAnsi="Arial" w:cs="Arial"/>
                <w:sz w:val="20"/>
                <w:szCs w:val="20"/>
              </w:rPr>
            </w:pPr>
          </w:p>
        </w:tc>
        <w:tc>
          <w:tcPr>
            <w:tcW w:w="542" w:type="pct"/>
            <w:vAlign w:val="center"/>
          </w:tcPr>
          <w:p w14:paraId="72587F3E" w14:textId="77777777" w:rsidR="00234905" w:rsidRDefault="00234905">
            <w:pPr>
              <w:jc w:val="center"/>
              <w:rPr>
                <w:rFonts w:ascii="Arial" w:hAnsi="Arial" w:cs="Arial"/>
                <w:sz w:val="20"/>
                <w:szCs w:val="20"/>
              </w:rPr>
            </w:pPr>
          </w:p>
        </w:tc>
        <w:tc>
          <w:tcPr>
            <w:tcW w:w="542" w:type="pct"/>
            <w:vAlign w:val="center"/>
          </w:tcPr>
          <w:p w14:paraId="48165C61" w14:textId="77777777" w:rsidR="00234905" w:rsidRDefault="00234905">
            <w:pPr>
              <w:jc w:val="center"/>
              <w:rPr>
                <w:rFonts w:ascii="Arial" w:hAnsi="Arial" w:cs="Arial"/>
                <w:sz w:val="20"/>
                <w:szCs w:val="20"/>
              </w:rPr>
            </w:pPr>
          </w:p>
        </w:tc>
        <w:tc>
          <w:tcPr>
            <w:tcW w:w="541" w:type="pct"/>
            <w:vAlign w:val="center"/>
          </w:tcPr>
          <w:p w14:paraId="68455E3C" w14:textId="77777777" w:rsidR="00234905" w:rsidRDefault="00234905">
            <w:pPr>
              <w:rPr>
                <w:rFonts w:ascii="Arial" w:hAnsi="Arial" w:cs="Arial"/>
                <w:sz w:val="20"/>
                <w:szCs w:val="20"/>
              </w:rPr>
            </w:pPr>
          </w:p>
        </w:tc>
        <w:tc>
          <w:tcPr>
            <w:tcW w:w="539" w:type="pct"/>
          </w:tcPr>
          <w:p w14:paraId="18789081" w14:textId="77777777" w:rsidR="00234905" w:rsidRDefault="00234905">
            <w:pPr>
              <w:rPr>
                <w:rFonts w:ascii="Arial" w:hAnsi="Arial" w:cs="Arial"/>
                <w:sz w:val="20"/>
                <w:szCs w:val="20"/>
              </w:rPr>
            </w:pPr>
          </w:p>
        </w:tc>
      </w:tr>
      <w:tr w:rsidR="00234905" w14:paraId="7CFC4FA1" w14:textId="644C6287" w:rsidTr="00234905">
        <w:trPr>
          <w:trHeight w:val="271"/>
          <w:jc w:val="center"/>
        </w:trPr>
        <w:tc>
          <w:tcPr>
            <w:tcW w:w="1751" w:type="pct"/>
            <w:vAlign w:val="center"/>
          </w:tcPr>
          <w:p w14:paraId="6BF70D0B" w14:textId="77777777" w:rsidR="00234905" w:rsidRDefault="00234905">
            <w:pPr>
              <w:jc w:val="center"/>
              <w:rPr>
                <w:rFonts w:ascii="Arial" w:hAnsi="Arial" w:cs="Arial"/>
                <w:sz w:val="20"/>
                <w:szCs w:val="20"/>
              </w:rPr>
            </w:pPr>
            <w:r>
              <w:rPr>
                <w:rFonts w:ascii="Arial" w:hAnsi="Arial" w:cs="Arial"/>
                <w:sz w:val="20"/>
                <w:szCs w:val="20"/>
              </w:rPr>
              <w:lastRenderedPageBreak/>
              <w:t>[RF07]</w:t>
            </w:r>
          </w:p>
        </w:tc>
        <w:tc>
          <w:tcPr>
            <w:tcW w:w="542" w:type="pct"/>
            <w:vAlign w:val="center"/>
          </w:tcPr>
          <w:p w14:paraId="7FBC3D1A" w14:textId="77777777" w:rsidR="00234905" w:rsidRDefault="00234905">
            <w:pPr>
              <w:jc w:val="center"/>
              <w:rPr>
                <w:rFonts w:ascii="Arial" w:hAnsi="Arial" w:cs="Arial"/>
                <w:sz w:val="20"/>
                <w:szCs w:val="20"/>
              </w:rPr>
            </w:pPr>
            <w:r>
              <w:rPr>
                <w:rFonts w:ascii="Arial" w:hAnsi="Arial" w:cs="Arial"/>
                <w:sz w:val="20"/>
              </w:rPr>
              <w:t>X</w:t>
            </w:r>
          </w:p>
        </w:tc>
        <w:tc>
          <w:tcPr>
            <w:tcW w:w="542" w:type="pct"/>
            <w:vAlign w:val="center"/>
          </w:tcPr>
          <w:p w14:paraId="7381140A" w14:textId="77777777" w:rsidR="00234905" w:rsidRDefault="00234905">
            <w:pPr>
              <w:rPr>
                <w:rFonts w:ascii="Arial" w:hAnsi="Arial" w:cs="Arial"/>
                <w:sz w:val="20"/>
                <w:szCs w:val="20"/>
              </w:rPr>
            </w:pPr>
          </w:p>
        </w:tc>
        <w:tc>
          <w:tcPr>
            <w:tcW w:w="542" w:type="pct"/>
            <w:vAlign w:val="center"/>
          </w:tcPr>
          <w:p w14:paraId="39EABEBE" w14:textId="77777777" w:rsidR="00234905" w:rsidRDefault="00234905">
            <w:pPr>
              <w:rPr>
                <w:rFonts w:ascii="Arial" w:hAnsi="Arial" w:cs="Arial"/>
                <w:sz w:val="20"/>
                <w:szCs w:val="20"/>
              </w:rPr>
            </w:pPr>
          </w:p>
        </w:tc>
        <w:tc>
          <w:tcPr>
            <w:tcW w:w="542" w:type="pct"/>
            <w:vAlign w:val="center"/>
          </w:tcPr>
          <w:p w14:paraId="7DA44348" w14:textId="77777777" w:rsidR="00234905" w:rsidRDefault="00234905">
            <w:pPr>
              <w:rPr>
                <w:rFonts w:ascii="Arial" w:hAnsi="Arial" w:cs="Arial"/>
                <w:sz w:val="20"/>
                <w:szCs w:val="20"/>
              </w:rPr>
            </w:pPr>
          </w:p>
        </w:tc>
        <w:tc>
          <w:tcPr>
            <w:tcW w:w="541" w:type="pct"/>
            <w:vAlign w:val="center"/>
          </w:tcPr>
          <w:p w14:paraId="14222544" w14:textId="77777777" w:rsidR="00234905" w:rsidRDefault="00234905">
            <w:pPr>
              <w:rPr>
                <w:rFonts w:ascii="Arial" w:hAnsi="Arial" w:cs="Arial"/>
                <w:sz w:val="20"/>
              </w:rPr>
            </w:pPr>
          </w:p>
        </w:tc>
        <w:tc>
          <w:tcPr>
            <w:tcW w:w="539" w:type="pct"/>
          </w:tcPr>
          <w:p w14:paraId="616CCD30" w14:textId="77777777" w:rsidR="00234905" w:rsidRDefault="00234905">
            <w:pPr>
              <w:rPr>
                <w:rFonts w:ascii="Arial" w:hAnsi="Arial" w:cs="Arial"/>
                <w:sz w:val="20"/>
              </w:rPr>
            </w:pPr>
          </w:p>
        </w:tc>
      </w:tr>
      <w:tr w:rsidR="00234905" w14:paraId="6EECE11C" w14:textId="2608A16D" w:rsidTr="00234905">
        <w:trPr>
          <w:trHeight w:val="271"/>
          <w:jc w:val="center"/>
        </w:trPr>
        <w:tc>
          <w:tcPr>
            <w:tcW w:w="1751" w:type="pct"/>
            <w:vAlign w:val="center"/>
          </w:tcPr>
          <w:p w14:paraId="7687E0F3" w14:textId="77777777" w:rsidR="00234905" w:rsidRDefault="00234905">
            <w:pPr>
              <w:jc w:val="center"/>
              <w:rPr>
                <w:rFonts w:ascii="Arial" w:hAnsi="Arial" w:cs="Arial"/>
                <w:sz w:val="20"/>
              </w:rPr>
            </w:pPr>
            <w:r>
              <w:rPr>
                <w:rFonts w:ascii="Arial" w:hAnsi="Arial" w:cs="Arial"/>
                <w:sz w:val="20"/>
                <w:szCs w:val="20"/>
              </w:rPr>
              <w:t>[RF08]</w:t>
            </w:r>
          </w:p>
        </w:tc>
        <w:tc>
          <w:tcPr>
            <w:tcW w:w="542" w:type="pct"/>
            <w:vAlign w:val="center"/>
          </w:tcPr>
          <w:p w14:paraId="55CDC815"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5281A691" w14:textId="77777777" w:rsidR="00234905" w:rsidRDefault="00234905">
            <w:pPr>
              <w:rPr>
                <w:rFonts w:ascii="Arial" w:hAnsi="Arial" w:cs="Arial"/>
                <w:sz w:val="20"/>
              </w:rPr>
            </w:pPr>
          </w:p>
        </w:tc>
        <w:tc>
          <w:tcPr>
            <w:tcW w:w="542" w:type="pct"/>
            <w:vAlign w:val="center"/>
          </w:tcPr>
          <w:p w14:paraId="52DFF9D1" w14:textId="77777777" w:rsidR="00234905" w:rsidRDefault="00234905">
            <w:pPr>
              <w:rPr>
                <w:rFonts w:ascii="Arial" w:hAnsi="Arial" w:cs="Arial"/>
                <w:sz w:val="20"/>
              </w:rPr>
            </w:pPr>
          </w:p>
        </w:tc>
        <w:tc>
          <w:tcPr>
            <w:tcW w:w="542" w:type="pct"/>
            <w:vAlign w:val="center"/>
          </w:tcPr>
          <w:p w14:paraId="757FAB67" w14:textId="77777777" w:rsidR="00234905" w:rsidRDefault="00234905">
            <w:pPr>
              <w:rPr>
                <w:rFonts w:ascii="Arial" w:hAnsi="Arial" w:cs="Arial"/>
                <w:sz w:val="20"/>
              </w:rPr>
            </w:pPr>
          </w:p>
        </w:tc>
        <w:tc>
          <w:tcPr>
            <w:tcW w:w="541" w:type="pct"/>
            <w:vAlign w:val="center"/>
          </w:tcPr>
          <w:p w14:paraId="5D24FC38" w14:textId="77777777" w:rsidR="00234905" w:rsidRDefault="00234905">
            <w:pPr>
              <w:rPr>
                <w:rFonts w:ascii="Arial" w:hAnsi="Arial" w:cs="Arial"/>
                <w:sz w:val="20"/>
              </w:rPr>
            </w:pPr>
          </w:p>
        </w:tc>
        <w:tc>
          <w:tcPr>
            <w:tcW w:w="539" w:type="pct"/>
          </w:tcPr>
          <w:p w14:paraId="34259728" w14:textId="77777777" w:rsidR="00234905" w:rsidRDefault="00234905">
            <w:pPr>
              <w:rPr>
                <w:rFonts w:ascii="Arial" w:hAnsi="Arial" w:cs="Arial"/>
                <w:sz w:val="20"/>
              </w:rPr>
            </w:pPr>
          </w:p>
        </w:tc>
      </w:tr>
      <w:tr w:rsidR="00234905" w14:paraId="16C8761B" w14:textId="2124BB17" w:rsidTr="00234905">
        <w:trPr>
          <w:trHeight w:val="271"/>
          <w:jc w:val="center"/>
        </w:trPr>
        <w:tc>
          <w:tcPr>
            <w:tcW w:w="1751" w:type="pct"/>
            <w:vAlign w:val="center"/>
          </w:tcPr>
          <w:p w14:paraId="1084D72D" w14:textId="77777777" w:rsidR="00234905" w:rsidRDefault="00234905">
            <w:pPr>
              <w:jc w:val="center"/>
              <w:rPr>
                <w:rFonts w:ascii="Arial" w:hAnsi="Arial" w:cs="Arial"/>
                <w:sz w:val="20"/>
              </w:rPr>
            </w:pPr>
            <w:r>
              <w:rPr>
                <w:rFonts w:ascii="Arial" w:hAnsi="Arial" w:cs="Arial"/>
                <w:sz w:val="20"/>
                <w:szCs w:val="20"/>
              </w:rPr>
              <w:t>[RF09]</w:t>
            </w:r>
          </w:p>
        </w:tc>
        <w:tc>
          <w:tcPr>
            <w:tcW w:w="542" w:type="pct"/>
            <w:vAlign w:val="center"/>
          </w:tcPr>
          <w:p w14:paraId="533F9151" w14:textId="77777777" w:rsidR="00234905" w:rsidRDefault="00234905">
            <w:pPr>
              <w:rPr>
                <w:rFonts w:ascii="Arial" w:hAnsi="Arial" w:cs="Arial"/>
                <w:sz w:val="20"/>
              </w:rPr>
            </w:pPr>
          </w:p>
        </w:tc>
        <w:tc>
          <w:tcPr>
            <w:tcW w:w="542" w:type="pct"/>
            <w:vAlign w:val="center"/>
          </w:tcPr>
          <w:p w14:paraId="48B6C490" w14:textId="77777777" w:rsidR="00234905" w:rsidRDefault="00234905">
            <w:pPr>
              <w:rPr>
                <w:rFonts w:ascii="Arial" w:hAnsi="Arial" w:cs="Arial"/>
                <w:sz w:val="20"/>
              </w:rPr>
            </w:pPr>
          </w:p>
        </w:tc>
        <w:tc>
          <w:tcPr>
            <w:tcW w:w="542" w:type="pct"/>
            <w:vAlign w:val="center"/>
          </w:tcPr>
          <w:p w14:paraId="269FB6FC" w14:textId="77777777" w:rsidR="00234905" w:rsidRDefault="00234905">
            <w:pPr>
              <w:rPr>
                <w:rFonts w:ascii="Arial" w:hAnsi="Arial" w:cs="Arial"/>
                <w:sz w:val="20"/>
              </w:rPr>
            </w:pPr>
          </w:p>
        </w:tc>
        <w:tc>
          <w:tcPr>
            <w:tcW w:w="542" w:type="pct"/>
            <w:vAlign w:val="center"/>
          </w:tcPr>
          <w:p w14:paraId="583B9FE3" w14:textId="79AB9B41"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15EF4220" w14:textId="77777777" w:rsidR="00234905" w:rsidRDefault="00234905">
            <w:pPr>
              <w:rPr>
                <w:rFonts w:ascii="Arial" w:hAnsi="Arial" w:cs="Arial"/>
                <w:sz w:val="20"/>
              </w:rPr>
            </w:pPr>
          </w:p>
        </w:tc>
        <w:tc>
          <w:tcPr>
            <w:tcW w:w="539" w:type="pct"/>
          </w:tcPr>
          <w:p w14:paraId="192A27DE" w14:textId="77777777" w:rsidR="00234905" w:rsidRDefault="00234905">
            <w:pPr>
              <w:rPr>
                <w:rFonts w:ascii="Arial" w:hAnsi="Arial" w:cs="Arial"/>
                <w:sz w:val="20"/>
              </w:rPr>
            </w:pPr>
          </w:p>
        </w:tc>
      </w:tr>
      <w:tr w:rsidR="00234905" w14:paraId="171C1AEE" w14:textId="01482035" w:rsidTr="00234905">
        <w:trPr>
          <w:trHeight w:val="271"/>
          <w:jc w:val="center"/>
        </w:trPr>
        <w:tc>
          <w:tcPr>
            <w:tcW w:w="1751" w:type="pct"/>
            <w:vAlign w:val="center"/>
          </w:tcPr>
          <w:p w14:paraId="2367B14B" w14:textId="77777777" w:rsidR="00234905" w:rsidRDefault="00234905">
            <w:pPr>
              <w:jc w:val="center"/>
              <w:rPr>
                <w:rFonts w:ascii="Arial" w:hAnsi="Arial" w:cs="Arial"/>
                <w:sz w:val="20"/>
              </w:rPr>
            </w:pPr>
            <w:r>
              <w:rPr>
                <w:rFonts w:ascii="Arial" w:hAnsi="Arial" w:cs="Arial"/>
                <w:sz w:val="20"/>
                <w:szCs w:val="20"/>
              </w:rPr>
              <w:t>[RF10]</w:t>
            </w:r>
          </w:p>
        </w:tc>
        <w:tc>
          <w:tcPr>
            <w:tcW w:w="542" w:type="pct"/>
            <w:vAlign w:val="center"/>
          </w:tcPr>
          <w:p w14:paraId="5C0948A9" w14:textId="77777777" w:rsidR="00234905" w:rsidRDefault="00234905">
            <w:pPr>
              <w:rPr>
                <w:rFonts w:ascii="Arial" w:hAnsi="Arial" w:cs="Arial"/>
                <w:sz w:val="20"/>
              </w:rPr>
            </w:pPr>
          </w:p>
        </w:tc>
        <w:tc>
          <w:tcPr>
            <w:tcW w:w="542" w:type="pct"/>
            <w:vAlign w:val="center"/>
          </w:tcPr>
          <w:p w14:paraId="6B3560FF" w14:textId="77777777" w:rsidR="00234905" w:rsidRDefault="00234905">
            <w:pPr>
              <w:rPr>
                <w:rFonts w:ascii="Arial" w:hAnsi="Arial" w:cs="Arial"/>
                <w:sz w:val="20"/>
              </w:rPr>
            </w:pPr>
          </w:p>
        </w:tc>
        <w:tc>
          <w:tcPr>
            <w:tcW w:w="542" w:type="pct"/>
            <w:vAlign w:val="center"/>
          </w:tcPr>
          <w:p w14:paraId="79D6FC29" w14:textId="77777777" w:rsidR="00234905" w:rsidRDefault="00234905">
            <w:pPr>
              <w:rPr>
                <w:rFonts w:ascii="Arial" w:hAnsi="Arial" w:cs="Arial"/>
                <w:sz w:val="20"/>
              </w:rPr>
            </w:pPr>
          </w:p>
        </w:tc>
        <w:tc>
          <w:tcPr>
            <w:tcW w:w="542" w:type="pct"/>
            <w:vAlign w:val="center"/>
          </w:tcPr>
          <w:p w14:paraId="4794B5E4" w14:textId="476FFE48"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4B65AFF5" w14:textId="77777777" w:rsidR="00234905" w:rsidRDefault="00234905">
            <w:pPr>
              <w:rPr>
                <w:rFonts w:ascii="Arial" w:hAnsi="Arial" w:cs="Arial"/>
                <w:sz w:val="20"/>
              </w:rPr>
            </w:pPr>
          </w:p>
        </w:tc>
        <w:tc>
          <w:tcPr>
            <w:tcW w:w="539" w:type="pct"/>
          </w:tcPr>
          <w:p w14:paraId="47083957" w14:textId="77777777" w:rsidR="00234905" w:rsidRDefault="00234905">
            <w:pPr>
              <w:rPr>
                <w:rFonts w:ascii="Arial" w:hAnsi="Arial" w:cs="Arial"/>
                <w:sz w:val="20"/>
              </w:rPr>
            </w:pPr>
          </w:p>
        </w:tc>
      </w:tr>
      <w:tr w:rsidR="00234905" w14:paraId="13DB2F37" w14:textId="218C9F44" w:rsidTr="00234905">
        <w:trPr>
          <w:trHeight w:val="271"/>
          <w:jc w:val="center"/>
        </w:trPr>
        <w:tc>
          <w:tcPr>
            <w:tcW w:w="1751" w:type="pct"/>
            <w:vAlign w:val="center"/>
          </w:tcPr>
          <w:p w14:paraId="2C41E1FF" w14:textId="77777777" w:rsidR="00234905" w:rsidRDefault="00234905">
            <w:pPr>
              <w:jc w:val="center"/>
              <w:rPr>
                <w:rFonts w:ascii="Arial" w:hAnsi="Arial" w:cs="Arial"/>
                <w:sz w:val="20"/>
              </w:rPr>
            </w:pPr>
            <w:r>
              <w:rPr>
                <w:rFonts w:ascii="Arial" w:hAnsi="Arial" w:cs="Arial"/>
                <w:sz w:val="20"/>
                <w:szCs w:val="20"/>
              </w:rPr>
              <w:t>[RF11]</w:t>
            </w:r>
          </w:p>
        </w:tc>
        <w:tc>
          <w:tcPr>
            <w:tcW w:w="542" w:type="pct"/>
            <w:vAlign w:val="center"/>
          </w:tcPr>
          <w:p w14:paraId="7687BCB0" w14:textId="77777777" w:rsidR="00234905" w:rsidRDefault="00234905">
            <w:pPr>
              <w:rPr>
                <w:rFonts w:ascii="Arial" w:hAnsi="Arial" w:cs="Arial"/>
                <w:sz w:val="20"/>
              </w:rPr>
            </w:pPr>
          </w:p>
        </w:tc>
        <w:tc>
          <w:tcPr>
            <w:tcW w:w="542" w:type="pct"/>
            <w:vAlign w:val="center"/>
          </w:tcPr>
          <w:p w14:paraId="505EAFF6"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5B914C4E" w14:textId="77777777" w:rsidR="00234905" w:rsidRDefault="00234905">
            <w:pPr>
              <w:rPr>
                <w:rFonts w:ascii="Arial" w:hAnsi="Arial" w:cs="Arial"/>
                <w:sz w:val="20"/>
              </w:rPr>
            </w:pPr>
          </w:p>
        </w:tc>
        <w:tc>
          <w:tcPr>
            <w:tcW w:w="542" w:type="pct"/>
            <w:vAlign w:val="center"/>
          </w:tcPr>
          <w:p w14:paraId="7029214D" w14:textId="77777777" w:rsidR="00234905" w:rsidRDefault="00234905">
            <w:pPr>
              <w:rPr>
                <w:rFonts w:ascii="Arial" w:hAnsi="Arial" w:cs="Arial"/>
                <w:sz w:val="20"/>
              </w:rPr>
            </w:pPr>
          </w:p>
        </w:tc>
        <w:tc>
          <w:tcPr>
            <w:tcW w:w="541" w:type="pct"/>
            <w:vAlign w:val="center"/>
          </w:tcPr>
          <w:p w14:paraId="6987A53E" w14:textId="77777777" w:rsidR="00234905" w:rsidRDefault="00234905">
            <w:pPr>
              <w:rPr>
                <w:rFonts w:ascii="Arial" w:hAnsi="Arial" w:cs="Arial"/>
                <w:sz w:val="20"/>
              </w:rPr>
            </w:pPr>
          </w:p>
        </w:tc>
        <w:tc>
          <w:tcPr>
            <w:tcW w:w="539" w:type="pct"/>
          </w:tcPr>
          <w:p w14:paraId="2AC6BEC8" w14:textId="77777777" w:rsidR="00234905" w:rsidRDefault="00234905">
            <w:pPr>
              <w:rPr>
                <w:rFonts w:ascii="Arial" w:hAnsi="Arial" w:cs="Arial"/>
                <w:sz w:val="20"/>
              </w:rPr>
            </w:pPr>
          </w:p>
        </w:tc>
      </w:tr>
      <w:tr w:rsidR="00234905" w14:paraId="7108DB4D" w14:textId="2591D8A6" w:rsidTr="00234905">
        <w:trPr>
          <w:trHeight w:val="271"/>
          <w:jc w:val="center"/>
        </w:trPr>
        <w:tc>
          <w:tcPr>
            <w:tcW w:w="1751" w:type="pct"/>
            <w:vAlign w:val="center"/>
          </w:tcPr>
          <w:p w14:paraId="5AAF15D7" w14:textId="77777777" w:rsidR="00234905" w:rsidRDefault="00234905">
            <w:pPr>
              <w:jc w:val="center"/>
              <w:rPr>
                <w:rFonts w:ascii="Arial" w:hAnsi="Arial" w:cs="Arial"/>
                <w:sz w:val="20"/>
              </w:rPr>
            </w:pPr>
            <w:r>
              <w:rPr>
                <w:rFonts w:ascii="Arial" w:hAnsi="Arial" w:cs="Arial"/>
                <w:sz w:val="20"/>
                <w:szCs w:val="20"/>
              </w:rPr>
              <w:t>[RF12]</w:t>
            </w:r>
          </w:p>
        </w:tc>
        <w:tc>
          <w:tcPr>
            <w:tcW w:w="542" w:type="pct"/>
            <w:vAlign w:val="center"/>
          </w:tcPr>
          <w:p w14:paraId="09E5B02D"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4BA4645F" w14:textId="77777777" w:rsidR="00234905" w:rsidRDefault="00234905">
            <w:pPr>
              <w:rPr>
                <w:rFonts w:ascii="Arial" w:hAnsi="Arial" w:cs="Arial"/>
                <w:sz w:val="20"/>
              </w:rPr>
            </w:pPr>
          </w:p>
        </w:tc>
        <w:tc>
          <w:tcPr>
            <w:tcW w:w="542" w:type="pct"/>
            <w:vAlign w:val="center"/>
          </w:tcPr>
          <w:p w14:paraId="7CAB68EC" w14:textId="77777777" w:rsidR="00234905" w:rsidRDefault="00234905">
            <w:pPr>
              <w:rPr>
                <w:rFonts w:ascii="Arial" w:hAnsi="Arial" w:cs="Arial"/>
                <w:sz w:val="20"/>
              </w:rPr>
            </w:pPr>
          </w:p>
        </w:tc>
        <w:tc>
          <w:tcPr>
            <w:tcW w:w="542" w:type="pct"/>
            <w:vAlign w:val="center"/>
          </w:tcPr>
          <w:p w14:paraId="56E532D3" w14:textId="77777777" w:rsidR="00234905" w:rsidRDefault="00234905">
            <w:pPr>
              <w:rPr>
                <w:rFonts w:ascii="Arial" w:hAnsi="Arial" w:cs="Arial"/>
                <w:sz w:val="20"/>
              </w:rPr>
            </w:pPr>
          </w:p>
        </w:tc>
        <w:tc>
          <w:tcPr>
            <w:tcW w:w="541" w:type="pct"/>
            <w:vAlign w:val="center"/>
          </w:tcPr>
          <w:p w14:paraId="38A6C60E" w14:textId="77777777" w:rsidR="00234905" w:rsidRDefault="00234905">
            <w:pPr>
              <w:rPr>
                <w:rFonts w:ascii="Arial" w:hAnsi="Arial" w:cs="Arial"/>
                <w:sz w:val="20"/>
              </w:rPr>
            </w:pPr>
          </w:p>
        </w:tc>
        <w:tc>
          <w:tcPr>
            <w:tcW w:w="539" w:type="pct"/>
          </w:tcPr>
          <w:p w14:paraId="6731118C" w14:textId="77777777" w:rsidR="00234905" w:rsidRDefault="00234905">
            <w:pPr>
              <w:rPr>
                <w:rFonts w:ascii="Arial" w:hAnsi="Arial" w:cs="Arial"/>
                <w:sz w:val="20"/>
              </w:rPr>
            </w:pPr>
          </w:p>
        </w:tc>
      </w:tr>
      <w:tr w:rsidR="00234905" w14:paraId="7F339411" w14:textId="607B1F5E" w:rsidTr="00234905">
        <w:trPr>
          <w:trHeight w:val="271"/>
          <w:jc w:val="center"/>
        </w:trPr>
        <w:tc>
          <w:tcPr>
            <w:tcW w:w="1751" w:type="pct"/>
            <w:vAlign w:val="center"/>
          </w:tcPr>
          <w:p w14:paraId="7BD21F77" w14:textId="77777777" w:rsidR="00234905" w:rsidRDefault="00234905">
            <w:pPr>
              <w:jc w:val="center"/>
              <w:rPr>
                <w:rFonts w:ascii="Arial" w:hAnsi="Arial" w:cs="Arial"/>
                <w:sz w:val="20"/>
              </w:rPr>
            </w:pPr>
            <w:r>
              <w:rPr>
                <w:rFonts w:ascii="Arial" w:hAnsi="Arial" w:cs="Arial"/>
                <w:sz w:val="20"/>
                <w:szCs w:val="20"/>
              </w:rPr>
              <w:t>[RF13]</w:t>
            </w:r>
          </w:p>
        </w:tc>
        <w:tc>
          <w:tcPr>
            <w:tcW w:w="542" w:type="pct"/>
            <w:vAlign w:val="center"/>
          </w:tcPr>
          <w:p w14:paraId="470E1A3B"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031128F9" w14:textId="77777777" w:rsidR="00234905" w:rsidRDefault="00234905">
            <w:pPr>
              <w:rPr>
                <w:rFonts w:ascii="Arial" w:hAnsi="Arial" w:cs="Arial"/>
                <w:sz w:val="20"/>
              </w:rPr>
            </w:pPr>
          </w:p>
        </w:tc>
        <w:tc>
          <w:tcPr>
            <w:tcW w:w="542" w:type="pct"/>
            <w:vAlign w:val="center"/>
          </w:tcPr>
          <w:p w14:paraId="445D7C46" w14:textId="77777777" w:rsidR="00234905" w:rsidRDefault="00234905">
            <w:pPr>
              <w:rPr>
                <w:rFonts w:ascii="Arial" w:hAnsi="Arial" w:cs="Arial"/>
                <w:sz w:val="20"/>
              </w:rPr>
            </w:pPr>
          </w:p>
        </w:tc>
        <w:tc>
          <w:tcPr>
            <w:tcW w:w="542" w:type="pct"/>
            <w:vAlign w:val="center"/>
          </w:tcPr>
          <w:p w14:paraId="51755C87" w14:textId="77777777" w:rsidR="00234905" w:rsidRDefault="00234905">
            <w:pPr>
              <w:rPr>
                <w:rFonts w:ascii="Arial" w:hAnsi="Arial" w:cs="Arial"/>
                <w:sz w:val="20"/>
              </w:rPr>
            </w:pPr>
          </w:p>
        </w:tc>
        <w:tc>
          <w:tcPr>
            <w:tcW w:w="541" w:type="pct"/>
            <w:vAlign w:val="center"/>
          </w:tcPr>
          <w:p w14:paraId="4681DE22" w14:textId="77777777" w:rsidR="00234905" w:rsidRDefault="00234905">
            <w:pPr>
              <w:rPr>
                <w:rFonts w:ascii="Arial" w:hAnsi="Arial" w:cs="Arial"/>
                <w:sz w:val="20"/>
              </w:rPr>
            </w:pPr>
          </w:p>
        </w:tc>
        <w:tc>
          <w:tcPr>
            <w:tcW w:w="539" w:type="pct"/>
          </w:tcPr>
          <w:p w14:paraId="6E6F4E7C" w14:textId="77777777" w:rsidR="00234905" w:rsidRDefault="00234905">
            <w:pPr>
              <w:rPr>
                <w:rFonts w:ascii="Arial" w:hAnsi="Arial" w:cs="Arial"/>
                <w:sz w:val="20"/>
              </w:rPr>
            </w:pPr>
          </w:p>
        </w:tc>
      </w:tr>
      <w:tr w:rsidR="00234905" w14:paraId="19BF8BBD" w14:textId="3F22D61F" w:rsidTr="00234905">
        <w:trPr>
          <w:trHeight w:val="271"/>
          <w:jc w:val="center"/>
        </w:trPr>
        <w:tc>
          <w:tcPr>
            <w:tcW w:w="1751" w:type="pct"/>
            <w:vAlign w:val="center"/>
          </w:tcPr>
          <w:p w14:paraId="78C44895" w14:textId="77777777" w:rsidR="00234905" w:rsidRDefault="00234905">
            <w:pPr>
              <w:jc w:val="center"/>
              <w:rPr>
                <w:rFonts w:ascii="Arial" w:hAnsi="Arial" w:cs="Arial"/>
                <w:sz w:val="20"/>
              </w:rPr>
            </w:pPr>
            <w:r>
              <w:rPr>
                <w:rFonts w:ascii="Arial" w:hAnsi="Arial" w:cs="Arial"/>
                <w:sz w:val="20"/>
                <w:szCs w:val="20"/>
              </w:rPr>
              <w:t>[RF14]</w:t>
            </w:r>
          </w:p>
        </w:tc>
        <w:tc>
          <w:tcPr>
            <w:tcW w:w="542" w:type="pct"/>
            <w:vAlign w:val="center"/>
          </w:tcPr>
          <w:p w14:paraId="1D217870"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2816215A" w14:textId="77777777" w:rsidR="00234905" w:rsidRDefault="00234905">
            <w:pPr>
              <w:rPr>
                <w:rFonts w:ascii="Arial" w:hAnsi="Arial" w:cs="Arial"/>
                <w:sz w:val="20"/>
              </w:rPr>
            </w:pPr>
          </w:p>
        </w:tc>
        <w:tc>
          <w:tcPr>
            <w:tcW w:w="542" w:type="pct"/>
            <w:vAlign w:val="center"/>
          </w:tcPr>
          <w:p w14:paraId="740A4A2A" w14:textId="77777777" w:rsidR="00234905" w:rsidRDefault="00234905">
            <w:pPr>
              <w:rPr>
                <w:rFonts w:ascii="Arial" w:hAnsi="Arial" w:cs="Arial"/>
                <w:sz w:val="20"/>
              </w:rPr>
            </w:pPr>
          </w:p>
        </w:tc>
        <w:tc>
          <w:tcPr>
            <w:tcW w:w="542" w:type="pct"/>
            <w:vAlign w:val="center"/>
          </w:tcPr>
          <w:p w14:paraId="49CC309B" w14:textId="77777777" w:rsidR="00234905" w:rsidRDefault="00234905">
            <w:pPr>
              <w:rPr>
                <w:rFonts w:ascii="Arial" w:hAnsi="Arial" w:cs="Arial"/>
                <w:sz w:val="20"/>
              </w:rPr>
            </w:pPr>
          </w:p>
        </w:tc>
        <w:tc>
          <w:tcPr>
            <w:tcW w:w="541" w:type="pct"/>
            <w:vAlign w:val="center"/>
          </w:tcPr>
          <w:p w14:paraId="43BBE150" w14:textId="77777777" w:rsidR="00234905" w:rsidRDefault="00234905">
            <w:pPr>
              <w:rPr>
                <w:rFonts w:ascii="Arial" w:hAnsi="Arial" w:cs="Arial"/>
                <w:sz w:val="20"/>
              </w:rPr>
            </w:pPr>
          </w:p>
        </w:tc>
        <w:tc>
          <w:tcPr>
            <w:tcW w:w="539" w:type="pct"/>
          </w:tcPr>
          <w:p w14:paraId="367D2C78" w14:textId="77777777" w:rsidR="00234905" w:rsidRDefault="00234905">
            <w:pPr>
              <w:rPr>
                <w:rFonts w:ascii="Arial" w:hAnsi="Arial" w:cs="Arial"/>
                <w:sz w:val="20"/>
              </w:rPr>
            </w:pPr>
          </w:p>
        </w:tc>
      </w:tr>
      <w:tr w:rsidR="00234905" w14:paraId="27E10FA8" w14:textId="7B1FBCD3" w:rsidTr="00234905">
        <w:trPr>
          <w:trHeight w:val="271"/>
          <w:jc w:val="center"/>
        </w:trPr>
        <w:tc>
          <w:tcPr>
            <w:tcW w:w="1751" w:type="pct"/>
            <w:vAlign w:val="center"/>
          </w:tcPr>
          <w:p w14:paraId="646084AF" w14:textId="77777777" w:rsidR="00234905" w:rsidRDefault="00234905">
            <w:pPr>
              <w:jc w:val="center"/>
              <w:rPr>
                <w:rFonts w:ascii="Arial" w:hAnsi="Arial" w:cs="Arial"/>
                <w:sz w:val="20"/>
              </w:rPr>
            </w:pPr>
            <w:r>
              <w:rPr>
                <w:rFonts w:ascii="Arial" w:hAnsi="Arial" w:cs="Arial"/>
                <w:sz w:val="20"/>
                <w:szCs w:val="20"/>
              </w:rPr>
              <w:t>[RF15]</w:t>
            </w:r>
          </w:p>
        </w:tc>
        <w:tc>
          <w:tcPr>
            <w:tcW w:w="542" w:type="pct"/>
            <w:vAlign w:val="center"/>
          </w:tcPr>
          <w:p w14:paraId="65CF2229" w14:textId="77777777" w:rsidR="00234905" w:rsidRDefault="00234905">
            <w:pPr>
              <w:rPr>
                <w:rFonts w:ascii="Arial" w:hAnsi="Arial" w:cs="Arial"/>
                <w:sz w:val="20"/>
              </w:rPr>
            </w:pPr>
          </w:p>
        </w:tc>
        <w:tc>
          <w:tcPr>
            <w:tcW w:w="542" w:type="pct"/>
            <w:vAlign w:val="center"/>
          </w:tcPr>
          <w:p w14:paraId="565E7102" w14:textId="77777777" w:rsidR="00234905" w:rsidRDefault="00234905">
            <w:pPr>
              <w:rPr>
                <w:rFonts w:ascii="Arial" w:hAnsi="Arial" w:cs="Arial"/>
                <w:sz w:val="20"/>
              </w:rPr>
            </w:pPr>
          </w:p>
        </w:tc>
        <w:tc>
          <w:tcPr>
            <w:tcW w:w="542" w:type="pct"/>
            <w:vAlign w:val="center"/>
          </w:tcPr>
          <w:p w14:paraId="00224C12" w14:textId="77777777" w:rsidR="00234905" w:rsidRDefault="00234905">
            <w:pPr>
              <w:rPr>
                <w:rFonts w:ascii="Arial" w:hAnsi="Arial" w:cs="Arial"/>
                <w:sz w:val="20"/>
              </w:rPr>
            </w:pPr>
          </w:p>
        </w:tc>
        <w:tc>
          <w:tcPr>
            <w:tcW w:w="542" w:type="pct"/>
            <w:vAlign w:val="center"/>
          </w:tcPr>
          <w:p w14:paraId="3ECD090F" w14:textId="77777777" w:rsidR="00234905" w:rsidRDefault="00234905">
            <w:pPr>
              <w:rPr>
                <w:rFonts w:ascii="Arial" w:hAnsi="Arial" w:cs="Arial"/>
                <w:sz w:val="20"/>
              </w:rPr>
            </w:pPr>
          </w:p>
        </w:tc>
        <w:tc>
          <w:tcPr>
            <w:tcW w:w="541" w:type="pct"/>
            <w:vAlign w:val="center"/>
          </w:tcPr>
          <w:p w14:paraId="4B3ABFE8" w14:textId="77777777" w:rsidR="00234905" w:rsidRDefault="00234905">
            <w:pPr>
              <w:jc w:val="center"/>
              <w:rPr>
                <w:rFonts w:ascii="Arial" w:hAnsi="Arial" w:cs="Arial"/>
                <w:sz w:val="20"/>
              </w:rPr>
            </w:pPr>
            <w:r>
              <w:rPr>
                <w:rFonts w:ascii="Arial" w:hAnsi="Arial" w:cs="Arial"/>
                <w:sz w:val="20"/>
              </w:rPr>
              <w:t>X</w:t>
            </w:r>
          </w:p>
        </w:tc>
        <w:tc>
          <w:tcPr>
            <w:tcW w:w="539" w:type="pct"/>
          </w:tcPr>
          <w:p w14:paraId="0B9BE490" w14:textId="77777777" w:rsidR="00234905" w:rsidRDefault="00234905">
            <w:pPr>
              <w:jc w:val="center"/>
              <w:rPr>
                <w:rFonts w:ascii="Arial" w:hAnsi="Arial" w:cs="Arial"/>
                <w:sz w:val="20"/>
              </w:rPr>
            </w:pPr>
          </w:p>
        </w:tc>
      </w:tr>
      <w:tr w:rsidR="00234905" w14:paraId="037E6B28" w14:textId="769C302A" w:rsidTr="00234905">
        <w:trPr>
          <w:trHeight w:val="271"/>
          <w:jc w:val="center"/>
        </w:trPr>
        <w:tc>
          <w:tcPr>
            <w:tcW w:w="1751" w:type="pct"/>
            <w:vAlign w:val="center"/>
          </w:tcPr>
          <w:p w14:paraId="00227AD9" w14:textId="77777777" w:rsidR="00234905" w:rsidRDefault="00234905">
            <w:pPr>
              <w:jc w:val="center"/>
              <w:rPr>
                <w:rFonts w:ascii="Arial" w:hAnsi="Arial" w:cs="Arial"/>
                <w:sz w:val="20"/>
              </w:rPr>
            </w:pPr>
            <w:r>
              <w:rPr>
                <w:rFonts w:ascii="Arial" w:hAnsi="Arial" w:cs="Arial"/>
                <w:sz w:val="20"/>
                <w:szCs w:val="20"/>
              </w:rPr>
              <w:t>[RF16]</w:t>
            </w:r>
          </w:p>
        </w:tc>
        <w:tc>
          <w:tcPr>
            <w:tcW w:w="542" w:type="pct"/>
            <w:vAlign w:val="center"/>
          </w:tcPr>
          <w:p w14:paraId="45CF9001" w14:textId="77777777" w:rsidR="00234905" w:rsidRDefault="00234905">
            <w:pPr>
              <w:rPr>
                <w:rFonts w:ascii="Arial" w:hAnsi="Arial" w:cs="Arial"/>
                <w:sz w:val="20"/>
              </w:rPr>
            </w:pPr>
          </w:p>
        </w:tc>
        <w:tc>
          <w:tcPr>
            <w:tcW w:w="542" w:type="pct"/>
            <w:vAlign w:val="center"/>
          </w:tcPr>
          <w:p w14:paraId="46D4408B" w14:textId="77777777" w:rsidR="00234905" w:rsidRDefault="00234905">
            <w:pPr>
              <w:rPr>
                <w:rFonts w:ascii="Arial" w:hAnsi="Arial" w:cs="Arial"/>
                <w:sz w:val="20"/>
              </w:rPr>
            </w:pPr>
          </w:p>
        </w:tc>
        <w:tc>
          <w:tcPr>
            <w:tcW w:w="542" w:type="pct"/>
            <w:vAlign w:val="center"/>
          </w:tcPr>
          <w:p w14:paraId="57BCF5FA" w14:textId="77777777" w:rsidR="00234905" w:rsidRDefault="00234905">
            <w:pPr>
              <w:rPr>
                <w:rFonts w:ascii="Arial" w:hAnsi="Arial" w:cs="Arial"/>
                <w:sz w:val="20"/>
              </w:rPr>
            </w:pPr>
          </w:p>
        </w:tc>
        <w:tc>
          <w:tcPr>
            <w:tcW w:w="542" w:type="pct"/>
            <w:vAlign w:val="center"/>
          </w:tcPr>
          <w:p w14:paraId="07355DBA" w14:textId="77777777" w:rsidR="00234905" w:rsidRDefault="00234905">
            <w:pPr>
              <w:rPr>
                <w:rFonts w:ascii="Arial" w:hAnsi="Arial" w:cs="Arial"/>
                <w:sz w:val="20"/>
              </w:rPr>
            </w:pPr>
          </w:p>
        </w:tc>
        <w:tc>
          <w:tcPr>
            <w:tcW w:w="541" w:type="pct"/>
            <w:vAlign w:val="center"/>
          </w:tcPr>
          <w:p w14:paraId="6F4D4C8B" w14:textId="77777777" w:rsidR="00234905" w:rsidRDefault="00234905">
            <w:pPr>
              <w:jc w:val="center"/>
              <w:rPr>
                <w:rFonts w:ascii="Arial" w:hAnsi="Arial" w:cs="Arial"/>
                <w:sz w:val="20"/>
              </w:rPr>
            </w:pPr>
            <w:r>
              <w:rPr>
                <w:rFonts w:ascii="Arial" w:hAnsi="Arial" w:cs="Arial"/>
                <w:sz w:val="20"/>
              </w:rPr>
              <w:t>X</w:t>
            </w:r>
          </w:p>
        </w:tc>
        <w:tc>
          <w:tcPr>
            <w:tcW w:w="539" w:type="pct"/>
          </w:tcPr>
          <w:p w14:paraId="60F0C2E0" w14:textId="77777777" w:rsidR="00234905" w:rsidRDefault="00234905">
            <w:pPr>
              <w:jc w:val="center"/>
              <w:rPr>
                <w:rFonts w:ascii="Arial" w:hAnsi="Arial" w:cs="Arial"/>
                <w:sz w:val="20"/>
              </w:rPr>
            </w:pPr>
          </w:p>
        </w:tc>
      </w:tr>
      <w:tr w:rsidR="00234905" w14:paraId="76CC1D6E" w14:textId="0F7102E4" w:rsidTr="00234905">
        <w:trPr>
          <w:trHeight w:val="271"/>
          <w:jc w:val="center"/>
        </w:trPr>
        <w:tc>
          <w:tcPr>
            <w:tcW w:w="1751" w:type="pct"/>
            <w:vAlign w:val="center"/>
          </w:tcPr>
          <w:p w14:paraId="23E19E59" w14:textId="77777777" w:rsidR="00234905" w:rsidRDefault="00234905">
            <w:pPr>
              <w:jc w:val="center"/>
              <w:rPr>
                <w:rFonts w:ascii="Arial" w:hAnsi="Arial" w:cs="Arial"/>
                <w:sz w:val="20"/>
              </w:rPr>
            </w:pPr>
            <w:r>
              <w:rPr>
                <w:rFonts w:ascii="Arial" w:hAnsi="Arial" w:cs="Arial"/>
                <w:sz w:val="20"/>
                <w:szCs w:val="20"/>
              </w:rPr>
              <w:t>[RF17]</w:t>
            </w:r>
          </w:p>
        </w:tc>
        <w:tc>
          <w:tcPr>
            <w:tcW w:w="542" w:type="pct"/>
            <w:vAlign w:val="center"/>
          </w:tcPr>
          <w:p w14:paraId="21847461" w14:textId="77777777" w:rsidR="00234905" w:rsidRDefault="00234905">
            <w:pPr>
              <w:rPr>
                <w:rFonts w:ascii="Arial" w:hAnsi="Arial" w:cs="Arial"/>
                <w:sz w:val="20"/>
              </w:rPr>
            </w:pPr>
          </w:p>
        </w:tc>
        <w:tc>
          <w:tcPr>
            <w:tcW w:w="542" w:type="pct"/>
            <w:vAlign w:val="center"/>
          </w:tcPr>
          <w:p w14:paraId="717181FB" w14:textId="77777777" w:rsidR="00234905" w:rsidRDefault="00234905">
            <w:pPr>
              <w:rPr>
                <w:rFonts w:ascii="Arial" w:hAnsi="Arial" w:cs="Arial"/>
                <w:sz w:val="20"/>
              </w:rPr>
            </w:pPr>
          </w:p>
        </w:tc>
        <w:tc>
          <w:tcPr>
            <w:tcW w:w="542" w:type="pct"/>
            <w:vAlign w:val="center"/>
          </w:tcPr>
          <w:p w14:paraId="2A9464BC" w14:textId="77777777" w:rsidR="00234905" w:rsidRDefault="00234905">
            <w:pPr>
              <w:rPr>
                <w:rFonts w:ascii="Arial" w:hAnsi="Arial" w:cs="Arial"/>
                <w:sz w:val="20"/>
              </w:rPr>
            </w:pPr>
          </w:p>
        </w:tc>
        <w:tc>
          <w:tcPr>
            <w:tcW w:w="542" w:type="pct"/>
            <w:vAlign w:val="center"/>
          </w:tcPr>
          <w:p w14:paraId="19E93F2A" w14:textId="77777777" w:rsidR="00234905" w:rsidRDefault="00234905">
            <w:pPr>
              <w:rPr>
                <w:rFonts w:ascii="Arial" w:hAnsi="Arial" w:cs="Arial"/>
                <w:sz w:val="20"/>
              </w:rPr>
            </w:pPr>
          </w:p>
        </w:tc>
        <w:tc>
          <w:tcPr>
            <w:tcW w:w="541" w:type="pct"/>
            <w:vAlign w:val="center"/>
          </w:tcPr>
          <w:p w14:paraId="71AF8D49" w14:textId="77777777" w:rsidR="00234905" w:rsidRDefault="00234905">
            <w:pPr>
              <w:jc w:val="center"/>
              <w:rPr>
                <w:rFonts w:ascii="Arial" w:hAnsi="Arial" w:cs="Arial"/>
                <w:sz w:val="20"/>
              </w:rPr>
            </w:pPr>
            <w:r>
              <w:rPr>
                <w:rFonts w:ascii="Arial" w:hAnsi="Arial" w:cs="Arial"/>
                <w:sz w:val="20"/>
              </w:rPr>
              <w:t>X</w:t>
            </w:r>
          </w:p>
        </w:tc>
        <w:tc>
          <w:tcPr>
            <w:tcW w:w="539" w:type="pct"/>
          </w:tcPr>
          <w:p w14:paraId="7D888D70" w14:textId="77777777" w:rsidR="00234905" w:rsidRDefault="00234905">
            <w:pPr>
              <w:jc w:val="center"/>
              <w:rPr>
                <w:rFonts w:ascii="Arial" w:hAnsi="Arial" w:cs="Arial"/>
                <w:sz w:val="20"/>
              </w:rPr>
            </w:pPr>
          </w:p>
        </w:tc>
      </w:tr>
      <w:tr w:rsidR="00234905" w14:paraId="2AB1A693" w14:textId="7AA6ECC2" w:rsidTr="00234905">
        <w:trPr>
          <w:trHeight w:val="271"/>
          <w:jc w:val="center"/>
        </w:trPr>
        <w:tc>
          <w:tcPr>
            <w:tcW w:w="1751" w:type="pct"/>
            <w:vAlign w:val="center"/>
          </w:tcPr>
          <w:p w14:paraId="0F92052B" w14:textId="77777777" w:rsidR="00234905" w:rsidRDefault="00234905">
            <w:pPr>
              <w:jc w:val="center"/>
              <w:rPr>
                <w:rFonts w:ascii="Arial" w:hAnsi="Arial" w:cs="Arial"/>
                <w:sz w:val="20"/>
              </w:rPr>
            </w:pPr>
            <w:r>
              <w:rPr>
                <w:rFonts w:ascii="Arial" w:hAnsi="Arial" w:cs="Arial"/>
                <w:sz w:val="20"/>
                <w:szCs w:val="20"/>
              </w:rPr>
              <w:t>[RF18]</w:t>
            </w:r>
          </w:p>
        </w:tc>
        <w:tc>
          <w:tcPr>
            <w:tcW w:w="542" w:type="pct"/>
            <w:vAlign w:val="center"/>
          </w:tcPr>
          <w:p w14:paraId="6FDCEE01" w14:textId="77777777" w:rsidR="00234905" w:rsidRDefault="00234905">
            <w:pPr>
              <w:rPr>
                <w:rFonts w:ascii="Arial" w:hAnsi="Arial" w:cs="Arial"/>
                <w:sz w:val="20"/>
              </w:rPr>
            </w:pPr>
          </w:p>
        </w:tc>
        <w:tc>
          <w:tcPr>
            <w:tcW w:w="542" w:type="pct"/>
            <w:vAlign w:val="center"/>
          </w:tcPr>
          <w:p w14:paraId="09A37CBA" w14:textId="77777777" w:rsidR="00234905" w:rsidRDefault="00234905">
            <w:pPr>
              <w:rPr>
                <w:rFonts w:ascii="Arial" w:hAnsi="Arial" w:cs="Arial"/>
                <w:sz w:val="20"/>
              </w:rPr>
            </w:pPr>
          </w:p>
        </w:tc>
        <w:tc>
          <w:tcPr>
            <w:tcW w:w="542" w:type="pct"/>
            <w:vAlign w:val="center"/>
          </w:tcPr>
          <w:p w14:paraId="5FF48F76" w14:textId="77777777" w:rsidR="00234905" w:rsidRDefault="00234905">
            <w:pPr>
              <w:rPr>
                <w:rFonts w:ascii="Arial" w:hAnsi="Arial" w:cs="Arial"/>
                <w:sz w:val="20"/>
              </w:rPr>
            </w:pPr>
          </w:p>
        </w:tc>
        <w:tc>
          <w:tcPr>
            <w:tcW w:w="542" w:type="pct"/>
            <w:vAlign w:val="center"/>
          </w:tcPr>
          <w:p w14:paraId="44307BEE" w14:textId="77777777" w:rsidR="00234905" w:rsidRDefault="00234905">
            <w:pPr>
              <w:rPr>
                <w:rFonts w:ascii="Arial" w:hAnsi="Arial" w:cs="Arial"/>
                <w:sz w:val="20"/>
              </w:rPr>
            </w:pPr>
          </w:p>
        </w:tc>
        <w:tc>
          <w:tcPr>
            <w:tcW w:w="541" w:type="pct"/>
            <w:vAlign w:val="center"/>
          </w:tcPr>
          <w:p w14:paraId="07D8FEBF" w14:textId="77777777" w:rsidR="00234905" w:rsidRDefault="00234905">
            <w:pPr>
              <w:jc w:val="center"/>
              <w:rPr>
                <w:rFonts w:ascii="Arial" w:hAnsi="Arial" w:cs="Arial"/>
                <w:sz w:val="20"/>
              </w:rPr>
            </w:pPr>
            <w:r>
              <w:rPr>
                <w:rFonts w:ascii="Arial" w:hAnsi="Arial" w:cs="Arial"/>
                <w:sz w:val="20"/>
              </w:rPr>
              <w:t>X</w:t>
            </w:r>
          </w:p>
        </w:tc>
        <w:tc>
          <w:tcPr>
            <w:tcW w:w="539" w:type="pct"/>
          </w:tcPr>
          <w:p w14:paraId="70D5BE0B" w14:textId="77777777" w:rsidR="00234905" w:rsidRDefault="00234905">
            <w:pPr>
              <w:jc w:val="center"/>
              <w:rPr>
                <w:rFonts w:ascii="Arial" w:hAnsi="Arial" w:cs="Arial"/>
                <w:sz w:val="20"/>
              </w:rPr>
            </w:pPr>
          </w:p>
        </w:tc>
      </w:tr>
      <w:tr w:rsidR="00234905" w14:paraId="0B43ABCB" w14:textId="52E897AB" w:rsidTr="00234905">
        <w:trPr>
          <w:trHeight w:val="271"/>
          <w:jc w:val="center"/>
        </w:trPr>
        <w:tc>
          <w:tcPr>
            <w:tcW w:w="1751" w:type="pct"/>
            <w:vAlign w:val="center"/>
          </w:tcPr>
          <w:p w14:paraId="7C503049" w14:textId="77777777" w:rsidR="00234905" w:rsidRDefault="00234905">
            <w:pPr>
              <w:jc w:val="center"/>
              <w:rPr>
                <w:rFonts w:ascii="Arial" w:hAnsi="Arial" w:cs="Arial"/>
                <w:sz w:val="20"/>
              </w:rPr>
            </w:pPr>
            <w:r>
              <w:rPr>
                <w:rFonts w:ascii="Arial" w:hAnsi="Arial" w:cs="Arial"/>
                <w:sz w:val="20"/>
                <w:szCs w:val="20"/>
              </w:rPr>
              <w:t>[RF19]</w:t>
            </w:r>
          </w:p>
        </w:tc>
        <w:tc>
          <w:tcPr>
            <w:tcW w:w="542" w:type="pct"/>
            <w:vAlign w:val="center"/>
          </w:tcPr>
          <w:p w14:paraId="2B596D63" w14:textId="77777777" w:rsidR="00234905" w:rsidRDefault="00234905">
            <w:pPr>
              <w:rPr>
                <w:rFonts w:ascii="Arial" w:hAnsi="Arial" w:cs="Arial"/>
                <w:sz w:val="20"/>
              </w:rPr>
            </w:pPr>
          </w:p>
        </w:tc>
        <w:tc>
          <w:tcPr>
            <w:tcW w:w="542" w:type="pct"/>
            <w:vAlign w:val="center"/>
          </w:tcPr>
          <w:p w14:paraId="20C63506" w14:textId="77777777" w:rsidR="00234905" w:rsidRDefault="00234905">
            <w:pPr>
              <w:rPr>
                <w:rFonts w:ascii="Arial" w:hAnsi="Arial" w:cs="Arial"/>
                <w:sz w:val="20"/>
              </w:rPr>
            </w:pPr>
          </w:p>
        </w:tc>
        <w:tc>
          <w:tcPr>
            <w:tcW w:w="542" w:type="pct"/>
            <w:vAlign w:val="center"/>
          </w:tcPr>
          <w:p w14:paraId="6EECFAA6"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1458997C" w14:textId="1D3C715D"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613A0E4E" w14:textId="77777777" w:rsidR="00234905" w:rsidRDefault="00234905">
            <w:pPr>
              <w:rPr>
                <w:rFonts w:ascii="Arial" w:hAnsi="Arial" w:cs="Arial"/>
                <w:sz w:val="20"/>
              </w:rPr>
            </w:pPr>
          </w:p>
        </w:tc>
        <w:tc>
          <w:tcPr>
            <w:tcW w:w="539" w:type="pct"/>
          </w:tcPr>
          <w:p w14:paraId="400F55B6" w14:textId="77777777" w:rsidR="00234905" w:rsidRDefault="00234905">
            <w:pPr>
              <w:rPr>
                <w:rFonts w:ascii="Arial" w:hAnsi="Arial" w:cs="Arial"/>
                <w:sz w:val="20"/>
              </w:rPr>
            </w:pPr>
          </w:p>
        </w:tc>
      </w:tr>
      <w:tr w:rsidR="00234905" w14:paraId="14021057" w14:textId="2757F1BF" w:rsidTr="00234905">
        <w:trPr>
          <w:trHeight w:val="271"/>
          <w:jc w:val="center"/>
        </w:trPr>
        <w:tc>
          <w:tcPr>
            <w:tcW w:w="1751" w:type="pct"/>
            <w:vAlign w:val="center"/>
          </w:tcPr>
          <w:p w14:paraId="3E223BF9" w14:textId="77777777" w:rsidR="00234905" w:rsidRDefault="00234905">
            <w:pPr>
              <w:jc w:val="center"/>
              <w:rPr>
                <w:rFonts w:ascii="Arial" w:hAnsi="Arial" w:cs="Arial"/>
                <w:sz w:val="20"/>
              </w:rPr>
            </w:pPr>
            <w:r>
              <w:rPr>
                <w:rFonts w:ascii="Arial" w:hAnsi="Arial" w:cs="Arial"/>
                <w:sz w:val="20"/>
                <w:szCs w:val="20"/>
              </w:rPr>
              <w:t>[RF20]</w:t>
            </w:r>
          </w:p>
        </w:tc>
        <w:tc>
          <w:tcPr>
            <w:tcW w:w="542" w:type="pct"/>
            <w:vAlign w:val="center"/>
          </w:tcPr>
          <w:p w14:paraId="4263A642" w14:textId="77777777" w:rsidR="00234905" w:rsidRDefault="00234905">
            <w:pPr>
              <w:rPr>
                <w:rFonts w:ascii="Arial" w:hAnsi="Arial" w:cs="Arial"/>
                <w:sz w:val="20"/>
              </w:rPr>
            </w:pPr>
          </w:p>
        </w:tc>
        <w:tc>
          <w:tcPr>
            <w:tcW w:w="542" w:type="pct"/>
            <w:vAlign w:val="center"/>
          </w:tcPr>
          <w:p w14:paraId="03EE13E9" w14:textId="77777777" w:rsidR="00234905" w:rsidRDefault="00234905">
            <w:pPr>
              <w:rPr>
                <w:rFonts w:ascii="Arial" w:hAnsi="Arial" w:cs="Arial"/>
                <w:sz w:val="20"/>
              </w:rPr>
            </w:pPr>
          </w:p>
        </w:tc>
        <w:tc>
          <w:tcPr>
            <w:tcW w:w="542" w:type="pct"/>
            <w:vAlign w:val="center"/>
          </w:tcPr>
          <w:p w14:paraId="5F7E94A1"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1618CD2A" w14:textId="32D5CC49"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759C9B63" w14:textId="77777777" w:rsidR="00234905" w:rsidRDefault="00234905">
            <w:pPr>
              <w:rPr>
                <w:rFonts w:ascii="Arial" w:hAnsi="Arial" w:cs="Arial"/>
                <w:sz w:val="20"/>
              </w:rPr>
            </w:pPr>
          </w:p>
        </w:tc>
        <w:tc>
          <w:tcPr>
            <w:tcW w:w="539" w:type="pct"/>
          </w:tcPr>
          <w:p w14:paraId="73E202ED" w14:textId="77777777" w:rsidR="00234905" w:rsidRDefault="00234905">
            <w:pPr>
              <w:rPr>
                <w:rFonts w:ascii="Arial" w:hAnsi="Arial" w:cs="Arial"/>
                <w:sz w:val="20"/>
              </w:rPr>
            </w:pPr>
          </w:p>
        </w:tc>
      </w:tr>
      <w:tr w:rsidR="00234905" w14:paraId="35681F37" w14:textId="4097366F" w:rsidTr="00234905">
        <w:trPr>
          <w:trHeight w:val="271"/>
          <w:jc w:val="center"/>
        </w:trPr>
        <w:tc>
          <w:tcPr>
            <w:tcW w:w="1751" w:type="pct"/>
            <w:vAlign w:val="center"/>
          </w:tcPr>
          <w:p w14:paraId="2E399852" w14:textId="77777777" w:rsidR="00234905" w:rsidRDefault="00234905">
            <w:pPr>
              <w:jc w:val="center"/>
              <w:rPr>
                <w:rFonts w:ascii="Arial" w:hAnsi="Arial" w:cs="Arial"/>
                <w:sz w:val="20"/>
              </w:rPr>
            </w:pPr>
            <w:r>
              <w:rPr>
                <w:rFonts w:ascii="Arial" w:hAnsi="Arial" w:cs="Arial"/>
                <w:sz w:val="20"/>
                <w:szCs w:val="20"/>
              </w:rPr>
              <w:t>[RF21]</w:t>
            </w:r>
          </w:p>
        </w:tc>
        <w:tc>
          <w:tcPr>
            <w:tcW w:w="542" w:type="pct"/>
            <w:vAlign w:val="center"/>
          </w:tcPr>
          <w:p w14:paraId="72955CE6" w14:textId="77777777" w:rsidR="00234905" w:rsidRDefault="00234905">
            <w:pPr>
              <w:rPr>
                <w:rFonts w:ascii="Arial" w:hAnsi="Arial" w:cs="Arial"/>
                <w:sz w:val="20"/>
              </w:rPr>
            </w:pPr>
          </w:p>
        </w:tc>
        <w:tc>
          <w:tcPr>
            <w:tcW w:w="542" w:type="pct"/>
            <w:vAlign w:val="center"/>
          </w:tcPr>
          <w:p w14:paraId="6719DEF6" w14:textId="77777777" w:rsidR="00234905" w:rsidRDefault="00234905">
            <w:pPr>
              <w:rPr>
                <w:rFonts w:ascii="Arial" w:hAnsi="Arial" w:cs="Arial"/>
                <w:sz w:val="20"/>
              </w:rPr>
            </w:pPr>
          </w:p>
        </w:tc>
        <w:tc>
          <w:tcPr>
            <w:tcW w:w="542" w:type="pct"/>
            <w:vAlign w:val="center"/>
          </w:tcPr>
          <w:p w14:paraId="668B6380"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0C750111" w14:textId="4F0ADBA5"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508264F6" w14:textId="77777777" w:rsidR="00234905" w:rsidRDefault="00234905">
            <w:pPr>
              <w:rPr>
                <w:rFonts w:ascii="Arial" w:hAnsi="Arial" w:cs="Arial"/>
                <w:sz w:val="20"/>
              </w:rPr>
            </w:pPr>
          </w:p>
        </w:tc>
        <w:tc>
          <w:tcPr>
            <w:tcW w:w="539" w:type="pct"/>
          </w:tcPr>
          <w:p w14:paraId="04100F61" w14:textId="77777777" w:rsidR="00234905" w:rsidRDefault="00234905">
            <w:pPr>
              <w:rPr>
                <w:rFonts w:ascii="Arial" w:hAnsi="Arial" w:cs="Arial"/>
                <w:sz w:val="20"/>
              </w:rPr>
            </w:pPr>
          </w:p>
        </w:tc>
      </w:tr>
      <w:tr w:rsidR="00234905" w14:paraId="6DD76BCC" w14:textId="772AA18D" w:rsidTr="00234905">
        <w:trPr>
          <w:trHeight w:val="271"/>
          <w:jc w:val="center"/>
        </w:trPr>
        <w:tc>
          <w:tcPr>
            <w:tcW w:w="1751" w:type="pct"/>
            <w:vAlign w:val="center"/>
          </w:tcPr>
          <w:p w14:paraId="76823F65" w14:textId="77777777" w:rsidR="00234905" w:rsidRDefault="00234905">
            <w:pPr>
              <w:jc w:val="center"/>
              <w:rPr>
                <w:rFonts w:ascii="Arial" w:hAnsi="Arial" w:cs="Arial"/>
                <w:sz w:val="20"/>
              </w:rPr>
            </w:pPr>
            <w:r>
              <w:rPr>
                <w:rFonts w:ascii="Arial" w:hAnsi="Arial" w:cs="Arial"/>
                <w:sz w:val="20"/>
                <w:szCs w:val="20"/>
              </w:rPr>
              <w:t>[RF22]</w:t>
            </w:r>
          </w:p>
        </w:tc>
        <w:tc>
          <w:tcPr>
            <w:tcW w:w="542" w:type="pct"/>
            <w:vAlign w:val="center"/>
          </w:tcPr>
          <w:p w14:paraId="7DC6EB4A" w14:textId="77777777" w:rsidR="00234905" w:rsidRDefault="00234905">
            <w:pPr>
              <w:rPr>
                <w:rFonts w:ascii="Arial" w:hAnsi="Arial" w:cs="Arial"/>
                <w:sz w:val="20"/>
              </w:rPr>
            </w:pPr>
          </w:p>
        </w:tc>
        <w:tc>
          <w:tcPr>
            <w:tcW w:w="542" w:type="pct"/>
            <w:vAlign w:val="center"/>
          </w:tcPr>
          <w:p w14:paraId="533D81C6" w14:textId="77777777" w:rsidR="00234905" w:rsidRDefault="00234905">
            <w:pPr>
              <w:rPr>
                <w:rFonts w:ascii="Arial" w:hAnsi="Arial" w:cs="Arial"/>
                <w:sz w:val="20"/>
              </w:rPr>
            </w:pPr>
          </w:p>
        </w:tc>
        <w:tc>
          <w:tcPr>
            <w:tcW w:w="542" w:type="pct"/>
            <w:vAlign w:val="center"/>
          </w:tcPr>
          <w:p w14:paraId="79A86790"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4C99E8F6" w14:textId="6E991B96"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6A6CDFED" w14:textId="77777777" w:rsidR="00234905" w:rsidRDefault="00234905">
            <w:pPr>
              <w:rPr>
                <w:rFonts w:ascii="Arial" w:hAnsi="Arial" w:cs="Arial"/>
                <w:sz w:val="20"/>
              </w:rPr>
            </w:pPr>
          </w:p>
        </w:tc>
        <w:tc>
          <w:tcPr>
            <w:tcW w:w="539" w:type="pct"/>
          </w:tcPr>
          <w:p w14:paraId="39848998" w14:textId="77777777" w:rsidR="00234905" w:rsidRDefault="00234905">
            <w:pPr>
              <w:rPr>
                <w:rFonts w:ascii="Arial" w:hAnsi="Arial" w:cs="Arial"/>
                <w:sz w:val="20"/>
              </w:rPr>
            </w:pPr>
          </w:p>
        </w:tc>
      </w:tr>
      <w:tr w:rsidR="00234905" w14:paraId="15CA67E1" w14:textId="2C9F714C" w:rsidTr="00234905">
        <w:trPr>
          <w:trHeight w:val="271"/>
          <w:jc w:val="center"/>
        </w:trPr>
        <w:tc>
          <w:tcPr>
            <w:tcW w:w="1751" w:type="pct"/>
            <w:vAlign w:val="center"/>
          </w:tcPr>
          <w:p w14:paraId="7C4F761B" w14:textId="77777777" w:rsidR="00234905" w:rsidRDefault="00234905">
            <w:pPr>
              <w:jc w:val="center"/>
              <w:rPr>
                <w:rFonts w:ascii="Arial" w:hAnsi="Arial" w:cs="Arial"/>
                <w:sz w:val="20"/>
              </w:rPr>
            </w:pPr>
            <w:r>
              <w:rPr>
                <w:rFonts w:ascii="Arial" w:hAnsi="Arial" w:cs="Arial"/>
                <w:sz w:val="20"/>
                <w:szCs w:val="20"/>
              </w:rPr>
              <w:t>[RF23]</w:t>
            </w:r>
          </w:p>
        </w:tc>
        <w:tc>
          <w:tcPr>
            <w:tcW w:w="542" w:type="pct"/>
            <w:vAlign w:val="center"/>
          </w:tcPr>
          <w:p w14:paraId="0F72D389" w14:textId="77777777" w:rsidR="00234905" w:rsidRDefault="00234905">
            <w:pPr>
              <w:rPr>
                <w:rFonts w:ascii="Arial" w:hAnsi="Arial" w:cs="Arial"/>
                <w:sz w:val="20"/>
              </w:rPr>
            </w:pPr>
          </w:p>
        </w:tc>
        <w:tc>
          <w:tcPr>
            <w:tcW w:w="542" w:type="pct"/>
            <w:vAlign w:val="center"/>
          </w:tcPr>
          <w:p w14:paraId="4329EDA2" w14:textId="77777777" w:rsidR="00234905" w:rsidRDefault="00234905">
            <w:pPr>
              <w:rPr>
                <w:rFonts w:ascii="Arial" w:hAnsi="Arial" w:cs="Arial"/>
                <w:sz w:val="20"/>
              </w:rPr>
            </w:pPr>
          </w:p>
        </w:tc>
        <w:tc>
          <w:tcPr>
            <w:tcW w:w="542" w:type="pct"/>
            <w:vAlign w:val="center"/>
          </w:tcPr>
          <w:p w14:paraId="3A8E48E7"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7F8F92B7" w14:textId="02C430BF"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0FD2671C" w14:textId="77777777" w:rsidR="00234905" w:rsidRDefault="00234905">
            <w:pPr>
              <w:rPr>
                <w:rFonts w:ascii="Arial" w:hAnsi="Arial" w:cs="Arial"/>
                <w:sz w:val="20"/>
              </w:rPr>
            </w:pPr>
          </w:p>
        </w:tc>
        <w:tc>
          <w:tcPr>
            <w:tcW w:w="539" w:type="pct"/>
          </w:tcPr>
          <w:p w14:paraId="7BCA4BB8" w14:textId="77777777" w:rsidR="00234905" w:rsidRDefault="00234905">
            <w:pPr>
              <w:rPr>
                <w:rFonts w:ascii="Arial" w:hAnsi="Arial" w:cs="Arial"/>
                <w:sz w:val="20"/>
              </w:rPr>
            </w:pPr>
          </w:p>
        </w:tc>
      </w:tr>
      <w:tr w:rsidR="00234905" w14:paraId="4795E11C" w14:textId="1AC7CD41" w:rsidTr="00234905">
        <w:trPr>
          <w:trHeight w:val="271"/>
          <w:jc w:val="center"/>
        </w:trPr>
        <w:tc>
          <w:tcPr>
            <w:tcW w:w="1751" w:type="pct"/>
            <w:vAlign w:val="center"/>
          </w:tcPr>
          <w:p w14:paraId="10FFD9E4" w14:textId="77777777" w:rsidR="00234905" w:rsidRDefault="00234905">
            <w:pPr>
              <w:jc w:val="center"/>
              <w:rPr>
                <w:rFonts w:ascii="Arial" w:hAnsi="Arial" w:cs="Arial"/>
                <w:sz w:val="20"/>
              </w:rPr>
            </w:pPr>
            <w:r>
              <w:rPr>
                <w:rFonts w:ascii="Arial" w:hAnsi="Arial" w:cs="Arial"/>
                <w:sz w:val="20"/>
                <w:szCs w:val="20"/>
              </w:rPr>
              <w:t>[RF24]</w:t>
            </w:r>
          </w:p>
        </w:tc>
        <w:tc>
          <w:tcPr>
            <w:tcW w:w="542" w:type="pct"/>
            <w:vAlign w:val="center"/>
          </w:tcPr>
          <w:p w14:paraId="4256A751" w14:textId="77777777" w:rsidR="00234905" w:rsidRDefault="00234905">
            <w:pPr>
              <w:rPr>
                <w:rFonts w:ascii="Arial" w:hAnsi="Arial" w:cs="Arial"/>
                <w:sz w:val="20"/>
              </w:rPr>
            </w:pPr>
          </w:p>
        </w:tc>
        <w:tc>
          <w:tcPr>
            <w:tcW w:w="542" w:type="pct"/>
            <w:vAlign w:val="center"/>
          </w:tcPr>
          <w:p w14:paraId="115D9DB4" w14:textId="77777777" w:rsidR="00234905" w:rsidRDefault="00234905">
            <w:pPr>
              <w:rPr>
                <w:rFonts w:ascii="Arial" w:hAnsi="Arial" w:cs="Arial"/>
                <w:sz w:val="20"/>
              </w:rPr>
            </w:pPr>
          </w:p>
        </w:tc>
        <w:tc>
          <w:tcPr>
            <w:tcW w:w="542" w:type="pct"/>
            <w:vAlign w:val="center"/>
          </w:tcPr>
          <w:p w14:paraId="4F77BC9C"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3F8B8BAE" w14:textId="77777777" w:rsidR="00234905" w:rsidRDefault="00234905">
            <w:pPr>
              <w:jc w:val="center"/>
              <w:rPr>
                <w:rFonts w:ascii="Arial" w:hAnsi="Arial" w:cs="Arial"/>
                <w:sz w:val="20"/>
              </w:rPr>
            </w:pPr>
            <w:r>
              <w:rPr>
                <w:rFonts w:ascii="Arial" w:hAnsi="Arial" w:cs="Arial"/>
                <w:sz w:val="20"/>
              </w:rPr>
              <w:t>X</w:t>
            </w:r>
          </w:p>
        </w:tc>
        <w:tc>
          <w:tcPr>
            <w:tcW w:w="541" w:type="pct"/>
            <w:vAlign w:val="center"/>
          </w:tcPr>
          <w:p w14:paraId="7A87D225" w14:textId="77777777" w:rsidR="00234905" w:rsidRDefault="00234905">
            <w:pPr>
              <w:rPr>
                <w:rFonts w:ascii="Arial" w:hAnsi="Arial" w:cs="Arial"/>
                <w:sz w:val="20"/>
              </w:rPr>
            </w:pPr>
          </w:p>
        </w:tc>
        <w:tc>
          <w:tcPr>
            <w:tcW w:w="539" w:type="pct"/>
          </w:tcPr>
          <w:p w14:paraId="7E19F061" w14:textId="77777777" w:rsidR="00234905" w:rsidRDefault="00234905">
            <w:pPr>
              <w:rPr>
                <w:rFonts w:ascii="Arial" w:hAnsi="Arial" w:cs="Arial"/>
                <w:sz w:val="20"/>
              </w:rPr>
            </w:pPr>
          </w:p>
        </w:tc>
      </w:tr>
      <w:tr w:rsidR="00234905" w14:paraId="2E58B2DA" w14:textId="4427BB2A" w:rsidTr="00234905">
        <w:trPr>
          <w:trHeight w:val="271"/>
          <w:jc w:val="center"/>
        </w:trPr>
        <w:tc>
          <w:tcPr>
            <w:tcW w:w="1751" w:type="pct"/>
            <w:vAlign w:val="center"/>
          </w:tcPr>
          <w:p w14:paraId="5BE9B8D3" w14:textId="77777777" w:rsidR="00234905" w:rsidRDefault="00234905">
            <w:pPr>
              <w:jc w:val="center"/>
              <w:rPr>
                <w:rFonts w:ascii="Arial" w:hAnsi="Arial" w:cs="Arial"/>
                <w:sz w:val="20"/>
              </w:rPr>
            </w:pPr>
            <w:r>
              <w:rPr>
                <w:rFonts w:ascii="Arial" w:hAnsi="Arial" w:cs="Arial"/>
                <w:sz w:val="20"/>
                <w:szCs w:val="20"/>
              </w:rPr>
              <w:t>[RF25]</w:t>
            </w:r>
          </w:p>
        </w:tc>
        <w:tc>
          <w:tcPr>
            <w:tcW w:w="542" w:type="pct"/>
            <w:vAlign w:val="center"/>
          </w:tcPr>
          <w:p w14:paraId="306465B3" w14:textId="77777777" w:rsidR="00234905" w:rsidRDefault="00234905">
            <w:pPr>
              <w:rPr>
                <w:rFonts w:ascii="Arial" w:hAnsi="Arial" w:cs="Arial"/>
                <w:sz w:val="20"/>
              </w:rPr>
            </w:pPr>
          </w:p>
        </w:tc>
        <w:tc>
          <w:tcPr>
            <w:tcW w:w="542" w:type="pct"/>
            <w:vAlign w:val="center"/>
          </w:tcPr>
          <w:p w14:paraId="169E3ED9" w14:textId="77777777" w:rsidR="00234905" w:rsidRDefault="00234905">
            <w:pPr>
              <w:rPr>
                <w:rFonts w:ascii="Arial" w:hAnsi="Arial" w:cs="Arial"/>
                <w:sz w:val="20"/>
              </w:rPr>
            </w:pPr>
          </w:p>
        </w:tc>
        <w:tc>
          <w:tcPr>
            <w:tcW w:w="542" w:type="pct"/>
            <w:vAlign w:val="center"/>
          </w:tcPr>
          <w:p w14:paraId="4FDDD4DC"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0C3BE773" w14:textId="77777777" w:rsidR="00234905" w:rsidRDefault="00234905">
            <w:pPr>
              <w:jc w:val="center"/>
              <w:rPr>
                <w:rFonts w:ascii="Arial" w:hAnsi="Arial" w:cs="Arial"/>
                <w:sz w:val="20"/>
              </w:rPr>
            </w:pPr>
            <w:r>
              <w:rPr>
                <w:rFonts w:ascii="Arial" w:hAnsi="Arial" w:cs="Arial"/>
                <w:sz w:val="20"/>
              </w:rPr>
              <w:t>X</w:t>
            </w:r>
          </w:p>
        </w:tc>
        <w:tc>
          <w:tcPr>
            <w:tcW w:w="541" w:type="pct"/>
            <w:vAlign w:val="center"/>
          </w:tcPr>
          <w:p w14:paraId="306BB056" w14:textId="77777777" w:rsidR="00234905" w:rsidRDefault="00234905">
            <w:pPr>
              <w:rPr>
                <w:rFonts w:ascii="Arial" w:hAnsi="Arial" w:cs="Arial"/>
                <w:sz w:val="20"/>
              </w:rPr>
            </w:pPr>
          </w:p>
        </w:tc>
        <w:tc>
          <w:tcPr>
            <w:tcW w:w="539" w:type="pct"/>
          </w:tcPr>
          <w:p w14:paraId="434412E6" w14:textId="77777777" w:rsidR="00234905" w:rsidRDefault="00234905">
            <w:pPr>
              <w:rPr>
                <w:rFonts w:ascii="Arial" w:hAnsi="Arial" w:cs="Arial"/>
                <w:sz w:val="20"/>
              </w:rPr>
            </w:pPr>
          </w:p>
        </w:tc>
      </w:tr>
      <w:tr w:rsidR="00234905" w14:paraId="2BF5B07C" w14:textId="2595D6D3" w:rsidTr="00234905">
        <w:trPr>
          <w:trHeight w:val="271"/>
          <w:jc w:val="center"/>
        </w:trPr>
        <w:tc>
          <w:tcPr>
            <w:tcW w:w="1751" w:type="pct"/>
            <w:vAlign w:val="center"/>
          </w:tcPr>
          <w:p w14:paraId="1BD22658" w14:textId="77777777" w:rsidR="00234905" w:rsidRDefault="00234905">
            <w:pPr>
              <w:jc w:val="center"/>
              <w:rPr>
                <w:rFonts w:ascii="Arial" w:hAnsi="Arial" w:cs="Arial"/>
                <w:sz w:val="20"/>
              </w:rPr>
            </w:pPr>
            <w:r>
              <w:rPr>
                <w:rFonts w:ascii="Arial" w:hAnsi="Arial" w:cs="Arial"/>
                <w:sz w:val="20"/>
                <w:szCs w:val="20"/>
              </w:rPr>
              <w:t>[RF26]</w:t>
            </w:r>
          </w:p>
        </w:tc>
        <w:tc>
          <w:tcPr>
            <w:tcW w:w="542" w:type="pct"/>
            <w:vAlign w:val="center"/>
          </w:tcPr>
          <w:p w14:paraId="6815CCF1" w14:textId="77777777" w:rsidR="00234905" w:rsidRDefault="00234905">
            <w:pPr>
              <w:rPr>
                <w:rFonts w:ascii="Arial" w:hAnsi="Arial" w:cs="Arial"/>
                <w:sz w:val="20"/>
              </w:rPr>
            </w:pPr>
          </w:p>
        </w:tc>
        <w:tc>
          <w:tcPr>
            <w:tcW w:w="542" w:type="pct"/>
            <w:vAlign w:val="center"/>
          </w:tcPr>
          <w:p w14:paraId="276424A0" w14:textId="77777777" w:rsidR="00234905" w:rsidRDefault="00234905">
            <w:pPr>
              <w:rPr>
                <w:rFonts w:ascii="Arial" w:hAnsi="Arial" w:cs="Arial"/>
                <w:sz w:val="20"/>
              </w:rPr>
            </w:pPr>
          </w:p>
        </w:tc>
        <w:tc>
          <w:tcPr>
            <w:tcW w:w="542" w:type="pct"/>
            <w:vAlign w:val="center"/>
          </w:tcPr>
          <w:p w14:paraId="47DDD741"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2497BD3E" w14:textId="77777777" w:rsidR="00234905" w:rsidRDefault="00234905">
            <w:pPr>
              <w:jc w:val="center"/>
              <w:rPr>
                <w:rFonts w:ascii="Arial" w:hAnsi="Arial" w:cs="Arial"/>
                <w:sz w:val="20"/>
              </w:rPr>
            </w:pPr>
            <w:r>
              <w:rPr>
                <w:rFonts w:ascii="Arial" w:hAnsi="Arial" w:cs="Arial"/>
                <w:sz w:val="20"/>
              </w:rPr>
              <w:t>X</w:t>
            </w:r>
          </w:p>
        </w:tc>
        <w:tc>
          <w:tcPr>
            <w:tcW w:w="541" w:type="pct"/>
            <w:vAlign w:val="center"/>
          </w:tcPr>
          <w:p w14:paraId="71177523" w14:textId="77777777" w:rsidR="00234905" w:rsidRDefault="00234905" w:rsidP="00DA49A8">
            <w:pPr>
              <w:keepNext/>
              <w:rPr>
                <w:rFonts w:ascii="Arial" w:hAnsi="Arial" w:cs="Arial"/>
                <w:sz w:val="20"/>
              </w:rPr>
            </w:pPr>
          </w:p>
        </w:tc>
        <w:tc>
          <w:tcPr>
            <w:tcW w:w="539" w:type="pct"/>
          </w:tcPr>
          <w:p w14:paraId="005F2B42" w14:textId="77777777" w:rsidR="00234905" w:rsidRDefault="00234905" w:rsidP="00DA49A8">
            <w:pPr>
              <w:keepNext/>
              <w:rPr>
                <w:rFonts w:ascii="Arial" w:hAnsi="Arial" w:cs="Arial"/>
                <w:sz w:val="20"/>
              </w:rPr>
            </w:pPr>
          </w:p>
        </w:tc>
      </w:tr>
      <w:tr w:rsidR="00234905" w14:paraId="5A196C80" w14:textId="5E0B24D8" w:rsidTr="00234905">
        <w:trPr>
          <w:trHeight w:val="271"/>
          <w:jc w:val="center"/>
        </w:trPr>
        <w:tc>
          <w:tcPr>
            <w:tcW w:w="1751" w:type="pct"/>
            <w:vAlign w:val="center"/>
          </w:tcPr>
          <w:p w14:paraId="14E05EA7" w14:textId="41BA577A" w:rsidR="00234905" w:rsidRDefault="00234905">
            <w:pPr>
              <w:jc w:val="center"/>
              <w:rPr>
                <w:rFonts w:ascii="Arial" w:hAnsi="Arial" w:cs="Arial"/>
                <w:sz w:val="20"/>
                <w:szCs w:val="20"/>
              </w:rPr>
            </w:pPr>
            <w:r>
              <w:rPr>
                <w:rFonts w:ascii="Arial" w:hAnsi="Arial" w:cs="Arial"/>
                <w:sz w:val="20"/>
                <w:szCs w:val="20"/>
              </w:rPr>
              <w:t>[RF27]</w:t>
            </w:r>
          </w:p>
        </w:tc>
        <w:tc>
          <w:tcPr>
            <w:tcW w:w="542" w:type="pct"/>
            <w:vAlign w:val="center"/>
          </w:tcPr>
          <w:p w14:paraId="7E9BD92C" w14:textId="77777777" w:rsidR="00234905" w:rsidRDefault="00234905">
            <w:pPr>
              <w:rPr>
                <w:rFonts w:ascii="Arial" w:hAnsi="Arial" w:cs="Arial"/>
                <w:sz w:val="20"/>
              </w:rPr>
            </w:pPr>
          </w:p>
        </w:tc>
        <w:tc>
          <w:tcPr>
            <w:tcW w:w="542" w:type="pct"/>
            <w:vAlign w:val="center"/>
          </w:tcPr>
          <w:p w14:paraId="3BE76924" w14:textId="77777777" w:rsidR="00234905" w:rsidRDefault="00234905">
            <w:pPr>
              <w:rPr>
                <w:rFonts w:ascii="Arial" w:hAnsi="Arial" w:cs="Arial"/>
                <w:sz w:val="20"/>
              </w:rPr>
            </w:pPr>
          </w:p>
        </w:tc>
        <w:tc>
          <w:tcPr>
            <w:tcW w:w="542" w:type="pct"/>
            <w:vAlign w:val="center"/>
          </w:tcPr>
          <w:p w14:paraId="37B9632B" w14:textId="77777777" w:rsidR="00234905" w:rsidRDefault="00234905">
            <w:pPr>
              <w:jc w:val="center"/>
              <w:rPr>
                <w:rFonts w:ascii="Arial" w:hAnsi="Arial" w:cs="Arial"/>
                <w:sz w:val="20"/>
              </w:rPr>
            </w:pPr>
          </w:p>
        </w:tc>
        <w:tc>
          <w:tcPr>
            <w:tcW w:w="542" w:type="pct"/>
            <w:vAlign w:val="center"/>
          </w:tcPr>
          <w:p w14:paraId="5E1E4156" w14:textId="77777777" w:rsidR="00234905" w:rsidRDefault="00234905">
            <w:pPr>
              <w:jc w:val="center"/>
              <w:rPr>
                <w:rFonts w:ascii="Arial" w:hAnsi="Arial" w:cs="Arial"/>
                <w:sz w:val="20"/>
              </w:rPr>
            </w:pPr>
          </w:p>
        </w:tc>
        <w:tc>
          <w:tcPr>
            <w:tcW w:w="541" w:type="pct"/>
            <w:vAlign w:val="center"/>
          </w:tcPr>
          <w:p w14:paraId="6E7A04DC" w14:textId="77777777" w:rsidR="00234905" w:rsidRDefault="00234905" w:rsidP="00DA49A8">
            <w:pPr>
              <w:keepNext/>
              <w:rPr>
                <w:rFonts w:ascii="Arial" w:hAnsi="Arial" w:cs="Arial"/>
                <w:sz w:val="20"/>
              </w:rPr>
            </w:pPr>
          </w:p>
        </w:tc>
        <w:tc>
          <w:tcPr>
            <w:tcW w:w="539" w:type="pct"/>
          </w:tcPr>
          <w:p w14:paraId="6C915034" w14:textId="06848B04" w:rsidR="00234905" w:rsidRDefault="00234905" w:rsidP="008654E3">
            <w:pPr>
              <w:keepNext/>
              <w:jc w:val="center"/>
              <w:rPr>
                <w:rFonts w:ascii="Arial" w:hAnsi="Arial" w:cs="Arial"/>
                <w:sz w:val="20"/>
              </w:rPr>
            </w:pPr>
            <w:r>
              <w:rPr>
                <w:rFonts w:ascii="Arial" w:hAnsi="Arial" w:cs="Arial"/>
                <w:sz w:val="20"/>
              </w:rPr>
              <w:t>X</w:t>
            </w:r>
          </w:p>
        </w:tc>
      </w:tr>
      <w:tr w:rsidR="00234905" w14:paraId="12669DA5" w14:textId="1DBECC09" w:rsidTr="00234905">
        <w:trPr>
          <w:trHeight w:val="271"/>
          <w:jc w:val="center"/>
        </w:trPr>
        <w:tc>
          <w:tcPr>
            <w:tcW w:w="1751" w:type="pct"/>
            <w:vAlign w:val="center"/>
          </w:tcPr>
          <w:p w14:paraId="3D6A305A" w14:textId="77F53C58" w:rsidR="00234905" w:rsidRDefault="00234905">
            <w:pPr>
              <w:jc w:val="center"/>
              <w:rPr>
                <w:rFonts w:ascii="Arial" w:hAnsi="Arial" w:cs="Arial"/>
                <w:sz w:val="20"/>
                <w:szCs w:val="20"/>
              </w:rPr>
            </w:pPr>
            <w:r>
              <w:rPr>
                <w:rFonts w:ascii="Arial" w:hAnsi="Arial" w:cs="Arial"/>
                <w:sz w:val="20"/>
                <w:szCs w:val="20"/>
              </w:rPr>
              <w:t>[RF28]</w:t>
            </w:r>
          </w:p>
        </w:tc>
        <w:tc>
          <w:tcPr>
            <w:tcW w:w="542" w:type="pct"/>
            <w:vAlign w:val="center"/>
          </w:tcPr>
          <w:p w14:paraId="2DCDC2A4" w14:textId="77777777" w:rsidR="00234905" w:rsidRDefault="00234905">
            <w:pPr>
              <w:rPr>
                <w:rFonts w:ascii="Arial" w:hAnsi="Arial" w:cs="Arial"/>
                <w:sz w:val="20"/>
              </w:rPr>
            </w:pPr>
          </w:p>
        </w:tc>
        <w:tc>
          <w:tcPr>
            <w:tcW w:w="542" w:type="pct"/>
            <w:vAlign w:val="center"/>
          </w:tcPr>
          <w:p w14:paraId="49B0CE2B" w14:textId="77777777" w:rsidR="00234905" w:rsidRDefault="00234905">
            <w:pPr>
              <w:rPr>
                <w:rFonts w:ascii="Arial" w:hAnsi="Arial" w:cs="Arial"/>
                <w:sz w:val="20"/>
              </w:rPr>
            </w:pPr>
          </w:p>
        </w:tc>
        <w:tc>
          <w:tcPr>
            <w:tcW w:w="542" w:type="pct"/>
            <w:vAlign w:val="center"/>
          </w:tcPr>
          <w:p w14:paraId="1EE21121" w14:textId="77777777" w:rsidR="00234905" w:rsidRDefault="00234905">
            <w:pPr>
              <w:jc w:val="center"/>
              <w:rPr>
                <w:rFonts w:ascii="Arial" w:hAnsi="Arial" w:cs="Arial"/>
                <w:sz w:val="20"/>
              </w:rPr>
            </w:pPr>
          </w:p>
        </w:tc>
        <w:tc>
          <w:tcPr>
            <w:tcW w:w="542" w:type="pct"/>
            <w:vAlign w:val="center"/>
          </w:tcPr>
          <w:p w14:paraId="61B7D9BB" w14:textId="77777777" w:rsidR="00234905" w:rsidRDefault="00234905">
            <w:pPr>
              <w:jc w:val="center"/>
              <w:rPr>
                <w:rFonts w:ascii="Arial" w:hAnsi="Arial" w:cs="Arial"/>
                <w:sz w:val="20"/>
              </w:rPr>
            </w:pPr>
          </w:p>
        </w:tc>
        <w:tc>
          <w:tcPr>
            <w:tcW w:w="541" w:type="pct"/>
            <w:vAlign w:val="center"/>
          </w:tcPr>
          <w:p w14:paraId="2730B398" w14:textId="77777777" w:rsidR="00234905" w:rsidRDefault="00234905" w:rsidP="00DA49A8">
            <w:pPr>
              <w:keepNext/>
              <w:rPr>
                <w:rFonts w:ascii="Arial" w:hAnsi="Arial" w:cs="Arial"/>
                <w:sz w:val="20"/>
              </w:rPr>
            </w:pPr>
          </w:p>
        </w:tc>
        <w:tc>
          <w:tcPr>
            <w:tcW w:w="539" w:type="pct"/>
          </w:tcPr>
          <w:p w14:paraId="3BA63389" w14:textId="25D5D6B8" w:rsidR="00234905" w:rsidRDefault="00234905" w:rsidP="008654E3">
            <w:pPr>
              <w:keepNext/>
              <w:jc w:val="center"/>
              <w:rPr>
                <w:rFonts w:ascii="Arial" w:hAnsi="Arial" w:cs="Arial"/>
                <w:sz w:val="20"/>
              </w:rPr>
            </w:pPr>
            <w:r>
              <w:rPr>
                <w:rFonts w:ascii="Arial" w:hAnsi="Arial" w:cs="Arial"/>
                <w:sz w:val="20"/>
              </w:rPr>
              <w:t>X</w:t>
            </w:r>
          </w:p>
        </w:tc>
      </w:tr>
      <w:tr w:rsidR="00234905" w14:paraId="1498F8EA" w14:textId="7213E66F" w:rsidTr="00234905">
        <w:trPr>
          <w:trHeight w:val="271"/>
          <w:jc w:val="center"/>
        </w:trPr>
        <w:tc>
          <w:tcPr>
            <w:tcW w:w="1751" w:type="pct"/>
            <w:vAlign w:val="center"/>
          </w:tcPr>
          <w:p w14:paraId="409445EB" w14:textId="75245D5F" w:rsidR="00234905" w:rsidRDefault="00234905">
            <w:pPr>
              <w:jc w:val="center"/>
              <w:rPr>
                <w:rFonts w:ascii="Arial" w:hAnsi="Arial" w:cs="Arial"/>
                <w:sz w:val="20"/>
                <w:szCs w:val="20"/>
              </w:rPr>
            </w:pPr>
            <w:r>
              <w:rPr>
                <w:rFonts w:ascii="Arial" w:hAnsi="Arial" w:cs="Arial"/>
                <w:sz w:val="20"/>
                <w:szCs w:val="20"/>
              </w:rPr>
              <w:t>[RF29]</w:t>
            </w:r>
          </w:p>
        </w:tc>
        <w:tc>
          <w:tcPr>
            <w:tcW w:w="542" w:type="pct"/>
            <w:vAlign w:val="center"/>
          </w:tcPr>
          <w:p w14:paraId="134B2223" w14:textId="77777777" w:rsidR="00234905" w:rsidRDefault="00234905">
            <w:pPr>
              <w:rPr>
                <w:rFonts w:ascii="Arial" w:hAnsi="Arial" w:cs="Arial"/>
                <w:sz w:val="20"/>
              </w:rPr>
            </w:pPr>
          </w:p>
        </w:tc>
        <w:tc>
          <w:tcPr>
            <w:tcW w:w="542" w:type="pct"/>
            <w:vAlign w:val="center"/>
          </w:tcPr>
          <w:p w14:paraId="4469636B" w14:textId="77777777" w:rsidR="00234905" w:rsidRDefault="00234905">
            <w:pPr>
              <w:rPr>
                <w:rFonts w:ascii="Arial" w:hAnsi="Arial" w:cs="Arial"/>
                <w:sz w:val="20"/>
              </w:rPr>
            </w:pPr>
          </w:p>
        </w:tc>
        <w:tc>
          <w:tcPr>
            <w:tcW w:w="542" w:type="pct"/>
            <w:vAlign w:val="center"/>
          </w:tcPr>
          <w:p w14:paraId="1A17DD62" w14:textId="77777777" w:rsidR="00234905" w:rsidRDefault="00234905">
            <w:pPr>
              <w:jc w:val="center"/>
              <w:rPr>
                <w:rFonts w:ascii="Arial" w:hAnsi="Arial" w:cs="Arial"/>
                <w:sz w:val="20"/>
              </w:rPr>
            </w:pPr>
          </w:p>
        </w:tc>
        <w:tc>
          <w:tcPr>
            <w:tcW w:w="542" w:type="pct"/>
            <w:vAlign w:val="center"/>
          </w:tcPr>
          <w:p w14:paraId="2094C674" w14:textId="77777777" w:rsidR="00234905" w:rsidRDefault="00234905">
            <w:pPr>
              <w:jc w:val="center"/>
              <w:rPr>
                <w:rFonts w:ascii="Arial" w:hAnsi="Arial" w:cs="Arial"/>
                <w:sz w:val="20"/>
              </w:rPr>
            </w:pPr>
          </w:p>
        </w:tc>
        <w:tc>
          <w:tcPr>
            <w:tcW w:w="541" w:type="pct"/>
            <w:vAlign w:val="center"/>
          </w:tcPr>
          <w:p w14:paraId="6CEE7F5D" w14:textId="77777777" w:rsidR="00234905" w:rsidRDefault="00234905" w:rsidP="00DA49A8">
            <w:pPr>
              <w:keepNext/>
              <w:rPr>
                <w:rFonts w:ascii="Arial" w:hAnsi="Arial" w:cs="Arial"/>
                <w:sz w:val="20"/>
              </w:rPr>
            </w:pPr>
          </w:p>
        </w:tc>
        <w:tc>
          <w:tcPr>
            <w:tcW w:w="539" w:type="pct"/>
          </w:tcPr>
          <w:p w14:paraId="007C1E19" w14:textId="179B2883" w:rsidR="00234905" w:rsidRDefault="00234905" w:rsidP="008654E3">
            <w:pPr>
              <w:keepNext/>
              <w:jc w:val="center"/>
              <w:rPr>
                <w:rFonts w:ascii="Arial" w:hAnsi="Arial" w:cs="Arial"/>
                <w:sz w:val="20"/>
              </w:rPr>
            </w:pPr>
            <w:r>
              <w:rPr>
                <w:rFonts w:ascii="Arial" w:hAnsi="Arial" w:cs="Arial"/>
                <w:sz w:val="20"/>
              </w:rPr>
              <w:t>X</w:t>
            </w:r>
          </w:p>
        </w:tc>
      </w:tr>
      <w:tr w:rsidR="00234905" w14:paraId="0EB8B267" w14:textId="349B5C9B" w:rsidTr="00234905">
        <w:trPr>
          <w:trHeight w:val="271"/>
          <w:jc w:val="center"/>
        </w:trPr>
        <w:tc>
          <w:tcPr>
            <w:tcW w:w="1751" w:type="pct"/>
            <w:vAlign w:val="center"/>
          </w:tcPr>
          <w:p w14:paraId="5D57A26F" w14:textId="2BDA0935" w:rsidR="00234905" w:rsidRDefault="00234905">
            <w:pPr>
              <w:jc w:val="center"/>
              <w:rPr>
                <w:rFonts w:ascii="Arial" w:hAnsi="Arial" w:cs="Arial"/>
                <w:sz w:val="20"/>
                <w:szCs w:val="20"/>
              </w:rPr>
            </w:pPr>
            <w:r>
              <w:rPr>
                <w:rFonts w:ascii="Arial" w:hAnsi="Arial" w:cs="Arial"/>
                <w:sz w:val="20"/>
                <w:szCs w:val="20"/>
              </w:rPr>
              <w:t>[RF30]</w:t>
            </w:r>
          </w:p>
        </w:tc>
        <w:tc>
          <w:tcPr>
            <w:tcW w:w="542" w:type="pct"/>
            <w:vAlign w:val="center"/>
          </w:tcPr>
          <w:p w14:paraId="05FF73D7" w14:textId="77777777" w:rsidR="00234905" w:rsidRDefault="00234905">
            <w:pPr>
              <w:rPr>
                <w:rFonts w:ascii="Arial" w:hAnsi="Arial" w:cs="Arial"/>
                <w:sz w:val="20"/>
              </w:rPr>
            </w:pPr>
          </w:p>
        </w:tc>
        <w:tc>
          <w:tcPr>
            <w:tcW w:w="542" w:type="pct"/>
            <w:vAlign w:val="center"/>
          </w:tcPr>
          <w:p w14:paraId="340BA7B8" w14:textId="77777777" w:rsidR="00234905" w:rsidRDefault="00234905">
            <w:pPr>
              <w:rPr>
                <w:rFonts w:ascii="Arial" w:hAnsi="Arial" w:cs="Arial"/>
                <w:sz w:val="20"/>
              </w:rPr>
            </w:pPr>
          </w:p>
        </w:tc>
        <w:tc>
          <w:tcPr>
            <w:tcW w:w="542" w:type="pct"/>
            <w:vAlign w:val="center"/>
          </w:tcPr>
          <w:p w14:paraId="3E2E028E" w14:textId="77777777" w:rsidR="00234905" w:rsidRDefault="00234905">
            <w:pPr>
              <w:jc w:val="center"/>
              <w:rPr>
                <w:rFonts w:ascii="Arial" w:hAnsi="Arial" w:cs="Arial"/>
                <w:sz w:val="20"/>
              </w:rPr>
            </w:pPr>
          </w:p>
        </w:tc>
        <w:tc>
          <w:tcPr>
            <w:tcW w:w="542" w:type="pct"/>
            <w:vAlign w:val="center"/>
          </w:tcPr>
          <w:p w14:paraId="0624CAB8" w14:textId="77777777" w:rsidR="00234905" w:rsidRDefault="00234905">
            <w:pPr>
              <w:jc w:val="center"/>
              <w:rPr>
                <w:rFonts w:ascii="Arial" w:hAnsi="Arial" w:cs="Arial"/>
                <w:sz w:val="20"/>
              </w:rPr>
            </w:pPr>
          </w:p>
        </w:tc>
        <w:tc>
          <w:tcPr>
            <w:tcW w:w="541" w:type="pct"/>
            <w:vAlign w:val="center"/>
          </w:tcPr>
          <w:p w14:paraId="57AFCF83" w14:textId="366DF0FF" w:rsidR="00234905" w:rsidRDefault="00234905" w:rsidP="008654E3">
            <w:pPr>
              <w:keepNext/>
              <w:jc w:val="center"/>
              <w:rPr>
                <w:rFonts w:ascii="Arial" w:hAnsi="Arial" w:cs="Arial"/>
                <w:sz w:val="20"/>
              </w:rPr>
            </w:pPr>
            <w:r>
              <w:rPr>
                <w:rFonts w:ascii="Arial" w:hAnsi="Arial" w:cs="Arial"/>
                <w:sz w:val="20"/>
              </w:rPr>
              <w:t>X</w:t>
            </w:r>
          </w:p>
        </w:tc>
        <w:tc>
          <w:tcPr>
            <w:tcW w:w="539" w:type="pct"/>
          </w:tcPr>
          <w:p w14:paraId="473C70A3" w14:textId="77777777" w:rsidR="00234905" w:rsidRDefault="00234905" w:rsidP="00DA49A8">
            <w:pPr>
              <w:keepNext/>
              <w:rPr>
                <w:rFonts w:ascii="Arial" w:hAnsi="Arial" w:cs="Arial"/>
                <w:sz w:val="20"/>
              </w:rPr>
            </w:pPr>
          </w:p>
        </w:tc>
      </w:tr>
      <w:tr w:rsidR="00234905" w14:paraId="253AB93E" w14:textId="74BA09BF" w:rsidTr="00234905">
        <w:trPr>
          <w:trHeight w:val="271"/>
          <w:jc w:val="center"/>
        </w:trPr>
        <w:tc>
          <w:tcPr>
            <w:tcW w:w="1751" w:type="pct"/>
            <w:vAlign w:val="center"/>
          </w:tcPr>
          <w:p w14:paraId="419B0588" w14:textId="4C83C030" w:rsidR="00234905" w:rsidRDefault="00234905">
            <w:pPr>
              <w:jc w:val="center"/>
              <w:rPr>
                <w:rFonts w:ascii="Arial" w:hAnsi="Arial" w:cs="Arial"/>
                <w:sz w:val="20"/>
                <w:szCs w:val="20"/>
              </w:rPr>
            </w:pPr>
            <w:r>
              <w:rPr>
                <w:rFonts w:ascii="Arial" w:hAnsi="Arial" w:cs="Arial"/>
                <w:sz w:val="20"/>
                <w:szCs w:val="20"/>
              </w:rPr>
              <w:t>[RF</w:t>
            </w:r>
            <w:proofErr w:type="gramStart"/>
            <w:r>
              <w:rPr>
                <w:rFonts w:ascii="Arial" w:hAnsi="Arial" w:cs="Arial"/>
                <w:sz w:val="20"/>
                <w:szCs w:val="20"/>
              </w:rPr>
              <w:t>31]-</w:t>
            </w:r>
            <w:proofErr w:type="gramEnd"/>
          </w:p>
        </w:tc>
        <w:tc>
          <w:tcPr>
            <w:tcW w:w="542" w:type="pct"/>
            <w:vAlign w:val="center"/>
          </w:tcPr>
          <w:p w14:paraId="732FF70A" w14:textId="77777777" w:rsidR="00234905" w:rsidRDefault="00234905">
            <w:pPr>
              <w:rPr>
                <w:rFonts w:ascii="Arial" w:hAnsi="Arial" w:cs="Arial"/>
                <w:sz w:val="20"/>
              </w:rPr>
            </w:pPr>
          </w:p>
        </w:tc>
        <w:tc>
          <w:tcPr>
            <w:tcW w:w="542" w:type="pct"/>
            <w:vAlign w:val="center"/>
          </w:tcPr>
          <w:p w14:paraId="12252329" w14:textId="77777777" w:rsidR="00234905" w:rsidRDefault="00234905">
            <w:pPr>
              <w:rPr>
                <w:rFonts w:ascii="Arial" w:hAnsi="Arial" w:cs="Arial"/>
                <w:sz w:val="20"/>
              </w:rPr>
            </w:pPr>
          </w:p>
        </w:tc>
        <w:tc>
          <w:tcPr>
            <w:tcW w:w="542" w:type="pct"/>
            <w:vAlign w:val="center"/>
          </w:tcPr>
          <w:p w14:paraId="35C29E5B" w14:textId="77777777" w:rsidR="00234905" w:rsidRDefault="00234905">
            <w:pPr>
              <w:jc w:val="center"/>
              <w:rPr>
                <w:rFonts w:ascii="Arial" w:hAnsi="Arial" w:cs="Arial"/>
                <w:sz w:val="20"/>
              </w:rPr>
            </w:pPr>
          </w:p>
        </w:tc>
        <w:tc>
          <w:tcPr>
            <w:tcW w:w="542" w:type="pct"/>
            <w:vAlign w:val="center"/>
          </w:tcPr>
          <w:p w14:paraId="0641E752" w14:textId="77777777" w:rsidR="00234905" w:rsidRDefault="00234905">
            <w:pPr>
              <w:jc w:val="center"/>
              <w:rPr>
                <w:rFonts w:ascii="Arial" w:hAnsi="Arial" w:cs="Arial"/>
                <w:sz w:val="20"/>
              </w:rPr>
            </w:pPr>
          </w:p>
        </w:tc>
        <w:tc>
          <w:tcPr>
            <w:tcW w:w="541" w:type="pct"/>
            <w:vAlign w:val="center"/>
          </w:tcPr>
          <w:p w14:paraId="7CE2D60D" w14:textId="32C34473" w:rsidR="00234905" w:rsidRDefault="00234905" w:rsidP="008654E3">
            <w:pPr>
              <w:keepNext/>
              <w:jc w:val="center"/>
              <w:rPr>
                <w:rFonts w:ascii="Arial" w:hAnsi="Arial" w:cs="Arial"/>
                <w:sz w:val="20"/>
              </w:rPr>
            </w:pPr>
            <w:r>
              <w:rPr>
                <w:rFonts w:ascii="Arial" w:hAnsi="Arial" w:cs="Arial"/>
                <w:sz w:val="20"/>
              </w:rPr>
              <w:t>X</w:t>
            </w:r>
          </w:p>
        </w:tc>
        <w:tc>
          <w:tcPr>
            <w:tcW w:w="539" w:type="pct"/>
          </w:tcPr>
          <w:p w14:paraId="2014D588" w14:textId="77777777" w:rsidR="00234905" w:rsidRDefault="00234905" w:rsidP="00DA49A8">
            <w:pPr>
              <w:keepNext/>
              <w:rPr>
                <w:rFonts w:ascii="Arial" w:hAnsi="Arial" w:cs="Arial"/>
                <w:sz w:val="20"/>
              </w:rPr>
            </w:pPr>
          </w:p>
        </w:tc>
      </w:tr>
    </w:tbl>
    <w:p w14:paraId="0B8046C3" w14:textId="1012C681" w:rsidR="00632C4F" w:rsidRDefault="00DA49A8" w:rsidP="00DA49A8">
      <w:pPr>
        <w:pStyle w:val="Legenda"/>
        <w:rPr>
          <w:rFonts w:ascii="Arial" w:hAnsi="Arial" w:cs="Arial"/>
          <w:color w:val="auto"/>
          <w:sz w:val="20"/>
        </w:rPr>
      </w:pPr>
      <w:bookmarkStart w:id="335" w:name="_Toc515021246"/>
      <w:r w:rsidRPr="00DA49A8">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61</w:t>
      </w:r>
      <w:r w:rsidR="00417029">
        <w:rPr>
          <w:rFonts w:ascii="Arial" w:hAnsi="Arial" w:cs="Arial"/>
          <w:color w:val="auto"/>
          <w:sz w:val="20"/>
        </w:rPr>
        <w:fldChar w:fldCharType="end"/>
      </w:r>
      <w:r w:rsidRPr="00DA49A8">
        <w:rPr>
          <w:rFonts w:ascii="Arial" w:hAnsi="Arial" w:cs="Arial"/>
          <w:color w:val="auto"/>
          <w:sz w:val="20"/>
        </w:rPr>
        <w:t>-Requisitos funcionais x objetivos específicos</w:t>
      </w:r>
      <w:bookmarkEnd w:id="335"/>
    </w:p>
    <w:p w14:paraId="27178241" w14:textId="77777777" w:rsidR="00B35D24" w:rsidRPr="00B35D24" w:rsidRDefault="00B35D24" w:rsidP="00B35D24"/>
    <w:p w14:paraId="29787350" w14:textId="77777777" w:rsidR="00632C4F" w:rsidRDefault="00692A53" w:rsidP="00D43802">
      <w:pPr>
        <w:pStyle w:val="N2"/>
        <w:spacing w:line="360" w:lineRule="auto"/>
        <w:outlineLvl w:val="1"/>
        <w:rPr>
          <w:rFonts w:ascii="Arial" w:hAnsi="Arial" w:cs="Arial"/>
        </w:rPr>
      </w:pPr>
      <w:bookmarkStart w:id="336" w:name="_Toc525570780"/>
      <w:r>
        <w:rPr>
          <w:rFonts w:ascii="Arial" w:hAnsi="Arial" w:cs="Arial"/>
        </w:rPr>
        <w:t>REQUISITOS NÃO FUNCIONAIS</w:t>
      </w:r>
      <w:bookmarkEnd w:id="336"/>
    </w:p>
    <w:p w14:paraId="0CEC8CBF" w14:textId="77777777" w:rsidR="00632C4F" w:rsidRDefault="00692A53">
      <w:pPr>
        <w:pStyle w:val="Heading31"/>
        <w:widowControl/>
        <w:spacing w:before="120" w:after="120" w:line="360" w:lineRule="auto"/>
        <w:rPr>
          <w:bCs w:val="0"/>
          <w:szCs w:val="20"/>
        </w:rPr>
      </w:pPr>
      <w:r>
        <w:rPr>
          <w:bCs w:val="0"/>
          <w:szCs w:val="20"/>
        </w:rPr>
        <w:t xml:space="preserve">Funcionalidade </w:t>
      </w:r>
    </w:p>
    <w:p w14:paraId="69E03634" w14:textId="2F24EF8B" w:rsidR="00632C4F" w:rsidRDefault="00692A53">
      <w:pPr>
        <w:spacing w:line="360" w:lineRule="auto"/>
        <w:ind w:firstLine="709"/>
        <w:rPr>
          <w:rFonts w:ascii="Arial" w:hAnsi="Arial" w:cs="Arial"/>
          <w:szCs w:val="18"/>
        </w:rPr>
      </w:pPr>
      <w:r>
        <w:rPr>
          <w:rFonts w:ascii="Arial" w:hAnsi="Arial" w:cs="Arial"/>
          <w:szCs w:val="18"/>
        </w:rPr>
        <w:t>RNF01 - O sistema deve ter conexão com banco de dados MySQL</w:t>
      </w:r>
      <w:sdt>
        <w:sdtPr>
          <w:rPr>
            <w:rFonts w:ascii="Arial" w:hAnsi="Arial" w:cs="Arial"/>
            <w:szCs w:val="18"/>
          </w:rPr>
          <w:id w:val="1047731481"/>
          <w:citation/>
        </w:sdtPr>
        <w:sdtContent>
          <w:r w:rsidR="001363E2">
            <w:rPr>
              <w:rFonts w:ascii="Arial" w:hAnsi="Arial" w:cs="Arial"/>
              <w:szCs w:val="18"/>
            </w:rPr>
            <w:fldChar w:fldCharType="begin"/>
          </w:r>
          <w:r w:rsidR="00367C1B">
            <w:rPr>
              <w:rFonts w:ascii="Arial" w:hAnsi="Arial" w:cs="Arial"/>
              <w:szCs w:val="18"/>
            </w:rPr>
            <w:instrText xml:space="preserve">CITATION Ora181 \l 1046 </w:instrText>
          </w:r>
          <w:r w:rsidR="001363E2">
            <w:rPr>
              <w:rFonts w:ascii="Arial" w:hAnsi="Arial" w:cs="Arial"/>
              <w:szCs w:val="18"/>
            </w:rPr>
            <w:fldChar w:fldCharType="separate"/>
          </w:r>
          <w:r w:rsidR="00EA2613">
            <w:rPr>
              <w:rFonts w:ascii="Arial" w:hAnsi="Arial" w:cs="Arial"/>
              <w:noProof/>
              <w:szCs w:val="18"/>
            </w:rPr>
            <w:t xml:space="preserve"> </w:t>
          </w:r>
          <w:r w:rsidR="00EA2613" w:rsidRPr="00EA2613">
            <w:rPr>
              <w:rFonts w:ascii="Arial" w:hAnsi="Arial" w:cs="Arial"/>
              <w:noProof/>
              <w:szCs w:val="18"/>
            </w:rPr>
            <w:t>(ORACLE, 2018)</w:t>
          </w:r>
          <w:r w:rsidR="001363E2">
            <w:rPr>
              <w:rFonts w:ascii="Arial" w:hAnsi="Arial" w:cs="Arial"/>
              <w:szCs w:val="18"/>
            </w:rPr>
            <w:fldChar w:fldCharType="end"/>
          </w:r>
        </w:sdtContent>
      </w:sdt>
      <w:r>
        <w:rPr>
          <w:rFonts w:ascii="Arial" w:hAnsi="Arial" w:cs="Arial"/>
          <w:szCs w:val="18"/>
        </w:rPr>
        <w:t>.</w:t>
      </w:r>
    </w:p>
    <w:p w14:paraId="598C5948" w14:textId="77777777" w:rsidR="00632C4F" w:rsidRDefault="00692A53">
      <w:pPr>
        <w:spacing w:line="360" w:lineRule="auto"/>
        <w:ind w:left="709"/>
        <w:rPr>
          <w:rFonts w:ascii="Arial" w:hAnsi="Arial" w:cs="Arial"/>
          <w:szCs w:val="18"/>
        </w:rPr>
      </w:pPr>
      <w:r>
        <w:rPr>
          <w:rFonts w:ascii="Arial" w:hAnsi="Arial" w:cs="Arial"/>
          <w:szCs w:val="18"/>
        </w:rPr>
        <w:t>RNF02 - O sistema deve ser escrito em Java.</w:t>
      </w:r>
    </w:p>
    <w:p w14:paraId="784A0AAD" w14:textId="77777777" w:rsidR="00632C4F" w:rsidRDefault="00692A53">
      <w:pPr>
        <w:spacing w:line="360" w:lineRule="auto"/>
        <w:ind w:left="1679" w:hanging="965"/>
        <w:rPr>
          <w:rFonts w:ascii="Arial" w:hAnsi="Arial" w:cs="Arial"/>
          <w:szCs w:val="18"/>
        </w:rPr>
      </w:pPr>
      <w:r>
        <w:rPr>
          <w:rFonts w:ascii="Arial" w:hAnsi="Arial" w:cs="Arial"/>
          <w:szCs w:val="18"/>
        </w:rPr>
        <w:t>RNF03 - O sistema deve emitir formulários em formato .</w:t>
      </w:r>
      <w:proofErr w:type="spellStart"/>
      <w:r>
        <w:rPr>
          <w:rFonts w:ascii="Arial" w:hAnsi="Arial" w:cs="Arial"/>
          <w:szCs w:val="18"/>
        </w:rPr>
        <w:t>docx</w:t>
      </w:r>
      <w:proofErr w:type="spellEnd"/>
      <w:r>
        <w:rPr>
          <w:rFonts w:ascii="Arial" w:hAnsi="Arial" w:cs="Arial"/>
          <w:szCs w:val="18"/>
        </w:rPr>
        <w:t>.</w:t>
      </w:r>
    </w:p>
    <w:p w14:paraId="4B8881CA" w14:textId="77777777" w:rsidR="00632C4F" w:rsidRDefault="00692A53">
      <w:pPr>
        <w:spacing w:line="360" w:lineRule="auto"/>
        <w:ind w:firstLine="709"/>
        <w:rPr>
          <w:rFonts w:ascii="Arial" w:hAnsi="Arial" w:cs="Arial"/>
          <w:bCs/>
          <w:szCs w:val="18"/>
        </w:rPr>
      </w:pPr>
      <w:r>
        <w:rPr>
          <w:rFonts w:ascii="Arial" w:hAnsi="Arial" w:cs="Arial"/>
          <w:szCs w:val="18"/>
        </w:rPr>
        <w:t xml:space="preserve">RNF03 - </w:t>
      </w:r>
      <w:r>
        <w:rPr>
          <w:rFonts w:ascii="Arial" w:hAnsi="Arial" w:cs="Arial"/>
          <w:bCs/>
          <w:szCs w:val="18"/>
        </w:rPr>
        <w:t>O sistema deve permitir o envio de anexos em PDF, JPG e PNG.</w:t>
      </w:r>
    </w:p>
    <w:p w14:paraId="4EE7EE6F" w14:textId="4660A250" w:rsidR="00632C4F" w:rsidRDefault="00692A53">
      <w:pPr>
        <w:spacing w:line="360" w:lineRule="auto"/>
        <w:ind w:left="1679" w:hanging="965"/>
        <w:rPr>
          <w:rFonts w:ascii="Arial" w:hAnsi="Arial" w:cs="Arial"/>
          <w:bCs/>
          <w:szCs w:val="18"/>
        </w:rPr>
      </w:pPr>
      <w:r>
        <w:rPr>
          <w:rFonts w:ascii="Arial" w:hAnsi="Arial" w:cs="Arial"/>
          <w:bCs/>
          <w:szCs w:val="18"/>
        </w:rPr>
        <w:t xml:space="preserve">RNF04 - O sistema deve ser integrado a ferramenta do </w:t>
      </w:r>
      <w:proofErr w:type="spellStart"/>
      <w:r>
        <w:rPr>
          <w:rFonts w:ascii="Arial" w:hAnsi="Arial" w:cs="Arial"/>
          <w:bCs/>
          <w:szCs w:val="18"/>
        </w:rPr>
        <w:t>PagSeguro</w:t>
      </w:r>
      <w:proofErr w:type="spellEnd"/>
      <w:sdt>
        <w:sdtPr>
          <w:rPr>
            <w:rFonts w:ascii="Arial" w:hAnsi="Arial" w:cs="Arial"/>
            <w:bCs/>
            <w:szCs w:val="18"/>
          </w:rPr>
          <w:id w:val="1276439998"/>
          <w:citation/>
        </w:sdtPr>
        <w:sdtContent>
          <w:r w:rsidR="001363E2">
            <w:rPr>
              <w:rFonts w:ascii="Arial" w:hAnsi="Arial" w:cs="Arial"/>
              <w:bCs/>
              <w:szCs w:val="18"/>
            </w:rPr>
            <w:fldChar w:fldCharType="begin"/>
          </w:r>
          <w:r w:rsidR="00367C1B">
            <w:rPr>
              <w:rFonts w:ascii="Arial" w:hAnsi="Arial" w:cs="Arial"/>
              <w:bCs/>
              <w:szCs w:val="18"/>
            </w:rPr>
            <w:instrText xml:space="preserve">CITATION UOL18 \l 1046 </w:instrText>
          </w:r>
          <w:r w:rsidR="001363E2">
            <w:rPr>
              <w:rFonts w:ascii="Arial" w:hAnsi="Arial" w:cs="Arial"/>
              <w:bCs/>
              <w:szCs w:val="18"/>
            </w:rPr>
            <w:fldChar w:fldCharType="separate"/>
          </w:r>
          <w:r w:rsidR="00EA2613">
            <w:rPr>
              <w:rFonts w:ascii="Arial" w:hAnsi="Arial" w:cs="Arial"/>
              <w:bCs/>
              <w:noProof/>
              <w:szCs w:val="18"/>
            </w:rPr>
            <w:t xml:space="preserve"> </w:t>
          </w:r>
          <w:r w:rsidR="00EA2613" w:rsidRPr="00EA2613">
            <w:rPr>
              <w:rFonts w:ascii="Arial" w:hAnsi="Arial" w:cs="Arial"/>
              <w:noProof/>
              <w:szCs w:val="18"/>
            </w:rPr>
            <w:t>(UOL, 1996)</w:t>
          </w:r>
          <w:r w:rsidR="001363E2">
            <w:rPr>
              <w:rFonts w:ascii="Arial" w:hAnsi="Arial" w:cs="Arial"/>
              <w:bCs/>
              <w:szCs w:val="18"/>
            </w:rPr>
            <w:fldChar w:fldCharType="end"/>
          </w:r>
        </w:sdtContent>
      </w:sdt>
      <w:r>
        <w:rPr>
          <w:rFonts w:ascii="Arial" w:hAnsi="Arial" w:cs="Arial"/>
          <w:bCs/>
          <w:szCs w:val="18"/>
        </w:rPr>
        <w:t>.</w:t>
      </w:r>
    </w:p>
    <w:p w14:paraId="32B3002D" w14:textId="77777777" w:rsidR="00632C4F" w:rsidRDefault="00692A53">
      <w:pPr>
        <w:pStyle w:val="Heading31"/>
        <w:widowControl/>
        <w:spacing w:before="120" w:after="120" w:line="360" w:lineRule="auto"/>
        <w:rPr>
          <w:bCs w:val="0"/>
          <w:szCs w:val="20"/>
        </w:rPr>
      </w:pPr>
      <w:r>
        <w:rPr>
          <w:bCs w:val="0"/>
          <w:szCs w:val="20"/>
        </w:rPr>
        <w:t>Confiabilidade</w:t>
      </w:r>
    </w:p>
    <w:p w14:paraId="181A8EC0" w14:textId="77777777" w:rsidR="00632C4F" w:rsidRDefault="00692A53">
      <w:pPr>
        <w:spacing w:line="360" w:lineRule="auto"/>
        <w:rPr>
          <w:rFonts w:ascii="Arial" w:hAnsi="Arial" w:cs="Arial"/>
        </w:rPr>
      </w:pPr>
      <w:r>
        <w:rPr>
          <w:rFonts w:ascii="Arial" w:hAnsi="Arial" w:cs="Arial"/>
        </w:rPr>
        <w:tab/>
        <w:t>RNF05- As transações realizadas no banco de dados devem respeitar a regra da atomicidade.</w:t>
      </w:r>
    </w:p>
    <w:p w14:paraId="4DE30B67" w14:textId="5D9A178A" w:rsidR="00632C4F" w:rsidRDefault="00692A53">
      <w:pPr>
        <w:spacing w:line="360" w:lineRule="auto"/>
        <w:rPr>
          <w:rFonts w:ascii="Arial" w:hAnsi="Arial" w:cs="Arial"/>
        </w:rPr>
      </w:pPr>
      <w:r>
        <w:rPr>
          <w:rFonts w:ascii="Arial" w:hAnsi="Arial" w:cs="Arial"/>
        </w:rPr>
        <w:lastRenderedPageBreak/>
        <w:tab/>
        <w:t>RNF06-O site permitirá que a transação das informações seja feita de modo seguro.</w:t>
      </w:r>
    </w:p>
    <w:p w14:paraId="7B85F6D3" w14:textId="4CF179D9" w:rsidR="00F6103A" w:rsidRDefault="00F6103A">
      <w:pPr>
        <w:spacing w:line="360" w:lineRule="auto"/>
        <w:rPr>
          <w:rFonts w:ascii="Arial" w:hAnsi="Arial" w:cs="Arial"/>
        </w:rPr>
      </w:pPr>
      <w:r>
        <w:rPr>
          <w:rFonts w:ascii="Arial" w:hAnsi="Arial" w:cs="Arial"/>
        </w:rPr>
        <w:tab/>
        <w:t>RNF07-Os gráficos gerados devem fazer uso de ferramentas adequadas de estatísticas, que se encontram no projeto da linguagem R</w:t>
      </w:r>
      <w:sdt>
        <w:sdtPr>
          <w:rPr>
            <w:rFonts w:ascii="Arial" w:hAnsi="Arial" w:cs="Arial"/>
          </w:rPr>
          <w:id w:val="-26256498"/>
          <w:citation/>
        </w:sdtPr>
        <w:sdtContent>
          <w:r>
            <w:rPr>
              <w:rFonts w:ascii="Arial" w:hAnsi="Arial" w:cs="Arial"/>
            </w:rPr>
            <w:fldChar w:fldCharType="begin"/>
          </w:r>
          <w:r w:rsidR="00367C1B">
            <w:rPr>
              <w:rFonts w:ascii="Arial" w:hAnsi="Arial" w:cs="Arial"/>
            </w:rPr>
            <w:instrText xml:space="preserve">CITATION RPr18 \l 1046 </w:instrText>
          </w:r>
          <w:r>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(GNU, 1993)</w:t>
          </w:r>
          <w:r>
            <w:rPr>
              <w:rFonts w:ascii="Arial" w:hAnsi="Arial" w:cs="Arial"/>
            </w:rPr>
            <w:fldChar w:fldCharType="end"/>
          </w:r>
        </w:sdtContent>
      </w:sdt>
      <w:r>
        <w:rPr>
          <w:rFonts w:ascii="Arial" w:hAnsi="Arial" w:cs="Arial"/>
        </w:rPr>
        <w:t>.</w:t>
      </w:r>
    </w:p>
    <w:p w14:paraId="1A395C57" w14:textId="77777777" w:rsidR="00632C4F" w:rsidRDefault="00692A53">
      <w:pPr>
        <w:pStyle w:val="Heading31"/>
        <w:widowControl/>
        <w:spacing w:before="120" w:after="120" w:line="360" w:lineRule="auto"/>
        <w:rPr>
          <w:bCs w:val="0"/>
          <w:szCs w:val="20"/>
        </w:rPr>
      </w:pPr>
      <w:r>
        <w:rPr>
          <w:bCs w:val="0"/>
          <w:szCs w:val="20"/>
        </w:rPr>
        <w:t>Desempenho (Eficiência)</w:t>
      </w:r>
    </w:p>
    <w:p w14:paraId="25983AFE" w14:textId="77777777" w:rsidR="00632C4F" w:rsidRDefault="00692A53">
      <w:pPr>
        <w:spacing w:line="360" w:lineRule="auto"/>
        <w:rPr>
          <w:rFonts w:ascii="Arial" w:hAnsi="Arial" w:cs="Arial"/>
        </w:rPr>
      </w:pPr>
      <w:r>
        <w:rPr>
          <w:rFonts w:ascii="Arial" w:hAnsi="Arial" w:cs="Arial"/>
          <w:i/>
          <w:color w:val="0070C0"/>
        </w:rPr>
        <w:tab/>
      </w:r>
      <w:r>
        <w:rPr>
          <w:rFonts w:ascii="Arial" w:hAnsi="Arial" w:cs="Arial"/>
          <w:color w:val="000000" w:themeColor="text1"/>
        </w:rPr>
        <w:t>RNF07-O sistema deve responder as requisições do usuário de forma rápida o suficiente.</w:t>
      </w:r>
    </w:p>
    <w:p w14:paraId="5C1BDD64" w14:textId="77777777" w:rsidR="00632C4F" w:rsidRDefault="00692A53">
      <w:pPr>
        <w:pStyle w:val="Heading31"/>
        <w:widowControl/>
        <w:spacing w:before="120" w:after="120" w:line="360" w:lineRule="auto"/>
        <w:rPr>
          <w:bCs w:val="0"/>
          <w:szCs w:val="20"/>
        </w:rPr>
      </w:pPr>
      <w:r>
        <w:rPr>
          <w:bCs w:val="0"/>
          <w:szCs w:val="20"/>
        </w:rPr>
        <w:t>Portabilidade</w:t>
      </w:r>
    </w:p>
    <w:p w14:paraId="34092B3B" w14:textId="77777777" w:rsidR="00632C4F" w:rsidRDefault="00692A53">
      <w:pPr>
        <w:spacing w:line="360" w:lineRule="auto"/>
        <w:ind w:firstLine="709"/>
        <w:rPr>
          <w:rFonts w:ascii="Arial" w:hAnsi="Arial" w:cs="Arial"/>
          <w:szCs w:val="18"/>
        </w:rPr>
      </w:pPr>
      <w:r>
        <w:rPr>
          <w:rFonts w:ascii="Arial" w:hAnsi="Arial" w:cs="Arial"/>
          <w:szCs w:val="18"/>
        </w:rPr>
        <w:t>RNF08 -</w:t>
      </w:r>
      <w:r>
        <w:rPr>
          <w:rFonts w:ascii="Arial" w:hAnsi="Arial" w:cs="Arial"/>
          <w:i/>
          <w:color w:val="0070C0"/>
          <w:szCs w:val="18"/>
        </w:rPr>
        <w:t xml:space="preserve"> </w:t>
      </w:r>
      <w:r>
        <w:rPr>
          <w:rFonts w:ascii="Arial" w:hAnsi="Arial" w:cs="Arial"/>
          <w:szCs w:val="18"/>
        </w:rPr>
        <w:t>O sistema deve ser acessado via plataforma web</w:t>
      </w:r>
    </w:p>
    <w:p w14:paraId="5ECC5178" w14:textId="77777777" w:rsidR="00632C4F" w:rsidRDefault="00692A53">
      <w:pPr>
        <w:spacing w:line="360" w:lineRule="auto"/>
        <w:ind w:firstLine="709"/>
        <w:rPr>
          <w:rFonts w:ascii="Arial" w:hAnsi="Arial" w:cs="Arial"/>
          <w:szCs w:val="18"/>
        </w:rPr>
      </w:pPr>
      <w:r>
        <w:rPr>
          <w:rFonts w:ascii="Arial" w:hAnsi="Arial" w:cs="Arial"/>
          <w:szCs w:val="18"/>
        </w:rPr>
        <w:t>RNF09 - O sistema deve ter portabilidade com Windows, Mac e Linux</w:t>
      </w:r>
    </w:p>
    <w:p w14:paraId="5F5E5D08" w14:textId="77777777" w:rsidR="00632C4F" w:rsidRDefault="00692A53">
      <w:pPr>
        <w:spacing w:line="360" w:lineRule="auto"/>
        <w:ind w:firstLine="709"/>
        <w:rPr>
          <w:rFonts w:ascii="Arial" w:hAnsi="Arial" w:cs="Arial"/>
          <w:szCs w:val="18"/>
        </w:rPr>
      </w:pPr>
      <w:r>
        <w:rPr>
          <w:rFonts w:ascii="Arial" w:hAnsi="Arial" w:cs="Arial"/>
          <w:szCs w:val="18"/>
        </w:rPr>
        <w:t xml:space="preserve">RNF10- O sistema deve utilizar </w:t>
      </w:r>
      <w:proofErr w:type="spellStart"/>
      <w:r>
        <w:rPr>
          <w:rFonts w:ascii="Arial" w:hAnsi="Arial" w:cs="Arial"/>
          <w:szCs w:val="18"/>
        </w:rPr>
        <w:t>API's</w:t>
      </w:r>
      <w:proofErr w:type="spellEnd"/>
      <w:r>
        <w:rPr>
          <w:rFonts w:ascii="Arial" w:hAnsi="Arial" w:cs="Arial"/>
          <w:szCs w:val="18"/>
        </w:rPr>
        <w:t>, a fim de que seja acessível pelo ambiente mobile também.</w:t>
      </w:r>
    </w:p>
    <w:p w14:paraId="0FB85AB9" w14:textId="3BA13689" w:rsidR="00953353" w:rsidRPr="00EA2613" w:rsidRDefault="00692A53" w:rsidP="00EA2613">
      <w:pPr>
        <w:spacing w:line="360" w:lineRule="auto"/>
        <w:ind w:firstLine="709"/>
        <w:rPr>
          <w:rFonts w:ascii="Arial" w:hAnsi="Arial" w:cs="Arial"/>
          <w:szCs w:val="18"/>
        </w:rPr>
      </w:pPr>
      <w:r>
        <w:rPr>
          <w:rFonts w:ascii="Arial" w:hAnsi="Arial" w:cs="Arial"/>
          <w:szCs w:val="18"/>
        </w:rPr>
        <w:t xml:space="preserve">RNF11- O sistema deve ser portável para as novas </w:t>
      </w:r>
      <w:r w:rsidR="00895620">
        <w:rPr>
          <w:rFonts w:ascii="Arial" w:hAnsi="Arial" w:cs="Arial"/>
          <w:szCs w:val="18"/>
        </w:rPr>
        <w:t>versões dos</w:t>
      </w:r>
      <w:r>
        <w:rPr>
          <w:rFonts w:ascii="Arial" w:hAnsi="Arial" w:cs="Arial"/>
          <w:szCs w:val="18"/>
        </w:rPr>
        <w:t xml:space="preserve"> principais navegadores presentes no mercado atual, que são o </w:t>
      </w:r>
      <w:r w:rsidR="00953353">
        <w:rPr>
          <w:rFonts w:ascii="Arial" w:hAnsi="Arial" w:cs="Arial"/>
          <w:szCs w:val="18"/>
        </w:rPr>
        <w:t>Google Chrome, o Mozilla Firefox e o Safari</w:t>
      </w:r>
      <w:r>
        <w:rPr>
          <w:rFonts w:ascii="Arial" w:hAnsi="Arial" w:cs="Arial"/>
          <w:szCs w:val="18"/>
        </w:rPr>
        <w:t>.</w:t>
      </w:r>
    </w:p>
    <w:p w14:paraId="75588035" w14:textId="7A0135D1" w:rsidR="00632C4F" w:rsidRDefault="00692A53">
      <w:pPr>
        <w:pStyle w:val="Heading31"/>
        <w:widowControl/>
        <w:spacing w:before="120" w:after="120" w:line="360" w:lineRule="auto"/>
        <w:rPr>
          <w:bCs w:val="0"/>
          <w:szCs w:val="20"/>
        </w:rPr>
      </w:pPr>
      <w:r>
        <w:rPr>
          <w:bCs w:val="0"/>
          <w:szCs w:val="20"/>
        </w:rPr>
        <w:t>Usabilidade</w:t>
      </w:r>
    </w:p>
    <w:p w14:paraId="5F3B77C0" w14:textId="2AD0CADA" w:rsidR="00632C4F" w:rsidRDefault="00692A53">
      <w:pPr>
        <w:spacing w:line="360" w:lineRule="auto"/>
        <w:rPr>
          <w:rFonts w:ascii="Arial" w:hAnsi="Arial" w:cs="Arial"/>
        </w:rPr>
      </w:pPr>
      <w:r>
        <w:rPr>
          <w:rFonts w:ascii="Arial" w:hAnsi="Arial" w:cs="Arial"/>
        </w:rPr>
        <w:tab/>
        <w:t xml:space="preserve">RN12-O sistema deve ser construído utilizando </w:t>
      </w:r>
      <w:proofErr w:type="spellStart"/>
      <w:r>
        <w:rPr>
          <w:rFonts w:ascii="Arial" w:hAnsi="Arial" w:cs="Arial"/>
        </w:rPr>
        <w:t>API's</w:t>
      </w:r>
      <w:proofErr w:type="spellEnd"/>
      <w:r>
        <w:rPr>
          <w:rFonts w:ascii="Arial" w:hAnsi="Arial" w:cs="Arial"/>
        </w:rPr>
        <w:t xml:space="preserve"> da W3</w:t>
      </w:r>
      <w:sdt>
        <w:sdtPr>
          <w:rPr>
            <w:rFonts w:ascii="Arial" w:hAnsi="Arial" w:cs="Arial"/>
          </w:rPr>
          <w:id w:val="-257141925"/>
          <w:citation/>
        </w:sdtPr>
        <w:sdtContent>
          <w:r w:rsidR="001363E2">
            <w:rPr>
              <w:rFonts w:ascii="Arial" w:hAnsi="Arial" w:cs="Arial"/>
            </w:rPr>
            <w:fldChar w:fldCharType="begin"/>
          </w:r>
          <w:r w:rsidR="00367C1B">
            <w:rPr>
              <w:rFonts w:ascii="Arial" w:hAnsi="Arial" w:cs="Arial"/>
            </w:rPr>
            <w:instrText xml:space="preserve">CITATION W3S18 \l 1046 </w:instrText>
          </w:r>
          <w:r w:rsidR="001363E2">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(W3SCHOOLS, 1999)</w:t>
          </w:r>
          <w:r w:rsidR="001363E2">
            <w:rPr>
              <w:rFonts w:ascii="Arial" w:hAnsi="Arial" w:cs="Arial"/>
            </w:rPr>
            <w:fldChar w:fldCharType="end"/>
          </w:r>
        </w:sdtContent>
      </w:sdt>
      <w:r>
        <w:rPr>
          <w:rFonts w:ascii="Arial" w:hAnsi="Arial" w:cs="Arial"/>
        </w:rPr>
        <w:t>, a fim de garantir melhor usabilidade pelos usuários.</w:t>
      </w:r>
    </w:p>
    <w:p w14:paraId="076DDC64" w14:textId="5263A297" w:rsidR="00632C4F" w:rsidRDefault="00692A53">
      <w:pPr>
        <w:spacing w:line="360" w:lineRule="auto"/>
        <w:rPr>
          <w:rFonts w:ascii="Arial" w:eastAsia="Arial" w:hAnsi="Arial" w:cs="Arial"/>
          <w:color w:val="auto"/>
        </w:rPr>
      </w:pPr>
      <w:r>
        <w:rPr>
          <w:rFonts w:ascii="Arial" w:hAnsi="Arial" w:cs="Arial"/>
        </w:rPr>
        <w:tab/>
        <w:t xml:space="preserve">RN13-O design do sistema deve ser feito com base nas principais diretrizes de </w:t>
      </w:r>
      <w:proofErr w:type="spellStart"/>
      <w:r>
        <w:rPr>
          <w:rFonts w:ascii="Arial" w:hAnsi="Arial" w:cs="Arial"/>
        </w:rPr>
        <w:t>User</w:t>
      </w:r>
      <w:proofErr w:type="spellEnd"/>
      <w:r>
        <w:rPr>
          <w:rFonts w:ascii="Arial" w:hAnsi="Arial" w:cs="Arial"/>
        </w:rPr>
        <w:t xml:space="preserve"> Experience, presentes no site</w:t>
      </w:r>
      <w:r w:rsidR="00DE7EFB">
        <w:rPr>
          <w:rFonts w:ascii="Arial" w:hAnsi="Arial" w:cs="Arial"/>
        </w:rPr>
        <w:t xml:space="preserve"> da UX Design</w:t>
      </w:r>
      <w:sdt>
        <w:sdtPr>
          <w:rPr>
            <w:rFonts w:ascii="Arial" w:hAnsi="Arial" w:cs="Arial"/>
          </w:rPr>
          <w:id w:val="855245937"/>
          <w:citation/>
        </w:sdtPr>
        <w:sdtContent>
          <w:r w:rsidR="00DE7EFB">
            <w:rPr>
              <w:rFonts w:ascii="Arial" w:hAnsi="Arial" w:cs="Arial"/>
            </w:rPr>
            <w:fldChar w:fldCharType="begin"/>
          </w:r>
          <w:r w:rsidR="00367C1B">
            <w:rPr>
              <w:rFonts w:ascii="Arial" w:hAnsi="Arial" w:cs="Arial"/>
            </w:rPr>
            <w:instrText xml:space="preserve">CITATION Sit18 \l 1046 </w:instrText>
          </w:r>
          <w:r w:rsidR="00DE7EFB">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(DESIGN, 2013)</w:t>
          </w:r>
          <w:r w:rsidR="00DE7EFB">
            <w:rPr>
              <w:rFonts w:ascii="Arial" w:hAnsi="Arial" w:cs="Arial"/>
            </w:rPr>
            <w:fldChar w:fldCharType="end"/>
          </w:r>
        </w:sdtContent>
      </w:sdt>
      <w:r w:rsidRPr="00160BCE">
        <w:rPr>
          <w:rFonts w:ascii="Arial" w:eastAsia="Arial" w:hAnsi="Arial" w:cs="Arial"/>
          <w:color w:val="auto"/>
        </w:rPr>
        <w:t>.</w:t>
      </w:r>
    </w:p>
    <w:p w14:paraId="27B33EF5" w14:textId="77777777" w:rsidR="005E5270" w:rsidRDefault="005E5270">
      <w:pPr>
        <w:spacing w:line="360" w:lineRule="auto"/>
        <w:rPr>
          <w:rFonts w:ascii="Arial" w:eastAsia="Arial" w:hAnsi="Arial" w:cs="Arial"/>
        </w:rPr>
      </w:pPr>
    </w:p>
    <w:p w14:paraId="25B995CF" w14:textId="6B751ECC" w:rsidR="00632C4F" w:rsidRDefault="00692A53">
      <w:pPr>
        <w:pStyle w:val="Heading31"/>
        <w:widowControl/>
        <w:spacing w:before="120" w:after="120" w:line="360" w:lineRule="auto"/>
        <w:rPr>
          <w:bCs w:val="0"/>
          <w:szCs w:val="20"/>
        </w:rPr>
      </w:pPr>
      <w:r>
        <w:rPr>
          <w:bCs w:val="0"/>
          <w:szCs w:val="20"/>
        </w:rPr>
        <w:t>Manutenibilidade</w:t>
      </w:r>
    </w:p>
    <w:p w14:paraId="3FF7A24D" w14:textId="3D0EF439" w:rsidR="008241E1" w:rsidRDefault="00692A53" w:rsidP="008241E1">
      <w:pPr>
        <w:spacing w:line="360" w:lineRule="auto"/>
        <w:ind w:firstLine="709"/>
        <w:rPr>
          <w:rFonts w:ascii="Arial" w:hAnsi="Arial" w:cs="Arial"/>
        </w:rPr>
      </w:pPr>
      <w:r>
        <w:rPr>
          <w:rFonts w:ascii="Arial" w:hAnsi="Arial" w:cs="Arial"/>
        </w:rPr>
        <w:t xml:space="preserve">RNF14 </w:t>
      </w:r>
      <w:r>
        <w:rPr>
          <w:rFonts w:ascii="Arial" w:hAnsi="Arial" w:cs="Arial"/>
        </w:rPr>
        <w:noBreakHyphen/>
        <w:t xml:space="preserve"> O sistema web deve ser construído utilizando as </w:t>
      </w:r>
      <w:proofErr w:type="spellStart"/>
      <w:r>
        <w:rPr>
          <w:rFonts w:ascii="Arial" w:hAnsi="Arial" w:cs="Arial"/>
        </w:rPr>
        <w:t>API’s</w:t>
      </w:r>
      <w:proofErr w:type="spellEnd"/>
      <w:r>
        <w:rPr>
          <w:rFonts w:ascii="Arial" w:hAnsi="Arial" w:cs="Arial"/>
        </w:rPr>
        <w:t xml:space="preserve"> padrões do Java Enterprise </w:t>
      </w:r>
      <w:proofErr w:type="spellStart"/>
      <w:r>
        <w:rPr>
          <w:rFonts w:ascii="Arial" w:hAnsi="Arial" w:cs="Arial"/>
        </w:rPr>
        <w:t>Edition</w:t>
      </w:r>
      <w:proofErr w:type="spellEnd"/>
      <w:sdt>
        <w:sdtPr>
          <w:rPr>
            <w:rFonts w:ascii="Arial" w:hAnsi="Arial" w:cs="Arial"/>
          </w:rPr>
          <w:id w:val="848914525"/>
          <w:citation/>
        </w:sdtPr>
        <w:sdtContent>
          <w:r w:rsidR="001363E2">
            <w:rPr>
              <w:rFonts w:ascii="Arial" w:hAnsi="Arial" w:cs="Arial"/>
            </w:rPr>
            <w:fldChar w:fldCharType="begin"/>
          </w:r>
          <w:r w:rsidR="00367C1B">
            <w:rPr>
              <w:rFonts w:ascii="Arial" w:hAnsi="Arial" w:cs="Arial"/>
            </w:rPr>
            <w:instrText xml:space="preserve">CITATION Ora18 \l 1046 </w:instrText>
          </w:r>
          <w:r w:rsidR="001363E2">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(ORACLE, 2018)</w:t>
          </w:r>
          <w:r w:rsidR="001363E2">
            <w:rPr>
              <w:rFonts w:ascii="Arial" w:hAnsi="Arial" w:cs="Arial"/>
            </w:rPr>
            <w:fldChar w:fldCharType="end"/>
          </w:r>
        </w:sdtContent>
      </w:sdt>
      <w:r>
        <w:rPr>
          <w:rFonts w:ascii="Arial" w:hAnsi="Arial" w:cs="Arial"/>
        </w:rPr>
        <w:t>, a fim de facilitar manutenções futuras do projeto, caso necessário.</w:t>
      </w:r>
    </w:p>
    <w:p w14:paraId="496AB5D5" w14:textId="10D31DB8" w:rsidR="00632C4F" w:rsidRDefault="00692A53" w:rsidP="008241E1">
      <w:pPr>
        <w:spacing w:line="360" w:lineRule="auto"/>
        <w:ind w:firstLine="709"/>
        <w:rPr>
          <w:rFonts w:ascii="Arial" w:hAnsi="Arial" w:cs="Arial"/>
        </w:rPr>
      </w:pPr>
      <w:r>
        <w:rPr>
          <w:rFonts w:ascii="Arial" w:hAnsi="Arial" w:cs="Arial"/>
        </w:rPr>
        <w:t>RNF15- O site deve ser construído utilizando com base os preceitos escritos pela W3</w:t>
      </w:r>
      <w:sdt>
        <w:sdtPr>
          <w:rPr>
            <w:rFonts w:ascii="Arial" w:hAnsi="Arial" w:cs="Arial"/>
          </w:rPr>
          <w:id w:val="-416488596"/>
          <w:citation/>
        </w:sdtPr>
        <w:sdtContent>
          <w:r w:rsidR="001363E2">
            <w:rPr>
              <w:rFonts w:ascii="Arial" w:hAnsi="Arial" w:cs="Arial"/>
            </w:rPr>
            <w:fldChar w:fldCharType="begin"/>
          </w:r>
          <w:r w:rsidR="00367C1B">
            <w:rPr>
              <w:rFonts w:ascii="Arial" w:hAnsi="Arial" w:cs="Arial"/>
            </w:rPr>
            <w:instrText xml:space="preserve">CITATION W3S18 \l 1046 </w:instrText>
          </w:r>
          <w:r w:rsidR="001363E2">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(W3SCHOOLS, 1999)</w:t>
          </w:r>
          <w:r w:rsidR="001363E2">
            <w:rPr>
              <w:rFonts w:ascii="Arial" w:hAnsi="Arial" w:cs="Arial"/>
            </w:rPr>
            <w:fldChar w:fldCharType="end"/>
          </w:r>
        </w:sdtContent>
      </w:sdt>
      <w:r>
        <w:rPr>
          <w:rFonts w:ascii="Arial" w:hAnsi="Arial" w:cs="Arial"/>
        </w:rPr>
        <w:t>, a fim de garantir que seja responsivo e fácil de manter.</w:t>
      </w:r>
    </w:p>
    <w:p w14:paraId="42F0E179" w14:textId="5A840DA7" w:rsidR="00E04144" w:rsidRDefault="00E04144" w:rsidP="008241E1">
      <w:pPr>
        <w:spacing w:line="360" w:lineRule="auto"/>
        <w:ind w:firstLine="709"/>
        <w:rPr>
          <w:rFonts w:ascii="Arial" w:hAnsi="Arial" w:cs="Arial"/>
        </w:rPr>
      </w:pPr>
    </w:p>
    <w:p w14:paraId="170C9D08" w14:textId="77777777" w:rsidR="00B009BC" w:rsidRDefault="00B009BC" w:rsidP="008241E1">
      <w:pPr>
        <w:spacing w:line="360" w:lineRule="auto"/>
        <w:ind w:firstLine="709"/>
        <w:rPr>
          <w:rFonts w:ascii="Arial" w:hAnsi="Arial" w:cs="Arial"/>
        </w:rPr>
      </w:pPr>
    </w:p>
    <w:p w14:paraId="181FA604" w14:textId="77777777" w:rsidR="00632C4F" w:rsidRPr="00EA2613" w:rsidRDefault="00692A53" w:rsidP="00D43802">
      <w:pPr>
        <w:pStyle w:val="N2"/>
        <w:pBdr>
          <w:top w:val="none" w:sz="4" w:space="21" w:color="000000"/>
          <w:left w:val="none" w:sz="4" w:space="21" w:color="000000"/>
          <w:bottom w:val="none" w:sz="4" w:space="25" w:color="000000"/>
          <w:right w:val="none" w:sz="4" w:space="25" w:color="000000"/>
          <w:between w:val="none" w:sz="4" w:space="25" w:color="000000"/>
        </w:pBdr>
        <w:outlineLvl w:val="1"/>
        <w:rPr>
          <w:rFonts w:ascii="Arial" w:hAnsi="Arial" w:cs="Arial"/>
        </w:rPr>
      </w:pPr>
      <w:bookmarkStart w:id="337" w:name="_Toc525570781"/>
      <w:r w:rsidRPr="00EA2613">
        <w:rPr>
          <w:rFonts w:ascii="Arial" w:hAnsi="Arial" w:cs="Arial"/>
        </w:rPr>
        <w:lastRenderedPageBreak/>
        <w:t>PROTÓTIPO NÃO FUNCIONAL</w:t>
      </w:r>
      <w:bookmarkEnd w:id="337"/>
      <w:r w:rsidRPr="00EA2613">
        <w:rPr>
          <w:rFonts w:ascii="Arial" w:hAnsi="Arial" w:cs="Arial"/>
        </w:rPr>
        <w:t xml:space="preserve"> </w:t>
      </w:r>
    </w:p>
    <w:p w14:paraId="1130A785" w14:textId="77777777" w:rsidR="00DE3225" w:rsidRDefault="00692A53" w:rsidP="00DE3225">
      <w:pPr>
        <w:pStyle w:val="N2"/>
        <w:keepNext/>
        <w:numPr>
          <w:ilvl w:val="0"/>
          <w:numId w:val="0"/>
        </w:numPr>
        <w:pBdr>
          <w:top w:val="none" w:sz="4" w:space="18" w:color="000000"/>
          <w:left w:val="none" w:sz="4" w:space="18" w:color="000000"/>
          <w:bottom w:val="none" w:sz="4" w:space="25" w:color="000000"/>
          <w:right w:val="none" w:sz="4" w:space="25" w:color="000000"/>
          <w:between w:val="none" w:sz="4" w:space="25" w:color="000000"/>
        </w:pBdr>
      </w:pPr>
      <w:r>
        <w:rPr>
          <w:noProof/>
          <w:lang w:eastAsia="pt-BR"/>
        </w:rPr>
        <w:drawing>
          <wp:inline distT="0" distB="0" distL="0" distR="0" wp14:anchorId="39143886" wp14:editId="57C94073">
            <wp:extent cx="5679454" cy="4154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28"/>
                    <a:stretch/>
                  </pic:blipFill>
                  <pic:spPr bwMode="auto">
                    <a:xfrm>
                      <a:off x="0" y="0"/>
                      <a:ext cx="5679454" cy="4154400"/>
                    </a:xfrm>
                    <a:prstGeom prst="rect">
                      <a:avLst/>
                    </a:prstGeom>
                  </pic:spPr>
                </pic:pic>
              </a:graphicData>
            </a:graphic>
          </wp:inline>
        </w:drawing>
      </w:r>
    </w:p>
    <w:p w14:paraId="12975869" w14:textId="1B67EE08" w:rsidR="00632C4F" w:rsidRPr="00DE3225" w:rsidRDefault="00DE3225" w:rsidP="00DE3225">
      <w:pPr>
        <w:pStyle w:val="Legenda"/>
        <w:rPr>
          <w:rFonts w:ascii="Arial" w:hAnsi="Arial" w:cs="Arial"/>
          <w:color w:val="auto"/>
          <w:sz w:val="20"/>
        </w:rPr>
      </w:pPr>
      <w:bookmarkStart w:id="338" w:name="_Toc525570680"/>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12</w:t>
      </w:r>
      <w:r w:rsidRPr="00DE3225">
        <w:rPr>
          <w:rFonts w:ascii="Arial" w:hAnsi="Arial" w:cs="Arial"/>
          <w:color w:val="auto"/>
          <w:sz w:val="20"/>
        </w:rPr>
        <w:fldChar w:fldCharType="end"/>
      </w:r>
      <w:r w:rsidRPr="00DE3225">
        <w:rPr>
          <w:rFonts w:ascii="Arial" w:hAnsi="Arial" w:cs="Arial"/>
          <w:color w:val="auto"/>
          <w:sz w:val="20"/>
        </w:rPr>
        <w:t>-</w:t>
      </w:r>
      <w:proofErr w:type="gramStart"/>
      <w:r w:rsidRPr="00DE3225">
        <w:rPr>
          <w:rFonts w:ascii="Arial" w:hAnsi="Arial" w:cs="Arial"/>
          <w:color w:val="auto"/>
          <w:sz w:val="20"/>
        </w:rPr>
        <w:t>Tela</w:t>
      </w:r>
      <w:r w:rsidR="004057E8">
        <w:rPr>
          <w:rFonts w:ascii="Arial" w:hAnsi="Arial" w:cs="Arial"/>
          <w:color w:val="auto"/>
          <w:sz w:val="20"/>
        </w:rPr>
        <w:t>(</w:t>
      </w:r>
      <w:proofErr w:type="gramEnd"/>
      <w:r w:rsidR="004057E8">
        <w:rPr>
          <w:rFonts w:ascii="Arial" w:hAnsi="Arial" w:cs="Arial"/>
          <w:color w:val="auto"/>
          <w:sz w:val="20"/>
        </w:rPr>
        <w:t>1)</w:t>
      </w:r>
      <w:r w:rsidRPr="00DE3225">
        <w:rPr>
          <w:rFonts w:ascii="Arial" w:hAnsi="Arial" w:cs="Arial"/>
          <w:color w:val="auto"/>
          <w:sz w:val="20"/>
        </w:rPr>
        <w:t xml:space="preserve"> home do site</w:t>
      </w:r>
      <w:bookmarkEnd w:id="338"/>
    </w:p>
    <w:p w14:paraId="5327655F" w14:textId="77777777" w:rsidR="00632C4F" w:rsidRDefault="00632C4F">
      <w:pPr>
        <w:pStyle w:val="N1"/>
        <w:numPr>
          <w:ilvl w:val="0"/>
          <w:numId w:val="0"/>
        </w:numPr>
      </w:pPr>
    </w:p>
    <w:p w14:paraId="2968D451" w14:textId="77777777" w:rsidR="00DE3225" w:rsidRDefault="00692A53" w:rsidP="00DE3225">
      <w:pPr>
        <w:pStyle w:val="N1"/>
        <w:keepNext/>
        <w:numPr>
          <w:ilvl w:val="0"/>
          <w:numId w:val="0"/>
        </w:numPr>
      </w:pPr>
      <w:r>
        <w:rPr>
          <w:noProof/>
          <w:lang w:eastAsia="pt-BR"/>
        </w:rPr>
        <w:lastRenderedPageBreak/>
        <w:drawing>
          <wp:inline distT="0" distB="0" distL="0" distR="0" wp14:anchorId="5EBA5876" wp14:editId="2DE09B28">
            <wp:extent cx="5483860" cy="3943350"/>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pic:cNvPicPr>
                  </pic:nvPicPr>
                  <pic:blipFill>
                    <a:blip r:embed="rId29"/>
                    <a:stretch/>
                  </pic:blipFill>
                  <pic:spPr bwMode="auto">
                    <a:xfrm>
                      <a:off x="0" y="0"/>
                      <a:ext cx="5484340" cy="3943695"/>
                    </a:xfrm>
                    <a:prstGeom prst="rect">
                      <a:avLst/>
                    </a:prstGeom>
                  </pic:spPr>
                </pic:pic>
              </a:graphicData>
            </a:graphic>
          </wp:inline>
        </w:drawing>
      </w:r>
    </w:p>
    <w:p w14:paraId="35A5E2FF" w14:textId="3279B971" w:rsidR="00632C4F" w:rsidRPr="00DE3225" w:rsidRDefault="00DE3225" w:rsidP="00DE3225">
      <w:pPr>
        <w:pStyle w:val="Legenda"/>
        <w:rPr>
          <w:rFonts w:ascii="Arial" w:hAnsi="Arial" w:cs="Arial"/>
          <w:color w:val="auto"/>
          <w:sz w:val="20"/>
        </w:rPr>
      </w:pPr>
      <w:bookmarkStart w:id="339" w:name="_Toc525570681"/>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13</w:t>
      </w:r>
      <w:r w:rsidRPr="00DE3225">
        <w:rPr>
          <w:rFonts w:ascii="Arial" w:hAnsi="Arial" w:cs="Arial"/>
          <w:color w:val="auto"/>
          <w:sz w:val="20"/>
        </w:rPr>
        <w:fldChar w:fldCharType="end"/>
      </w:r>
      <w:r w:rsidRPr="00DE3225">
        <w:rPr>
          <w:rFonts w:ascii="Arial" w:hAnsi="Arial" w:cs="Arial"/>
          <w:color w:val="auto"/>
          <w:sz w:val="20"/>
        </w:rPr>
        <w:t>-</w:t>
      </w:r>
      <w:proofErr w:type="gramStart"/>
      <w:r w:rsidRPr="00DE3225">
        <w:rPr>
          <w:rFonts w:ascii="Arial" w:hAnsi="Arial" w:cs="Arial"/>
          <w:color w:val="auto"/>
          <w:sz w:val="20"/>
        </w:rPr>
        <w:t>Tela</w:t>
      </w:r>
      <w:r w:rsidR="004057E8">
        <w:rPr>
          <w:rFonts w:ascii="Arial" w:hAnsi="Arial" w:cs="Arial"/>
          <w:color w:val="auto"/>
          <w:sz w:val="20"/>
        </w:rPr>
        <w:t>(</w:t>
      </w:r>
      <w:proofErr w:type="gramEnd"/>
      <w:r w:rsidR="004057E8">
        <w:rPr>
          <w:rFonts w:ascii="Arial" w:hAnsi="Arial" w:cs="Arial"/>
          <w:color w:val="auto"/>
          <w:sz w:val="20"/>
        </w:rPr>
        <w:t>2)</w:t>
      </w:r>
      <w:r w:rsidRPr="00DE3225">
        <w:rPr>
          <w:rFonts w:ascii="Arial" w:hAnsi="Arial" w:cs="Arial"/>
          <w:color w:val="auto"/>
          <w:sz w:val="20"/>
        </w:rPr>
        <w:t xml:space="preserve"> de compras do site</w:t>
      </w:r>
      <w:bookmarkEnd w:id="339"/>
    </w:p>
    <w:p w14:paraId="380213A0" w14:textId="77777777" w:rsidR="00632C4F" w:rsidRDefault="00632C4F">
      <w:pPr>
        <w:pStyle w:val="N1"/>
        <w:numPr>
          <w:ilvl w:val="0"/>
          <w:numId w:val="0"/>
        </w:numPr>
      </w:pPr>
    </w:p>
    <w:p w14:paraId="42B7A370" w14:textId="77777777" w:rsidR="00DE3225" w:rsidRDefault="00692A53" w:rsidP="00DE3225">
      <w:pPr>
        <w:pStyle w:val="N1"/>
        <w:keepNext/>
        <w:numPr>
          <w:ilvl w:val="0"/>
          <w:numId w:val="0"/>
        </w:numPr>
      </w:pPr>
      <w:r>
        <w:rPr>
          <w:noProof/>
          <w:lang w:eastAsia="pt-BR"/>
        </w:rPr>
        <w:drawing>
          <wp:inline distT="0" distB="0" distL="0" distR="0" wp14:anchorId="1CAD23C7" wp14:editId="39423F64">
            <wp:extent cx="5399405" cy="3429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30"/>
                    <a:stretch/>
                  </pic:blipFill>
                  <pic:spPr bwMode="auto">
                    <a:xfrm>
                      <a:off x="0" y="0"/>
                      <a:ext cx="5400084" cy="3429431"/>
                    </a:xfrm>
                    <a:prstGeom prst="rect">
                      <a:avLst/>
                    </a:prstGeom>
                  </pic:spPr>
                </pic:pic>
              </a:graphicData>
            </a:graphic>
          </wp:inline>
        </w:drawing>
      </w:r>
    </w:p>
    <w:p w14:paraId="1A05D003" w14:textId="30427022" w:rsidR="00B31F7D" w:rsidRDefault="00DE3225" w:rsidP="00B31F7D">
      <w:pPr>
        <w:pStyle w:val="Legenda"/>
        <w:rPr>
          <w:rFonts w:ascii="Arial" w:hAnsi="Arial" w:cs="Arial"/>
          <w:color w:val="auto"/>
          <w:sz w:val="20"/>
        </w:rPr>
      </w:pPr>
      <w:bookmarkStart w:id="340" w:name="_Toc525570682"/>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14</w:t>
      </w:r>
      <w:r w:rsidRPr="00DE3225">
        <w:rPr>
          <w:rFonts w:ascii="Arial" w:hAnsi="Arial" w:cs="Arial"/>
          <w:color w:val="auto"/>
          <w:sz w:val="20"/>
        </w:rPr>
        <w:fldChar w:fldCharType="end"/>
      </w:r>
      <w:r w:rsidRPr="00DE3225">
        <w:rPr>
          <w:rFonts w:ascii="Arial" w:hAnsi="Arial" w:cs="Arial"/>
          <w:color w:val="auto"/>
          <w:sz w:val="20"/>
        </w:rPr>
        <w:t>-</w:t>
      </w:r>
      <w:proofErr w:type="gramStart"/>
      <w:r w:rsidRPr="00DE3225">
        <w:rPr>
          <w:rFonts w:ascii="Arial" w:hAnsi="Arial" w:cs="Arial"/>
          <w:color w:val="auto"/>
          <w:sz w:val="20"/>
        </w:rPr>
        <w:t>Tela</w:t>
      </w:r>
      <w:r w:rsidR="004057E8">
        <w:rPr>
          <w:rFonts w:ascii="Arial" w:hAnsi="Arial" w:cs="Arial"/>
          <w:color w:val="auto"/>
          <w:sz w:val="20"/>
        </w:rPr>
        <w:t>(</w:t>
      </w:r>
      <w:proofErr w:type="gramEnd"/>
      <w:r w:rsidR="004057E8">
        <w:rPr>
          <w:rFonts w:ascii="Arial" w:hAnsi="Arial" w:cs="Arial"/>
          <w:color w:val="auto"/>
          <w:sz w:val="20"/>
        </w:rPr>
        <w:t>3)</w:t>
      </w:r>
      <w:r w:rsidRPr="00DE3225">
        <w:rPr>
          <w:rFonts w:ascii="Arial" w:hAnsi="Arial" w:cs="Arial"/>
          <w:color w:val="auto"/>
          <w:sz w:val="20"/>
        </w:rPr>
        <w:t xml:space="preserve"> de simulados do site</w:t>
      </w:r>
      <w:bookmarkEnd w:id="340"/>
    </w:p>
    <w:p w14:paraId="6C09D223" w14:textId="77777777" w:rsidR="001938A8" w:rsidRDefault="001938A8" w:rsidP="001938A8">
      <w:pPr>
        <w:keepNext/>
      </w:pPr>
      <w:r>
        <w:rPr>
          <w:noProof/>
          <w:lang w:eastAsia="pt-BR"/>
        </w:rPr>
        <w:lastRenderedPageBreak/>
        <w:drawing>
          <wp:inline distT="0" distB="0" distL="0" distR="0" wp14:anchorId="3D86BEB6" wp14:editId="754F2EB8">
            <wp:extent cx="5760085" cy="37490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aDeServiços.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749040"/>
                    </a:xfrm>
                    <a:prstGeom prst="rect">
                      <a:avLst/>
                    </a:prstGeom>
                  </pic:spPr>
                </pic:pic>
              </a:graphicData>
            </a:graphic>
          </wp:inline>
        </w:drawing>
      </w:r>
    </w:p>
    <w:p w14:paraId="4FCF7AC1" w14:textId="57B0CE56" w:rsidR="001938A8" w:rsidRDefault="001938A8" w:rsidP="001938A8">
      <w:pPr>
        <w:pStyle w:val="Legenda"/>
        <w:rPr>
          <w:rFonts w:ascii="Arial" w:hAnsi="Arial" w:cs="Arial"/>
          <w:color w:val="auto"/>
          <w:sz w:val="20"/>
        </w:rPr>
      </w:pPr>
      <w:bookmarkStart w:id="341" w:name="_Toc525570683"/>
      <w:r w:rsidRPr="001938A8">
        <w:rPr>
          <w:rFonts w:ascii="Arial" w:hAnsi="Arial" w:cs="Arial"/>
          <w:color w:val="auto"/>
          <w:sz w:val="20"/>
        </w:rPr>
        <w:t xml:space="preserve">Figura </w:t>
      </w:r>
      <w:r w:rsidRPr="001938A8">
        <w:rPr>
          <w:rFonts w:ascii="Arial" w:hAnsi="Arial" w:cs="Arial"/>
          <w:color w:val="auto"/>
          <w:sz w:val="20"/>
        </w:rPr>
        <w:fldChar w:fldCharType="begin"/>
      </w:r>
      <w:r w:rsidRPr="001938A8">
        <w:rPr>
          <w:rFonts w:ascii="Arial" w:hAnsi="Arial" w:cs="Arial"/>
          <w:color w:val="auto"/>
          <w:sz w:val="20"/>
        </w:rPr>
        <w:instrText xml:space="preserve"> SEQ Figura \* ARABIC </w:instrText>
      </w:r>
      <w:r w:rsidRPr="001938A8">
        <w:rPr>
          <w:rFonts w:ascii="Arial" w:hAnsi="Arial" w:cs="Arial"/>
          <w:color w:val="auto"/>
          <w:sz w:val="20"/>
        </w:rPr>
        <w:fldChar w:fldCharType="separate"/>
      </w:r>
      <w:r w:rsidR="00932E8F">
        <w:rPr>
          <w:rFonts w:ascii="Arial" w:hAnsi="Arial" w:cs="Arial"/>
          <w:noProof/>
          <w:color w:val="auto"/>
          <w:sz w:val="20"/>
        </w:rPr>
        <w:t>15</w:t>
      </w:r>
      <w:r w:rsidRPr="001938A8">
        <w:rPr>
          <w:rFonts w:ascii="Arial" w:hAnsi="Arial" w:cs="Arial"/>
          <w:color w:val="auto"/>
          <w:sz w:val="20"/>
        </w:rPr>
        <w:fldChar w:fldCharType="end"/>
      </w:r>
      <w:r w:rsidRPr="001938A8">
        <w:rPr>
          <w:rFonts w:ascii="Arial" w:hAnsi="Arial" w:cs="Arial"/>
          <w:color w:val="auto"/>
          <w:sz w:val="20"/>
        </w:rPr>
        <w:t>-</w:t>
      </w:r>
      <w:proofErr w:type="gramStart"/>
      <w:r w:rsidRPr="001938A8">
        <w:rPr>
          <w:rFonts w:ascii="Arial" w:hAnsi="Arial" w:cs="Arial"/>
          <w:color w:val="auto"/>
          <w:sz w:val="20"/>
        </w:rPr>
        <w:t>Tela</w:t>
      </w:r>
      <w:r w:rsidR="004057E8">
        <w:rPr>
          <w:rFonts w:ascii="Arial" w:hAnsi="Arial" w:cs="Arial"/>
          <w:color w:val="auto"/>
          <w:sz w:val="20"/>
        </w:rPr>
        <w:t>(</w:t>
      </w:r>
      <w:proofErr w:type="gramEnd"/>
      <w:r w:rsidR="004057E8">
        <w:rPr>
          <w:rFonts w:ascii="Arial" w:hAnsi="Arial" w:cs="Arial"/>
          <w:color w:val="auto"/>
          <w:sz w:val="20"/>
        </w:rPr>
        <w:t>4)</w:t>
      </w:r>
      <w:r w:rsidRPr="001938A8">
        <w:rPr>
          <w:rFonts w:ascii="Arial" w:hAnsi="Arial" w:cs="Arial"/>
          <w:color w:val="auto"/>
          <w:sz w:val="20"/>
        </w:rPr>
        <w:t xml:space="preserve"> de Serviços do Site</w:t>
      </w:r>
      <w:bookmarkEnd w:id="341"/>
    </w:p>
    <w:p w14:paraId="65A529A2" w14:textId="77777777" w:rsidR="00181BFA" w:rsidRDefault="00181BFA" w:rsidP="00181BFA"/>
    <w:p w14:paraId="0C3B1ECC" w14:textId="77777777" w:rsidR="00181BFA" w:rsidRDefault="00181BFA" w:rsidP="00181BFA">
      <w:pPr>
        <w:keepNext/>
      </w:pPr>
      <w:r>
        <w:rPr>
          <w:noProof/>
          <w:lang w:eastAsia="pt-BR"/>
        </w:rPr>
        <w:drawing>
          <wp:inline distT="0" distB="0" distL="0" distR="0" wp14:anchorId="79C04A8B" wp14:editId="60F8A085">
            <wp:extent cx="5760085" cy="45021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aDeResultados.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502150"/>
                    </a:xfrm>
                    <a:prstGeom prst="rect">
                      <a:avLst/>
                    </a:prstGeom>
                  </pic:spPr>
                </pic:pic>
              </a:graphicData>
            </a:graphic>
          </wp:inline>
        </w:drawing>
      </w:r>
    </w:p>
    <w:p w14:paraId="53191DA6" w14:textId="453A55FA" w:rsidR="00181BFA" w:rsidRDefault="00181BFA" w:rsidP="00181BFA">
      <w:pPr>
        <w:pStyle w:val="Legenda"/>
        <w:rPr>
          <w:rFonts w:ascii="Arial" w:hAnsi="Arial" w:cs="Arial"/>
          <w:color w:val="auto"/>
          <w:sz w:val="20"/>
        </w:rPr>
      </w:pPr>
      <w:bookmarkStart w:id="342" w:name="_Toc525570684"/>
      <w:r w:rsidRPr="00181BFA">
        <w:rPr>
          <w:rFonts w:ascii="Arial" w:hAnsi="Arial" w:cs="Arial"/>
          <w:color w:val="auto"/>
          <w:sz w:val="20"/>
        </w:rPr>
        <w:t xml:space="preserve">Figura </w:t>
      </w:r>
      <w:r w:rsidRPr="00181BFA">
        <w:rPr>
          <w:rFonts w:ascii="Arial" w:hAnsi="Arial" w:cs="Arial"/>
          <w:color w:val="auto"/>
          <w:sz w:val="20"/>
        </w:rPr>
        <w:fldChar w:fldCharType="begin"/>
      </w:r>
      <w:r w:rsidRPr="00181BFA">
        <w:rPr>
          <w:rFonts w:ascii="Arial" w:hAnsi="Arial" w:cs="Arial"/>
          <w:color w:val="auto"/>
          <w:sz w:val="20"/>
        </w:rPr>
        <w:instrText xml:space="preserve"> SEQ Figura \* ARABIC </w:instrText>
      </w:r>
      <w:r w:rsidRPr="00181BFA">
        <w:rPr>
          <w:rFonts w:ascii="Arial" w:hAnsi="Arial" w:cs="Arial"/>
          <w:color w:val="auto"/>
          <w:sz w:val="20"/>
        </w:rPr>
        <w:fldChar w:fldCharType="separate"/>
      </w:r>
      <w:r w:rsidR="00932E8F">
        <w:rPr>
          <w:rFonts w:ascii="Arial" w:hAnsi="Arial" w:cs="Arial"/>
          <w:noProof/>
          <w:color w:val="auto"/>
          <w:sz w:val="20"/>
        </w:rPr>
        <w:t>16</w:t>
      </w:r>
      <w:r w:rsidRPr="00181BFA">
        <w:rPr>
          <w:rFonts w:ascii="Arial" w:hAnsi="Arial" w:cs="Arial"/>
          <w:color w:val="auto"/>
          <w:sz w:val="20"/>
        </w:rPr>
        <w:fldChar w:fldCharType="end"/>
      </w:r>
      <w:r w:rsidRPr="00181BFA">
        <w:rPr>
          <w:rFonts w:ascii="Arial" w:hAnsi="Arial" w:cs="Arial"/>
          <w:color w:val="auto"/>
          <w:sz w:val="20"/>
        </w:rPr>
        <w:t>-</w:t>
      </w:r>
      <w:proofErr w:type="gramStart"/>
      <w:r w:rsidRPr="00181BFA">
        <w:rPr>
          <w:rFonts w:ascii="Arial" w:hAnsi="Arial" w:cs="Arial"/>
          <w:color w:val="auto"/>
          <w:sz w:val="20"/>
        </w:rPr>
        <w:t>Tela</w:t>
      </w:r>
      <w:r w:rsidR="004057E8">
        <w:rPr>
          <w:rFonts w:ascii="Arial" w:hAnsi="Arial" w:cs="Arial"/>
          <w:color w:val="auto"/>
          <w:sz w:val="20"/>
        </w:rPr>
        <w:t>(</w:t>
      </w:r>
      <w:proofErr w:type="gramEnd"/>
      <w:r w:rsidR="004057E8">
        <w:rPr>
          <w:rFonts w:ascii="Arial" w:hAnsi="Arial" w:cs="Arial"/>
          <w:color w:val="auto"/>
          <w:sz w:val="20"/>
        </w:rPr>
        <w:t>5)</w:t>
      </w:r>
      <w:r w:rsidRPr="00181BFA">
        <w:rPr>
          <w:rFonts w:ascii="Arial" w:hAnsi="Arial" w:cs="Arial"/>
          <w:color w:val="auto"/>
          <w:sz w:val="20"/>
        </w:rPr>
        <w:t xml:space="preserve"> de Resultados do Site</w:t>
      </w:r>
      <w:bookmarkEnd w:id="342"/>
    </w:p>
    <w:p w14:paraId="0B93E69B" w14:textId="77777777" w:rsidR="00466C41" w:rsidRDefault="00466C41" w:rsidP="00466C41">
      <w:pPr>
        <w:keepNext/>
      </w:pPr>
      <w:r>
        <w:rPr>
          <w:noProof/>
        </w:rPr>
        <w:lastRenderedPageBreak/>
        <w:drawing>
          <wp:inline distT="0" distB="0" distL="0" distR="0" wp14:anchorId="3783EBC6" wp14:editId="345374C4">
            <wp:extent cx="5410200" cy="68275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s a region with 20 countries and a population of 594 million habitants that speaks 5 different languages (Spanish, Portuguese, French, English and Dutch)..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6827520"/>
                    </a:xfrm>
                    <a:prstGeom prst="rect">
                      <a:avLst/>
                    </a:prstGeom>
                  </pic:spPr>
                </pic:pic>
              </a:graphicData>
            </a:graphic>
          </wp:inline>
        </w:drawing>
      </w:r>
    </w:p>
    <w:p w14:paraId="69380718" w14:textId="2C924338" w:rsidR="00466C41" w:rsidRPr="00466C41" w:rsidRDefault="00466C41" w:rsidP="00466C41">
      <w:pPr>
        <w:pStyle w:val="Legenda"/>
        <w:rPr>
          <w:rFonts w:ascii="Arial" w:hAnsi="Arial" w:cs="Arial"/>
          <w:color w:val="auto"/>
          <w:sz w:val="20"/>
        </w:rPr>
      </w:pPr>
      <w:bookmarkStart w:id="343" w:name="_Toc525570685"/>
      <w:r w:rsidRPr="00466C41">
        <w:rPr>
          <w:rFonts w:ascii="Arial" w:hAnsi="Arial" w:cs="Arial"/>
          <w:color w:val="auto"/>
          <w:sz w:val="20"/>
        </w:rPr>
        <w:t xml:space="preserve">Figura </w:t>
      </w:r>
      <w:r w:rsidRPr="00466C41">
        <w:rPr>
          <w:rFonts w:ascii="Arial" w:hAnsi="Arial" w:cs="Arial"/>
          <w:color w:val="auto"/>
          <w:sz w:val="20"/>
        </w:rPr>
        <w:fldChar w:fldCharType="begin"/>
      </w:r>
      <w:r w:rsidRPr="00466C41">
        <w:rPr>
          <w:rFonts w:ascii="Arial" w:hAnsi="Arial" w:cs="Arial"/>
          <w:color w:val="auto"/>
          <w:sz w:val="20"/>
        </w:rPr>
        <w:instrText xml:space="preserve"> SEQ Figura \* ARABIC </w:instrText>
      </w:r>
      <w:r w:rsidRPr="00466C41">
        <w:rPr>
          <w:rFonts w:ascii="Arial" w:hAnsi="Arial" w:cs="Arial"/>
          <w:color w:val="auto"/>
          <w:sz w:val="20"/>
        </w:rPr>
        <w:fldChar w:fldCharType="separate"/>
      </w:r>
      <w:r w:rsidR="00932E8F">
        <w:rPr>
          <w:rFonts w:ascii="Arial" w:hAnsi="Arial" w:cs="Arial"/>
          <w:noProof/>
          <w:color w:val="auto"/>
          <w:sz w:val="20"/>
        </w:rPr>
        <w:t>17</w:t>
      </w:r>
      <w:r w:rsidRPr="00466C41">
        <w:rPr>
          <w:rFonts w:ascii="Arial" w:hAnsi="Arial" w:cs="Arial"/>
          <w:color w:val="auto"/>
          <w:sz w:val="20"/>
        </w:rPr>
        <w:fldChar w:fldCharType="end"/>
      </w:r>
      <w:r w:rsidRPr="00466C41">
        <w:rPr>
          <w:rFonts w:ascii="Arial" w:hAnsi="Arial" w:cs="Arial"/>
          <w:color w:val="auto"/>
          <w:sz w:val="20"/>
        </w:rPr>
        <w:t>-Gráfico de Lucro</w:t>
      </w:r>
      <w:bookmarkEnd w:id="343"/>
    </w:p>
    <w:p w14:paraId="65CB6D44" w14:textId="01A69E72" w:rsidR="00466C41" w:rsidRDefault="00466C41" w:rsidP="00466C41"/>
    <w:p w14:paraId="70192EE3" w14:textId="1128B281" w:rsidR="00CF5742" w:rsidRDefault="00CF5742" w:rsidP="00466C41"/>
    <w:p w14:paraId="6154BD6D" w14:textId="61FC0D4F" w:rsidR="00CF5742" w:rsidRDefault="00CF5742" w:rsidP="00466C41"/>
    <w:p w14:paraId="1D976B57" w14:textId="787BA029" w:rsidR="00CF5742" w:rsidRDefault="00CF5742" w:rsidP="00466C41"/>
    <w:p w14:paraId="39BC2F38" w14:textId="57AC0BC5" w:rsidR="00CF5742" w:rsidRDefault="00CF5742" w:rsidP="00466C41"/>
    <w:p w14:paraId="2C2AB8A0" w14:textId="1A1A3A98" w:rsidR="00CF5742" w:rsidRDefault="00CF5742" w:rsidP="00466C41"/>
    <w:p w14:paraId="7B468BCB" w14:textId="77777777" w:rsidR="008241E1" w:rsidRDefault="008241E1" w:rsidP="00466C41"/>
    <w:p w14:paraId="269CE804" w14:textId="490CC0D9" w:rsidR="00CF5742" w:rsidRDefault="00CF5742" w:rsidP="00466C41"/>
    <w:p w14:paraId="094F13CF" w14:textId="4E39C78F" w:rsidR="00CF5742" w:rsidRDefault="00CF5742" w:rsidP="00466C41"/>
    <w:p w14:paraId="19A9909E" w14:textId="77777777" w:rsidR="00CF5742" w:rsidRPr="00466C41" w:rsidRDefault="00CF5742" w:rsidP="00466C41"/>
    <w:p w14:paraId="05934339" w14:textId="77777777" w:rsidR="00632C4F" w:rsidRDefault="00692A53" w:rsidP="00D43802">
      <w:pPr>
        <w:pStyle w:val="N1"/>
        <w:spacing w:line="360" w:lineRule="auto"/>
        <w:outlineLvl w:val="0"/>
      </w:pPr>
      <w:bookmarkStart w:id="344" w:name="_Toc525570782"/>
      <w:r>
        <w:rPr>
          <w:rFonts w:ascii="Arial" w:hAnsi="Arial" w:cs="Arial"/>
        </w:rPr>
        <w:lastRenderedPageBreak/>
        <w:t>PROPOSTA DE SOLUÇÃO</w:t>
      </w:r>
      <w:bookmarkEnd w:id="344"/>
      <w:r>
        <w:t xml:space="preserve"> </w:t>
      </w:r>
    </w:p>
    <w:p w14:paraId="7D8693FB" w14:textId="4B59FE84" w:rsidR="00632C4F" w:rsidRDefault="00692A53">
      <w:pPr>
        <w:pStyle w:val="N2"/>
        <w:spacing w:line="360" w:lineRule="auto"/>
        <w:outlineLvl w:val="1"/>
      </w:pPr>
      <w:bookmarkStart w:id="345" w:name="_Toc525570783"/>
      <w:r>
        <w:rPr>
          <w:rFonts w:ascii="Arial" w:hAnsi="Arial" w:cs="Arial"/>
        </w:rPr>
        <w:t>Requisitos Funcionais x Casos de Uso</w:t>
      </w:r>
      <w:bookmarkEnd w:id="345"/>
      <w:r>
        <w:t xml:space="preserve"> </w:t>
      </w:r>
    </w:p>
    <w:tbl>
      <w:tblPr>
        <w:tblStyle w:val="Tabelacomgrade"/>
        <w:tblW w:w="0" w:type="auto"/>
        <w:tblLook w:val="04A0" w:firstRow="1" w:lastRow="0" w:firstColumn="1" w:lastColumn="0" w:noHBand="0" w:noVBand="1"/>
      </w:tblPr>
      <w:tblGrid>
        <w:gridCol w:w="4527"/>
        <w:gridCol w:w="4534"/>
      </w:tblGrid>
      <w:tr w:rsidR="00CF5742" w14:paraId="1AAAB23B" w14:textId="77777777" w:rsidTr="00CF5742">
        <w:trPr>
          <w:tblHeader/>
        </w:trPr>
        <w:tc>
          <w:tcPr>
            <w:tcW w:w="4605" w:type="dxa"/>
          </w:tcPr>
          <w:p w14:paraId="7483BA0B" w14:textId="03372C17" w:rsidR="00CF5742" w:rsidRPr="00234905"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sz w:val="20"/>
                <w:szCs w:val="20"/>
              </w:rPr>
            </w:pPr>
            <w:bookmarkStart w:id="346" w:name="_Toc515337404"/>
            <w:bookmarkStart w:id="347" w:name="_Toc525570784"/>
            <w:r w:rsidRPr="00234905">
              <w:rPr>
                <w:rFonts w:ascii="Arial" w:hAnsi="Arial" w:cs="Arial"/>
                <w:sz w:val="20"/>
                <w:szCs w:val="20"/>
              </w:rPr>
              <w:t>Caso de Uso</w:t>
            </w:r>
            <w:bookmarkEnd w:id="346"/>
            <w:bookmarkEnd w:id="347"/>
          </w:p>
        </w:tc>
        <w:tc>
          <w:tcPr>
            <w:tcW w:w="4606" w:type="dxa"/>
          </w:tcPr>
          <w:p w14:paraId="7C85235D" w14:textId="0F719637" w:rsidR="00CF5742" w:rsidRPr="00234905"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sz w:val="20"/>
                <w:szCs w:val="20"/>
              </w:rPr>
            </w:pPr>
            <w:bookmarkStart w:id="348" w:name="_Toc515337405"/>
            <w:bookmarkStart w:id="349" w:name="_Toc525570785"/>
            <w:r w:rsidRPr="00234905">
              <w:rPr>
                <w:rFonts w:ascii="Arial" w:hAnsi="Arial" w:cs="Arial"/>
                <w:sz w:val="20"/>
                <w:szCs w:val="20"/>
              </w:rPr>
              <w:t>Requisitos Funcionais</w:t>
            </w:r>
            <w:bookmarkEnd w:id="348"/>
            <w:bookmarkEnd w:id="349"/>
          </w:p>
        </w:tc>
      </w:tr>
      <w:tr w:rsidR="00CF5742" w14:paraId="04E8A196" w14:textId="77777777" w:rsidTr="00CF5742">
        <w:tc>
          <w:tcPr>
            <w:tcW w:w="4605" w:type="dxa"/>
            <w:vMerge w:val="restart"/>
          </w:tcPr>
          <w:p w14:paraId="3E3EB97E" w14:textId="65DC7888" w:rsidR="00CF5742"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5608DE09"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C591399" w14:textId="075EF736"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50" w:name="_Toc515337406"/>
            <w:bookmarkStart w:id="351" w:name="_Toc525570786"/>
            <w:r w:rsidRPr="00985FEE">
              <w:rPr>
                <w:rFonts w:ascii="Arial" w:hAnsi="Arial" w:cs="Arial"/>
                <w:b w:val="0"/>
                <w:sz w:val="20"/>
                <w:szCs w:val="20"/>
              </w:rPr>
              <w:t>UC001-Manter Apostila</w:t>
            </w:r>
            <w:bookmarkEnd w:id="350"/>
            <w:bookmarkEnd w:id="351"/>
          </w:p>
        </w:tc>
        <w:tc>
          <w:tcPr>
            <w:tcW w:w="4606" w:type="dxa"/>
          </w:tcPr>
          <w:p w14:paraId="705195B1" w14:textId="08FB34AD" w:rsidR="00CF5742" w:rsidRPr="00985FEE" w:rsidRDefault="00CF5742" w:rsidP="00985FEE">
            <w:pPr>
              <w:spacing w:line="360" w:lineRule="auto"/>
              <w:rPr>
                <w:rFonts w:ascii="Arial" w:hAnsi="Arial" w:cs="Arial"/>
                <w:sz w:val="20"/>
                <w:szCs w:val="20"/>
              </w:rPr>
            </w:pPr>
            <w:r w:rsidRPr="00985FEE">
              <w:rPr>
                <w:rFonts w:ascii="Arial" w:eastAsia="Arial" w:hAnsi="Arial" w:cs="Arial"/>
                <w:sz w:val="20"/>
                <w:szCs w:val="20"/>
              </w:rPr>
              <w:t>RF01-O sistema deve permitir cadastrar apostila.</w:t>
            </w:r>
          </w:p>
        </w:tc>
      </w:tr>
      <w:tr w:rsidR="00CF5742" w14:paraId="425966B4" w14:textId="77777777" w:rsidTr="00CF5742">
        <w:tc>
          <w:tcPr>
            <w:tcW w:w="4605" w:type="dxa"/>
            <w:vMerge/>
          </w:tcPr>
          <w:p w14:paraId="046986F9"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5F6BB707" w14:textId="55B35B2D" w:rsidR="00CF5742" w:rsidRPr="00985FEE" w:rsidRDefault="00CF5742" w:rsidP="00985FEE">
            <w:pPr>
              <w:spacing w:line="360" w:lineRule="auto"/>
              <w:rPr>
                <w:rFonts w:ascii="Arial" w:eastAsia="Arial" w:hAnsi="Arial" w:cs="Arial"/>
                <w:sz w:val="20"/>
                <w:szCs w:val="20"/>
              </w:rPr>
            </w:pPr>
            <w:r w:rsidRPr="00985FEE">
              <w:rPr>
                <w:rFonts w:ascii="Arial" w:hAnsi="Arial" w:cs="Arial"/>
                <w:sz w:val="20"/>
                <w:szCs w:val="20"/>
              </w:rPr>
              <w:t>RF02-O sistema deve permitir consultar apostila.</w:t>
            </w:r>
          </w:p>
        </w:tc>
      </w:tr>
      <w:tr w:rsidR="00CF5742" w14:paraId="3C580184" w14:textId="77777777" w:rsidTr="00CF5742">
        <w:tc>
          <w:tcPr>
            <w:tcW w:w="4605" w:type="dxa"/>
            <w:vMerge/>
          </w:tcPr>
          <w:p w14:paraId="3C42C2B5"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6834601C" w14:textId="38EFC42E"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RF03-O sistema deve permitir alterar apostila.</w:t>
            </w:r>
          </w:p>
        </w:tc>
      </w:tr>
      <w:tr w:rsidR="00CF5742" w14:paraId="6E81F9F4" w14:textId="77777777" w:rsidTr="00CF5742">
        <w:tc>
          <w:tcPr>
            <w:tcW w:w="4605" w:type="dxa"/>
            <w:vMerge/>
          </w:tcPr>
          <w:p w14:paraId="70D625BE"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6272F085" w14:textId="385702EB"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RF04-O sistema deve permitir excluir apostila.</w:t>
            </w:r>
          </w:p>
        </w:tc>
      </w:tr>
      <w:tr w:rsidR="00CF5742" w14:paraId="0BE871D0" w14:textId="77777777" w:rsidTr="00CF5742">
        <w:tc>
          <w:tcPr>
            <w:tcW w:w="4605" w:type="dxa"/>
          </w:tcPr>
          <w:p w14:paraId="5FB8ADFA" w14:textId="5DB3CB85"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52" w:name="_Toc515337407"/>
            <w:bookmarkStart w:id="353" w:name="_Toc525570787"/>
            <w:r w:rsidRPr="00985FEE">
              <w:rPr>
                <w:rFonts w:ascii="Arial" w:hAnsi="Arial" w:cs="Arial"/>
                <w:b w:val="0"/>
                <w:sz w:val="20"/>
                <w:szCs w:val="20"/>
              </w:rPr>
              <w:t>UC002-Consultar Apostila</w:t>
            </w:r>
            <w:bookmarkEnd w:id="352"/>
            <w:bookmarkEnd w:id="353"/>
          </w:p>
        </w:tc>
        <w:tc>
          <w:tcPr>
            <w:tcW w:w="4606" w:type="dxa"/>
          </w:tcPr>
          <w:p w14:paraId="4AF74A41" w14:textId="7EEDBE33"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RF02-O sistema deve permitir consultar apostila.</w:t>
            </w:r>
          </w:p>
        </w:tc>
      </w:tr>
      <w:tr w:rsidR="00CF5742" w14:paraId="3914ECC4" w14:textId="77777777" w:rsidTr="00CF5742">
        <w:tc>
          <w:tcPr>
            <w:tcW w:w="4605" w:type="dxa"/>
            <w:vMerge w:val="restart"/>
          </w:tcPr>
          <w:p w14:paraId="0F0D2622"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5BBA4F6"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46ED6172" w14:textId="3AB45AA4"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54" w:name="_Toc515337408"/>
            <w:bookmarkStart w:id="355" w:name="_Toc525570788"/>
            <w:r w:rsidRPr="00985FEE">
              <w:rPr>
                <w:rFonts w:ascii="Arial" w:hAnsi="Arial" w:cs="Arial"/>
                <w:b w:val="0"/>
                <w:sz w:val="20"/>
                <w:szCs w:val="20"/>
              </w:rPr>
              <w:t>UC003-Manter Serviço</w:t>
            </w:r>
            <w:bookmarkEnd w:id="354"/>
            <w:bookmarkEnd w:id="355"/>
          </w:p>
        </w:tc>
        <w:tc>
          <w:tcPr>
            <w:tcW w:w="4606" w:type="dxa"/>
          </w:tcPr>
          <w:p w14:paraId="1BC03DF0" w14:textId="58BAC185"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RF05-O sistema deve permitir cadastrar serviço.</w:t>
            </w:r>
          </w:p>
        </w:tc>
      </w:tr>
      <w:tr w:rsidR="00CF5742" w14:paraId="095A78DD" w14:textId="77777777" w:rsidTr="00CF5742">
        <w:tc>
          <w:tcPr>
            <w:tcW w:w="4605" w:type="dxa"/>
            <w:vMerge/>
          </w:tcPr>
          <w:p w14:paraId="1F7EFB6E"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658062C8" w14:textId="2A9143B0"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RF06-O sistema deve permitir consultar serviço.</w:t>
            </w:r>
          </w:p>
        </w:tc>
      </w:tr>
      <w:tr w:rsidR="00CF5742" w14:paraId="08E6AE3D" w14:textId="77777777" w:rsidTr="00CF5742">
        <w:tc>
          <w:tcPr>
            <w:tcW w:w="4605" w:type="dxa"/>
            <w:vMerge/>
          </w:tcPr>
          <w:p w14:paraId="0DFEB828"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7FEB81FC" w14:textId="505BD7D0"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RF07-O sistema deve permitir alterar serviço.</w:t>
            </w:r>
          </w:p>
        </w:tc>
      </w:tr>
      <w:tr w:rsidR="00CF5742" w14:paraId="2DD91DB5" w14:textId="77777777" w:rsidTr="00CF5742">
        <w:tc>
          <w:tcPr>
            <w:tcW w:w="4605" w:type="dxa"/>
            <w:vMerge/>
          </w:tcPr>
          <w:p w14:paraId="43B219B4"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2290F379" w14:textId="2451EDF2"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RF08-O sistema deve permitir excluir serviço.</w:t>
            </w:r>
          </w:p>
        </w:tc>
      </w:tr>
      <w:tr w:rsidR="00CF5742" w14:paraId="6E0610F4" w14:textId="77777777" w:rsidTr="00CF5742">
        <w:tc>
          <w:tcPr>
            <w:tcW w:w="4605" w:type="dxa"/>
          </w:tcPr>
          <w:p w14:paraId="352FD55E" w14:textId="1091D0CB"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56" w:name="_Toc515337409"/>
            <w:bookmarkStart w:id="357" w:name="_Toc525570789"/>
            <w:r w:rsidRPr="00985FEE">
              <w:rPr>
                <w:rFonts w:ascii="Arial" w:hAnsi="Arial" w:cs="Arial"/>
                <w:b w:val="0"/>
                <w:sz w:val="20"/>
                <w:szCs w:val="20"/>
              </w:rPr>
              <w:t>UC004-Consultar Serviço</w:t>
            </w:r>
            <w:bookmarkEnd w:id="356"/>
            <w:bookmarkEnd w:id="357"/>
          </w:p>
        </w:tc>
        <w:tc>
          <w:tcPr>
            <w:tcW w:w="4606" w:type="dxa"/>
          </w:tcPr>
          <w:p w14:paraId="07193B56" w14:textId="6EA2CF4D"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RF06-O sistema deve permitir consultar serviço.</w:t>
            </w:r>
          </w:p>
        </w:tc>
      </w:tr>
      <w:tr w:rsidR="00CF5742" w14:paraId="62A9693A" w14:textId="77777777" w:rsidTr="00CF5742">
        <w:tc>
          <w:tcPr>
            <w:tcW w:w="4605" w:type="dxa"/>
          </w:tcPr>
          <w:p w14:paraId="018C92FB" w14:textId="39683B26"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58" w:name="_Toc515337410"/>
            <w:bookmarkStart w:id="359" w:name="_Toc525570790"/>
            <w:r w:rsidRPr="00985FEE">
              <w:rPr>
                <w:rFonts w:ascii="Arial" w:hAnsi="Arial" w:cs="Arial"/>
                <w:b w:val="0"/>
                <w:sz w:val="20"/>
                <w:szCs w:val="20"/>
              </w:rPr>
              <w:t>UC005-Postar Resultado da Prova</w:t>
            </w:r>
            <w:bookmarkEnd w:id="358"/>
            <w:bookmarkEnd w:id="359"/>
          </w:p>
        </w:tc>
        <w:tc>
          <w:tcPr>
            <w:tcW w:w="4606" w:type="dxa"/>
          </w:tcPr>
          <w:p w14:paraId="08EF62AE" w14:textId="0F38EA63"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RF09-O sistema deve permitir cadastrar resultado da prova.</w:t>
            </w:r>
          </w:p>
        </w:tc>
      </w:tr>
      <w:tr w:rsidR="00CF5742" w14:paraId="55358844" w14:textId="77777777" w:rsidTr="00CF5742">
        <w:tc>
          <w:tcPr>
            <w:tcW w:w="4605" w:type="dxa"/>
          </w:tcPr>
          <w:p w14:paraId="564C93E0" w14:textId="1174D697" w:rsidR="00CF5742"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60" w:name="_Toc515337411"/>
            <w:bookmarkStart w:id="361" w:name="_Toc525570791"/>
            <w:r w:rsidRPr="00985FEE">
              <w:rPr>
                <w:rFonts w:ascii="Arial" w:hAnsi="Arial" w:cs="Arial"/>
                <w:b w:val="0"/>
                <w:sz w:val="20"/>
                <w:szCs w:val="20"/>
              </w:rPr>
              <w:t>UC006-Consultar Resultado da Prova</w:t>
            </w:r>
            <w:bookmarkEnd w:id="360"/>
            <w:bookmarkEnd w:id="361"/>
          </w:p>
        </w:tc>
        <w:tc>
          <w:tcPr>
            <w:tcW w:w="4606" w:type="dxa"/>
          </w:tcPr>
          <w:p w14:paraId="52D1C9BF" w14:textId="4695FDE8"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RF10-O sistema deve permitir consultar resultado da prova.</w:t>
            </w:r>
          </w:p>
        </w:tc>
      </w:tr>
      <w:tr w:rsidR="005E3745" w14:paraId="44A58671" w14:textId="77777777" w:rsidTr="00CF5742">
        <w:tc>
          <w:tcPr>
            <w:tcW w:w="4605" w:type="dxa"/>
            <w:vMerge w:val="restart"/>
          </w:tcPr>
          <w:p w14:paraId="0C7DEEA5"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60792608" w14:textId="16DA8EC1" w:rsidR="005E3745"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1AE6A67" w14:textId="6110E5E4"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62" w:name="_Toc515337412"/>
            <w:bookmarkStart w:id="363" w:name="_Toc525570792"/>
            <w:r w:rsidRPr="00985FEE">
              <w:rPr>
                <w:rFonts w:ascii="Arial" w:hAnsi="Arial" w:cs="Arial"/>
                <w:b w:val="0"/>
                <w:sz w:val="20"/>
                <w:szCs w:val="20"/>
              </w:rPr>
              <w:t>UC007-Fazer Requisição de Serviços</w:t>
            </w:r>
            <w:bookmarkEnd w:id="362"/>
            <w:bookmarkEnd w:id="363"/>
          </w:p>
        </w:tc>
        <w:tc>
          <w:tcPr>
            <w:tcW w:w="4606" w:type="dxa"/>
          </w:tcPr>
          <w:p w14:paraId="4B34D393" w14:textId="4776BE36"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RF12-O sistema deve permitir que o cliente faça requisição de serviço.</w:t>
            </w:r>
          </w:p>
        </w:tc>
      </w:tr>
      <w:tr w:rsidR="005E3745" w14:paraId="0FBA3B9A" w14:textId="77777777" w:rsidTr="00CF5742">
        <w:tc>
          <w:tcPr>
            <w:tcW w:w="4605" w:type="dxa"/>
            <w:vMerge/>
          </w:tcPr>
          <w:p w14:paraId="60167E8C"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5A01BCF0" w14:textId="0DE2178B"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RF13-O sistema deve permitir o envio de documentos anexos.</w:t>
            </w:r>
          </w:p>
        </w:tc>
      </w:tr>
      <w:tr w:rsidR="005E3745" w14:paraId="6EB71EFF" w14:textId="77777777" w:rsidTr="00CF5742">
        <w:tc>
          <w:tcPr>
            <w:tcW w:w="4605" w:type="dxa"/>
            <w:vMerge/>
          </w:tcPr>
          <w:p w14:paraId="5D462820"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677E2DFD" w14:textId="04F5FB72"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RF14-O sistema deve prover a opção de emissão de formulários.</w:t>
            </w:r>
          </w:p>
        </w:tc>
      </w:tr>
      <w:tr w:rsidR="005E3745" w14:paraId="2BCB780E" w14:textId="77777777" w:rsidTr="00CF5742">
        <w:tc>
          <w:tcPr>
            <w:tcW w:w="4605" w:type="dxa"/>
            <w:vMerge w:val="restart"/>
          </w:tcPr>
          <w:p w14:paraId="7D2DC868"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F7527EA"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F2FFE3C" w14:textId="606E385D"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64" w:name="_Toc515337413"/>
            <w:bookmarkStart w:id="365" w:name="_Toc525570793"/>
            <w:r w:rsidRPr="00985FEE">
              <w:rPr>
                <w:rFonts w:ascii="Arial" w:hAnsi="Arial" w:cs="Arial"/>
                <w:b w:val="0"/>
                <w:sz w:val="20"/>
                <w:szCs w:val="20"/>
              </w:rPr>
              <w:t>UC008-Agendar Aulas</w:t>
            </w:r>
            <w:bookmarkEnd w:id="364"/>
            <w:bookmarkEnd w:id="365"/>
          </w:p>
        </w:tc>
        <w:tc>
          <w:tcPr>
            <w:tcW w:w="4606" w:type="dxa"/>
          </w:tcPr>
          <w:p w14:paraId="5F391445" w14:textId="0EC73F43"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RF24-O sistema deve permitir o agendamento de aulas.</w:t>
            </w:r>
          </w:p>
        </w:tc>
      </w:tr>
      <w:tr w:rsidR="005E3745" w14:paraId="72F012AE" w14:textId="77777777" w:rsidTr="00CF5742">
        <w:tc>
          <w:tcPr>
            <w:tcW w:w="4605" w:type="dxa"/>
            <w:vMerge/>
          </w:tcPr>
          <w:p w14:paraId="6CBA16F2"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3A0F2AF7" w14:textId="539DC664"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RF25-O sistema deve permitir cancelar o agendamento de aulas.</w:t>
            </w:r>
          </w:p>
        </w:tc>
      </w:tr>
      <w:tr w:rsidR="005E3745" w14:paraId="59992D3B" w14:textId="77777777" w:rsidTr="00CF5742">
        <w:tc>
          <w:tcPr>
            <w:tcW w:w="4605" w:type="dxa"/>
            <w:vMerge/>
          </w:tcPr>
          <w:p w14:paraId="1C63A1E1"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354600CB" w14:textId="0748F5A2"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RF26-O sistema deve notificar o aluno da data das aulas.</w:t>
            </w:r>
          </w:p>
        </w:tc>
      </w:tr>
      <w:tr w:rsidR="00985FEE" w14:paraId="24642AAE" w14:textId="77777777" w:rsidTr="00CF5742">
        <w:tc>
          <w:tcPr>
            <w:tcW w:w="4605" w:type="dxa"/>
            <w:vMerge w:val="restart"/>
          </w:tcPr>
          <w:p w14:paraId="59FE6E2E"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16557ED"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13C68CE"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1ABF480" w14:textId="474B88FB"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66" w:name="_Toc515337414"/>
            <w:bookmarkStart w:id="367" w:name="_Toc525570794"/>
            <w:r w:rsidRPr="00985FEE">
              <w:rPr>
                <w:rFonts w:ascii="Arial" w:hAnsi="Arial" w:cs="Arial"/>
                <w:b w:val="0"/>
                <w:sz w:val="20"/>
                <w:szCs w:val="20"/>
              </w:rPr>
              <w:t>UC009-Agendar Prova</w:t>
            </w:r>
            <w:bookmarkEnd w:id="366"/>
            <w:bookmarkEnd w:id="367"/>
          </w:p>
        </w:tc>
        <w:tc>
          <w:tcPr>
            <w:tcW w:w="4606" w:type="dxa"/>
          </w:tcPr>
          <w:p w14:paraId="5CCFA119" w14:textId="0A39A601"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RF19-O sistema deve permitir marcação de prova.</w:t>
            </w:r>
          </w:p>
        </w:tc>
      </w:tr>
      <w:tr w:rsidR="00985FEE" w14:paraId="64433A8C" w14:textId="77777777" w:rsidTr="00CF5742">
        <w:tc>
          <w:tcPr>
            <w:tcW w:w="4605" w:type="dxa"/>
            <w:vMerge/>
          </w:tcPr>
          <w:p w14:paraId="46E1A241"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591A628A" w14:textId="24092FFA"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RF21-O sistema deve cancelar marcação da prova.</w:t>
            </w:r>
          </w:p>
        </w:tc>
      </w:tr>
      <w:tr w:rsidR="00985FEE" w14:paraId="24C4FB79" w14:textId="77777777" w:rsidTr="00CF5742">
        <w:tc>
          <w:tcPr>
            <w:tcW w:w="4605" w:type="dxa"/>
            <w:vMerge/>
          </w:tcPr>
          <w:p w14:paraId="49078ADC"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4166EDFE" w14:textId="1B6536CC"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RF22-O sistema deve notificar a marcação de prova.</w:t>
            </w:r>
          </w:p>
        </w:tc>
      </w:tr>
      <w:tr w:rsidR="00985FEE" w14:paraId="2BA3A249" w14:textId="77777777" w:rsidTr="00CF5742">
        <w:tc>
          <w:tcPr>
            <w:tcW w:w="4605" w:type="dxa"/>
            <w:vMerge/>
          </w:tcPr>
          <w:p w14:paraId="05645654"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75507BA0" w14:textId="692B81F9"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RF23-O sistema deve notificar o cliente o resultado da prova.</w:t>
            </w:r>
          </w:p>
        </w:tc>
      </w:tr>
      <w:tr w:rsidR="00985FEE" w14:paraId="6DB7E66A" w14:textId="77777777" w:rsidTr="00CF5742">
        <w:tc>
          <w:tcPr>
            <w:tcW w:w="4605" w:type="dxa"/>
          </w:tcPr>
          <w:p w14:paraId="2ED9148B" w14:textId="455C37CC"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68" w:name="_Toc515337415"/>
            <w:bookmarkStart w:id="369" w:name="_Toc525570795"/>
            <w:r w:rsidRPr="00985FEE">
              <w:rPr>
                <w:rFonts w:ascii="Arial" w:hAnsi="Arial" w:cs="Arial"/>
                <w:b w:val="0"/>
                <w:sz w:val="20"/>
                <w:szCs w:val="20"/>
              </w:rPr>
              <w:t>UC010-Confirmar Marcação de Prova</w:t>
            </w:r>
            <w:bookmarkEnd w:id="368"/>
            <w:bookmarkEnd w:id="369"/>
          </w:p>
        </w:tc>
        <w:tc>
          <w:tcPr>
            <w:tcW w:w="4606" w:type="dxa"/>
          </w:tcPr>
          <w:p w14:paraId="58F5EDFD" w14:textId="10C987E3"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RF20-O sistema deve confirmar a marcação da prova.</w:t>
            </w:r>
          </w:p>
        </w:tc>
      </w:tr>
      <w:tr w:rsidR="00985FEE" w14:paraId="3ECD9E8B" w14:textId="77777777" w:rsidTr="00CF5742">
        <w:tc>
          <w:tcPr>
            <w:tcW w:w="4605" w:type="dxa"/>
          </w:tcPr>
          <w:p w14:paraId="2EC4C208" w14:textId="36ADC758"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70" w:name="_Toc515337416"/>
            <w:bookmarkStart w:id="371" w:name="_Toc525570796"/>
            <w:r w:rsidRPr="00985FEE">
              <w:rPr>
                <w:rFonts w:ascii="Arial" w:hAnsi="Arial" w:cs="Arial"/>
                <w:b w:val="0"/>
                <w:sz w:val="20"/>
                <w:szCs w:val="20"/>
              </w:rPr>
              <w:lastRenderedPageBreak/>
              <w:t>UC011-Realizar Compra</w:t>
            </w:r>
            <w:bookmarkEnd w:id="370"/>
            <w:bookmarkEnd w:id="371"/>
          </w:p>
        </w:tc>
        <w:tc>
          <w:tcPr>
            <w:tcW w:w="4606" w:type="dxa"/>
          </w:tcPr>
          <w:p w14:paraId="4D54870B" w14:textId="3B49322D"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RF11-O sistema deve permitir que o cliente realize a compra</w:t>
            </w:r>
          </w:p>
        </w:tc>
      </w:tr>
      <w:tr w:rsidR="00985FEE" w14:paraId="60FD6F92" w14:textId="77777777" w:rsidTr="00CF5742">
        <w:tc>
          <w:tcPr>
            <w:tcW w:w="4605" w:type="dxa"/>
          </w:tcPr>
          <w:p w14:paraId="659A964C" w14:textId="73110CA8"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72" w:name="_Toc515337417"/>
            <w:bookmarkStart w:id="373" w:name="_Toc525570797"/>
            <w:r w:rsidRPr="00985FEE">
              <w:rPr>
                <w:rFonts w:ascii="Arial" w:hAnsi="Arial" w:cs="Arial"/>
                <w:b w:val="0"/>
                <w:sz w:val="20"/>
                <w:szCs w:val="20"/>
              </w:rPr>
              <w:t>UC012-Realizar Simulado</w:t>
            </w:r>
            <w:bookmarkEnd w:id="372"/>
            <w:bookmarkEnd w:id="373"/>
          </w:p>
        </w:tc>
        <w:tc>
          <w:tcPr>
            <w:tcW w:w="4606" w:type="dxa"/>
          </w:tcPr>
          <w:p w14:paraId="7684D572" w14:textId="6394F65B"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 xml:space="preserve">RF15-O sistema deve permitir </w:t>
            </w:r>
            <w:proofErr w:type="gramStart"/>
            <w:r w:rsidRPr="00985FEE">
              <w:rPr>
                <w:rFonts w:ascii="Arial" w:hAnsi="Arial" w:cs="Arial"/>
                <w:b w:val="0"/>
                <w:sz w:val="20"/>
                <w:szCs w:val="20"/>
              </w:rPr>
              <w:t>a  realização</w:t>
            </w:r>
            <w:proofErr w:type="gramEnd"/>
            <w:r w:rsidRPr="00985FEE">
              <w:rPr>
                <w:rFonts w:ascii="Arial" w:hAnsi="Arial" w:cs="Arial"/>
                <w:b w:val="0"/>
                <w:sz w:val="20"/>
                <w:szCs w:val="20"/>
              </w:rPr>
              <w:t xml:space="preserve"> de simulado.</w:t>
            </w:r>
          </w:p>
        </w:tc>
      </w:tr>
      <w:tr w:rsidR="00985FEE" w14:paraId="3265E573" w14:textId="77777777" w:rsidTr="00CF5742">
        <w:tc>
          <w:tcPr>
            <w:tcW w:w="4605" w:type="dxa"/>
            <w:vMerge w:val="restart"/>
          </w:tcPr>
          <w:p w14:paraId="6FE5FA6D"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6D4A069"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590EF389" w14:textId="64C50EC6"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74" w:name="_Toc515337418"/>
            <w:bookmarkStart w:id="375" w:name="_Toc525570798"/>
            <w:r w:rsidRPr="00985FEE">
              <w:rPr>
                <w:rFonts w:ascii="Arial" w:hAnsi="Arial" w:cs="Arial"/>
                <w:b w:val="0"/>
                <w:sz w:val="20"/>
                <w:szCs w:val="20"/>
              </w:rPr>
              <w:t>UC013-Manter Simulado</w:t>
            </w:r>
            <w:bookmarkEnd w:id="374"/>
            <w:bookmarkEnd w:id="375"/>
          </w:p>
        </w:tc>
        <w:tc>
          <w:tcPr>
            <w:tcW w:w="4606" w:type="dxa"/>
          </w:tcPr>
          <w:p w14:paraId="2DA1C741" w14:textId="241CF363"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RF16-O sistema deve permitir incluir simulado.</w:t>
            </w:r>
          </w:p>
        </w:tc>
      </w:tr>
      <w:tr w:rsidR="00985FEE" w14:paraId="4765D359" w14:textId="77777777" w:rsidTr="00CF5742">
        <w:tc>
          <w:tcPr>
            <w:tcW w:w="4605" w:type="dxa"/>
            <w:vMerge/>
          </w:tcPr>
          <w:p w14:paraId="7916CD88"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7AD7E47F" w14:textId="618452DB"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RF17-O sistema deve permitir alterar simulado.</w:t>
            </w:r>
          </w:p>
        </w:tc>
      </w:tr>
      <w:tr w:rsidR="00985FEE" w14:paraId="50678BB1" w14:textId="77777777" w:rsidTr="00CF5742">
        <w:tc>
          <w:tcPr>
            <w:tcW w:w="4605" w:type="dxa"/>
            <w:vMerge/>
          </w:tcPr>
          <w:p w14:paraId="39F1D701"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0DD21B21" w14:textId="4BAD98C8"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RF18-O sistema deve permitir excluir simulado.</w:t>
            </w:r>
          </w:p>
        </w:tc>
      </w:tr>
      <w:tr w:rsidR="00985FEE" w14:paraId="703F0A95" w14:textId="77777777" w:rsidTr="00CF5742">
        <w:tc>
          <w:tcPr>
            <w:tcW w:w="4605" w:type="dxa"/>
            <w:vMerge w:val="restart"/>
          </w:tcPr>
          <w:p w14:paraId="1CA9ECFD"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0B4D1BCB"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501DE609"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0E4CBE5"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BB3A1FF"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1C93A2C6"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DE09B05" w14:textId="255A8456"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76" w:name="_Toc515337419"/>
            <w:bookmarkStart w:id="377" w:name="_Toc525570799"/>
            <w:r w:rsidRPr="00985FEE">
              <w:rPr>
                <w:rFonts w:ascii="Arial" w:hAnsi="Arial" w:cs="Arial"/>
                <w:b w:val="0"/>
                <w:sz w:val="20"/>
                <w:szCs w:val="20"/>
              </w:rPr>
              <w:t>UC014-Gerar gráficos</w:t>
            </w:r>
            <w:bookmarkEnd w:id="376"/>
            <w:bookmarkEnd w:id="377"/>
          </w:p>
        </w:tc>
        <w:tc>
          <w:tcPr>
            <w:tcW w:w="4606" w:type="dxa"/>
          </w:tcPr>
          <w:p w14:paraId="1CA7E669" w14:textId="4C016CDB" w:rsidR="00985FEE" w:rsidRPr="00985FEE" w:rsidRDefault="00985FEE" w:rsidP="00985FEE">
            <w:pPr>
              <w:pStyle w:val="N2"/>
              <w:numPr>
                <w:ilvl w:val="0"/>
                <w:numId w:val="0"/>
              </w:numPr>
              <w:spacing w:line="360" w:lineRule="auto"/>
              <w:rPr>
                <w:rFonts w:ascii="Arial" w:hAnsi="Arial" w:cs="Arial"/>
                <w:b w:val="0"/>
                <w:sz w:val="20"/>
                <w:szCs w:val="20"/>
              </w:rPr>
            </w:pPr>
            <w:r>
              <w:rPr>
                <w:rFonts w:ascii="Arial" w:hAnsi="Arial" w:cs="Arial"/>
                <w:b w:val="0"/>
                <w:sz w:val="20"/>
                <w:szCs w:val="20"/>
              </w:rPr>
              <w:t>RF27-</w:t>
            </w:r>
            <w:r w:rsidRPr="00985FEE">
              <w:rPr>
                <w:rFonts w:ascii="Arial" w:hAnsi="Arial" w:cs="Arial"/>
                <w:b w:val="0"/>
                <w:sz w:val="20"/>
                <w:szCs w:val="20"/>
              </w:rPr>
              <w:t>O sistema deve armazenar as respostas dos clientes após cada simulado feito</w:t>
            </w:r>
          </w:p>
        </w:tc>
      </w:tr>
      <w:tr w:rsidR="00985FEE" w14:paraId="0A10CD90" w14:textId="77777777" w:rsidTr="00CF5742">
        <w:tc>
          <w:tcPr>
            <w:tcW w:w="4605" w:type="dxa"/>
            <w:vMerge/>
          </w:tcPr>
          <w:p w14:paraId="41FD09EF"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2372E6E6" w14:textId="6A260457" w:rsidR="00985FEE" w:rsidRDefault="00985FEE" w:rsidP="00985FEE">
            <w:pPr>
              <w:pStyle w:val="N2"/>
              <w:numPr>
                <w:ilvl w:val="0"/>
                <w:numId w:val="0"/>
              </w:numPr>
              <w:spacing w:line="360" w:lineRule="auto"/>
              <w:rPr>
                <w:rFonts w:ascii="Arial" w:hAnsi="Arial" w:cs="Arial"/>
                <w:b w:val="0"/>
                <w:sz w:val="20"/>
                <w:szCs w:val="20"/>
              </w:rPr>
            </w:pPr>
            <w:r>
              <w:rPr>
                <w:rFonts w:ascii="Arial" w:hAnsi="Arial" w:cs="Arial"/>
                <w:b w:val="0"/>
                <w:sz w:val="20"/>
                <w:szCs w:val="20"/>
              </w:rPr>
              <w:t>RF28-</w:t>
            </w:r>
            <w:r w:rsidRPr="00985FEE">
              <w:rPr>
                <w:rFonts w:ascii="Arial" w:hAnsi="Arial" w:cs="Arial"/>
                <w:b w:val="0"/>
                <w:sz w:val="20"/>
              </w:rPr>
              <w:t>O sistema deve gerar um gráfico de desempenho geral dos alunos no simulado</w:t>
            </w:r>
          </w:p>
        </w:tc>
      </w:tr>
      <w:tr w:rsidR="00985FEE" w14:paraId="53E167AF" w14:textId="77777777" w:rsidTr="00CF5742">
        <w:tc>
          <w:tcPr>
            <w:tcW w:w="4605" w:type="dxa"/>
            <w:vMerge/>
          </w:tcPr>
          <w:p w14:paraId="3DB2995B"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07B207C9" w14:textId="292ACDCD" w:rsidR="00985FEE" w:rsidRDefault="00985FEE" w:rsidP="00985FEE">
            <w:pPr>
              <w:pStyle w:val="N2"/>
              <w:numPr>
                <w:ilvl w:val="0"/>
                <w:numId w:val="0"/>
              </w:numPr>
              <w:spacing w:line="360" w:lineRule="auto"/>
              <w:rPr>
                <w:rFonts w:ascii="Arial" w:hAnsi="Arial" w:cs="Arial"/>
                <w:b w:val="0"/>
                <w:sz w:val="20"/>
                <w:szCs w:val="20"/>
              </w:rPr>
            </w:pPr>
            <w:r>
              <w:rPr>
                <w:rFonts w:ascii="Arial" w:hAnsi="Arial" w:cs="Arial"/>
                <w:b w:val="0"/>
                <w:sz w:val="20"/>
                <w:szCs w:val="20"/>
              </w:rPr>
              <w:t>RF29-</w:t>
            </w:r>
            <w:r w:rsidRPr="00985FEE">
              <w:rPr>
                <w:rFonts w:ascii="Arial" w:hAnsi="Arial" w:cs="Arial"/>
                <w:b w:val="0"/>
                <w:sz w:val="20"/>
              </w:rPr>
              <w:t>O sistema deve gerar um arquivo indicando os conteúdos que devem ter um foco maior nas aulas teóricas.</w:t>
            </w:r>
          </w:p>
        </w:tc>
      </w:tr>
      <w:tr w:rsidR="00985FEE" w14:paraId="461CDFC5" w14:textId="77777777" w:rsidTr="00CF5742">
        <w:tc>
          <w:tcPr>
            <w:tcW w:w="4605" w:type="dxa"/>
            <w:vMerge/>
          </w:tcPr>
          <w:p w14:paraId="01F8D14F"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41827DB2" w14:textId="4F4748A7" w:rsidR="00985FEE" w:rsidRPr="00985FEE" w:rsidRDefault="00985FEE" w:rsidP="00985FEE">
            <w:pPr>
              <w:pStyle w:val="N2"/>
              <w:numPr>
                <w:ilvl w:val="0"/>
                <w:numId w:val="0"/>
              </w:numPr>
              <w:spacing w:line="360" w:lineRule="auto"/>
              <w:rPr>
                <w:rFonts w:ascii="Arial" w:hAnsi="Arial" w:cs="Arial"/>
                <w:b w:val="0"/>
                <w:sz w:val="20"/>
                <w:szCs w:val="20"/>
              </w:rPr>
            </w:pPr>
            <w:r>
              <w:rPr>
                <w:rFonts w:ascii="Arial" w:hAnsi="Arial" w:cs="Arial"/>
                <w:b w:val="0"/>
                <w:sz w:val="20"/>
              </w:rPr>
              <w:t>RF30-</w:t>
            </w:r>
            <w:r w:rsidRPr="00985FEE">
              <w:rPr>
                <w:rFonts w:ascii="Arial" w:hAnsi="Arial" w:cs="Arial"/>
                <w:b w:val="0"/>
                <w:sz w:val="20"/>
              </w:rPr>
              <w:t>O sistema deve gerar um gráfico contendo o lucro médio de cada serviço durante um período determinado.</w:t>
            </w:r>
          </w:p>
        </w:tc>
      </w:tr>
      <w:tr w:rsidR="00985FEE" w14:paraId="3449E204" w14:textId="77777777" w:rsidTr="00CF5742">
        <w:tc>
          <w:tcPr>
            <w:tcW w:w="4605" w:type="dxa"/>
            <w:vMerge/>
          </w:tcPr>
          <w:p w14:paraId="4D9A3745"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30472457" w14:textId="45242635" w:rsidR="00985FEE" w:rsidRPr="00985FEE" w:rsidRDefault="00985FEE" w:rsidP="00234905">
            <w:pPr>
              <w:pStyle w:val="N2"/>
              <w:keepNext/>
              <w:numPr>
                <w:ilvl w:val="0"/>
                <w:numId w:val="0"/>
              </w:numPr>
              <w:spacing w:line="360" w:lineRule="auto"/>
              <w:rPr>
                <w:rFonts w:ascii="Arial" w:hAnsi="Arial" w:cs="Arial"/>
                <w:b w:val="0"/>
                <w:sz w:val="20"/>
              </w:rPr>
            </w:pPr>
            <w:r w:rsidRPr="00985FEE">
              <w:rPr>
                <w:rFonts w:ascii="Arial" w:hAnsi="Arial" w:cs="Arial"/>
                <w:b w:val="0"/>
                <w:sz w:val="20"/>
              </w:rPr>
              <w:t>RF31-O sistema deve gerar indicações dos lugares onde a empresa deve investir mais, de acordo com a quantidade de clientes daquela região que utilizam serviços da empresa.</w:t>
            </w:r>
          </w:p>
        </w:tc>
      </w:tr>
    </w:tbl>
    <w:p w14:paraId="4B639E6E" w14:textId="70C4B23D" w:rsidR="00104B66" w:rsidRPr="00234905" w:rsidRDefault="00234905" w:rsidP="00234905">
      <w:pPr>
        <w:pStyle w:val="Legenda"/>
        <w:rPr>
          <w:rFonts w:ascii="Arial" w:hAnsi="Arial" w:cs="Arial"/>
          <w:b w:val="0"/>
          <w:color w:val="auto"/>
          <w:sz w:val="20"/>
        </w:rPr>
      </w:pPr>
      <w:bookmarkStart w:id="378" w:name="_Toc515021247"/>
      <w:r w:rsidRPr="00234905">
        <w:rPr>
          <w:rFonts w:ascii="Arial" w:hAnsi="Arial" w:cs="Arial"/>
          <w:color w:val="auto"/>
          <w:sz w:val="20"/>
        </w:rPr>
        <w:t xml:space="preserve">Tabela </w:t>
      </w:r>
      <w:r w:rsidRPr="00234905">
        <w:rPr>
          <w:rFonts w:ascii="Arial" w:hAnsi="Arial" w:cs="Arial"/>
          <w:color w:val="auto"/>
          <w:sz w:val="20"/>
        </w:rPr>
        <w:fldChar w:fldCharType="begin"/>
      </w:r>
      <w:r w:rsidRPr="00234905">
        <w:rPr>
          <w:rFonts w:ascii="Arial" w:hAnsi="Arial" w:cs="Arial"/>
          <w:color w:val="auto"/>
          <w:sz w:val="20"/>
        </w:rPr>
        <w:instrText xml:space="preserve"> SEQ Tabela \* ARABIC </w:instrText>
      </w:r>
      <w:r w:rsidRPr="00234905">
        <w:rPr>
          <w:rFonts w:ascii="Arial" w:hAnsi="Arial" w:cs="Arial"/>
          <w:color w:val="auto"/>
          <w:sz w:val="20"/>
        </w:rPr>
        <w:fldChar w:fldCharType="separate"/>
      </w:r>
      <w:r w:rsidR="002D0F59">
        <w:rPr>
          <w:rFonts w:ascii="Arial" w:hAnsi="Arial" w:cs="Arial"/>
          <w:noProof/>
          <w:color w:val="auto"/>
          <w:sz w:val="20"/>
        </w:rPr>
        <w:t>62</w:t>
      </w:r>
      <w:r w:rsidRPr="00234905">
        <w:rPr>
          <w:rFonts w:ascii="Arial" w:hAnsi="Arial" w:cs="Arial"/>
          <w:color w:val="auto"/>
          <w:sz w:val="20"/>
        </w:rPr>
        <w:fldChar w:fldCharType="end"/>
      </w:r>
      <w:r w:rsidRPr="00234905">
        <w:rPr>
          <w:rFonts w:ascii="Arial" w:hAnsi="Arial" w:cs="Arial"/>
          <w:color w:val="auto"/>
          <w:sz w:val="20"/>
        </w:rPr>
        <w:t>-Requisitos Funcionais x Casos de Uso</w:t>
      </w:r>
      <w:bookmarkEnd w:id="378"/>
    </w:p>
    <w:p w14:paraId="10A91640" w14:textId="41C74248" w:rsidR="00985FEE" w:rsidRDefault="00985FEE" w:rsidP="00104B66">
      <w:pPr>
        <w:pStyle w:val="N2"/>
        <w:numPr>
          <w:ilvl w:val="0"/>
          <w:numId w:val="0"/>
        </w:numPr>
        <w:spacing w:line="360" w:lineRule="auto"/>
        <w:rPr>
          <w:rFonts w:ascii="Arial" w:hAnsi="Arial" w:cs="Arial"/>
          <w:b w:val="0"/>
        </w:rPr>
      </w:pPr>
    </w:p>
    <w:p w14:paraId="1446A45E" w14:textId="2C812AF8" w:rsidR="00985FEE" w:rsidRDefault="00985FEE" w:rsidP="00104B66">
      <w:pPr>
        <w:pStyle w:val="N2"/>
        <w:numPr>
          <w:ilvl w:val="0"/>
          <w:numId w:val="0"/>
        </w:numPr>
        <w:spacing w:line="360" w:lineRule="auto"/>
        <w:rPr>
          <w:rFonts w:ascii="Arial" w:hAnsi="Arial" w:cs="Arial"/>
          <w:b w:val="0"/>
        </w:rPr>
      </w:pPr>
    </w:p>
    <w:p w14:paraId="725A26FC" w14:textId="1E75CD66" w:rsidR="00985FEE" w:rsidRDefault="00985FEE" w:rsidP="00104B66">
      <w:pPr>
        <w:pStyle w:val="N2"/>
        <w:numPr>
          <w:ilvl w:val="0"/>
          <w:numId w:val="0"/>
        </w:numPr>
        <w:spacing w:line="360" w:lineRule="auto"/>
        <w:rPr>
          <w:rFonts w:ascii="Arial" w:hAnsi="Arial" w:cs="Arial"/>
          <w:b w:val="0"/>
        </w:rPr>
      </w:pPr>
    </w:p>
    <w:p w14:paraId="28558651" w14:textId="0588F4C1" w:rsidR="00985FEE" w:rsidRDefault="00985FEE" w:rsidP="00104B66">
      <w:pPr>
        <w:pStyle w:val="N2"/>
        <w:numPr>
          <w:ilvl w:val="0"/>
          <w:numId w:val="0"/>
        </w:numPr>
        <w:spacing w:line="360" w:lineRule="auto"/>
        <w:rPr>
          <w:rFonts w:ascii="Arial" w:hAnsi="Arial" w:cs="Arial"/>
          <w:b w:val="0"/>
        </w:rPr>
      </w:pPr>
    </w:p>
    <w:p w14:paraId="72224D54" w14:textId="4BDC3FE9" w:rsidR="00985FEE" w:rsidRDefault="00985FEE" w:rsidP="00104B66">
      <w:pPr>
        <w:pStyle w:val="N2"/>
        <w:numPr>
          <w:ilvl w:val="0"/>
          <w:numId w:val="0"/>
        </w:numPr>
        <w:spacing w:line="360" w:lineRule="auto"/>
        <w:rPr>
          <w:rFonts w:ascii="Arial" w:hAnsi="Arial" w:cs="Arial"/>
          <w:b w:val="0"/>
        </w:rPr>
      </w:pPr>
    </w:p>
    <w:p w14:paraId="5B8C9BF1" w14:textId="621121CB" w:rsidR="00985FEE" w:rsidRDefault="00985FEE" w:rsidP="00104B66">
      <w:pPr>
        <w:pStyle w:val="N2"/>
        <w:numPr>
          <w:ilvl w:val="0"/>
          <w:numId w:val="0"/>
        </w:numPr>
        <w:spacing w:line="360" w:lineRule="auto"/>
        <w:rPr>
          <w:rFonts w:ascii="Arial" w:hAnsi="Arial" w:cs="Arial"/>
          <w:b w:val="0"/>
        </w:rPr>
      </w:pPr>
    </w:p>
    <w:p w14:paraId="464A601B" w14:textId="36BB286C" w:rsidR="00985FEE" w:rsidRDefault="00985FEE" w:rsidP="00104B66">
      <w:pPr>
        <w:pStyle w:val="N2"/>
        <w:numPr>
          <w:ilvl w:val="0"/>
          <w:numId w:val="0"/>
        </w:numPr>
        <w:spacing w:line="360" w:lineRule="auto"/>
        <w:rPr>
          <w:rFonts w:ascii="Arial" w:hAnsi="Arial" w:cs="Arial"/>
          <w:b w:val="0"/>
        </w:rPr>
      </w:pPr>
    </w:p>
    <w:p w14:paraId="450A7C8B" w14:textId="5FB41169" w:rsidR="00985FEE" w:rsidRDefault="00985FEE" w:rsidP="00104B66">
      <w:pPr>
        <w:pStyle w:val="N2"/>
        <w:numPr>
          <w:ilvl w:val="0"/>
          <w:numId w:val="0"/>
        </w:numPr>
        <w:spacing w:line="360" w:lineRule="auto"/>
        <w:rPr>
          <w:rFonts w:ascii="Arial" w:hAnsi="Arial" w:cs="Arial"/>
          <w:b w:val="0"/>
        </w:rPr>
      </w:pPr>
    </w:p>
    <w:p w14:paraId="1A0CE142" w14:textId="0AE47C85" w:rsidR="00985FEE" w:rsidRDefault="00985FEE" w:rsidP="00104B66">
      <w:pPr>
        <w:pStyle w:val="N2"/>
        <w:numPr>
          <w:ilvl w:val="0"/>
          <w:numId w:val="0"/>
        </w:numPr>
        <w:spacing w:line="360" w:lineRule="auto"/>
        <w:rPr>
          <w:rFonts w:ascii="Arial" w:hAnsi="Arial" w:cs="Arial"/>
          <w:b w:val="0"/>
        </w:rPr>
      </w:pPr>
    </w:p>
    <w:p w14:paraId="7A89A360" w14:textId="42888C40" w:rsidR="00985FEE" w:rsidRDefault="00985FEE" w:rsidP="00104B66">
      <w:pPr>
        <w:pStyle w:val="N2"/>
        <w:numPr>
          <w:ilvl w:val="0"/>
          <w:numId w:val="0"/>
        </w:numPr>
        <w:spacing w:line="360" w:lineRule="auto"/>
        <w:rPr>
          <w:rFonts w:ascii="Arial" w:hAnsi="Arial" w:cs="Arial"/>
          <w:b w:val="0"/>
        </w:rPr>
      </w:pPr>
    </w:p>
    <w:p w14:paraId="0B79582F" w14:textId="59D9130F" w:rsidR="00985FEE" w:rsidRDefault="00985FEE" w:rsidP="00104B66">
      <w:pPr>
        <w:pStyle w:val="N2"/>
        <w:numPr>
          <w:ilvl w:val="0"/>
          <w:numId w:val="0"/>
        </w:numPr>
        <w:spacing w:line="360" w:lineRule="auto"/>
        <w:rPr>
          <w:rFonts w:ascii="Arial" w:hAnsi="Arial" w:cs="Arial"/>
          <w:b w:val="0"/>
        </w:rPr>
      </w:pPr>
    </w:p>
    <w:p w14:paraId="77BD0215" w14:textId="594351A7" w:rsidR="00985FEE" w:rsidRDefault="00985FEE" w:rsidP="00104B66">
      <w:pPr>
        <w:pStyle w:val="N2"/>
        <w:numPr>
          <w:ilvl w:val="0"/>
          <w:numId w:val="0"/>
        </w:numPr>
        <w:spacing w:line="360" w:lineRule="auto"/>
        <w:rPr>
          <w:rFonts w:ascii="Arial" w:hAnsi="Arial" w:cs="Arial"/>
          <w:b w:val="0"/>
        </w:rPr>
      </w:pPr>
    </w:p>
    <w:p w14:paraId="06A055C1" w14:textId="18CCC572" w:rsidR="00985FEE" w:rsidRDefault="00985FEE" w:rsidP="00104B66">
      <w:pPr>
        <w:pStyle w:val="N2"/>
        <w:numPr>
          <w:ilvl w:val="0"/>
          <w:numId w:val="0"/>
        </w:numPr>
        <w:spacing w:line="360" w:lineRule="auto"/>
        <w:rPr>
          <w:rFonts w:ascii="Arial" w:hAnsi="Arial" w:cs="Arial"/>
          <w:b w:val="0"/>
        </w:rPr>
      </w:pPr>
    </w:p>
    <w:p w14:paraId="02BF6E6D" w14:textId="77777777" w:rsidR="00985FEE" w:rsidRDefault="00985FEE" w:rsidP="00104B66">
      <w:pPr>
        <w:pStyle w:val="N2"/>
        <w:numPr>
          <w:ilvl w:val="0"/>
          <w:numId w:val="0"/>
        </w:numPr>
        <w:spacing w:line="360" w:lineRule="auto"/>
        <w:rPr>
          <w:rFonts w:ascii="Arial" w:hAnsi="Arial" w:cs="Arial"/>
          <w:b w:val="0"/>
        </w:rPr>
      </w:pPr>
    </w:p>
    <w:p w14:paraId="47C1B701" w14:textId="77777777" w:rsidR="00632C4F" w:rsidRDefault="00692A53" w:rsidP="00D43802">
      <w:pPr>
        <w:pStyle w:val="N2"/>
        <w:outlineLvl w:val="1"/>
        <w:rPr>
          <w:rFonts w:ascii="Arial" w:hAnsi="Arial" w:cs="Arial"/>
        </w:rPr>
      </w:pPr>
      <w:bookmarkStart w:id="379" w:name="_Toc525570800"/>
      <w:r>
        <w:rPr>
          <w:rFonts w:ascii="Arial" w:hAnsi="Arial" w:cs="Arial"/>
        </w:rPr>
        <w:lastRenderedPageBreak/>
        <w:t>Diagrama de Casos de Uso</w:t>
      </w:r>
      <w:bookmarkEnd w:id="379"/>
    </w:p>
    <w:p w14:paraId="216C1471" w14:textId="77777777" w:rsidR="00CF5742" w:rsidRDefault="00CF5742" w:rsidP="00CF5742">
      <w:pPr>
        <w:pStyle w:val="N2"/>
        <w:keepNext/>
        <w:numPr>
          <w:ilvl w:val="0"/>
          <w:numId w:val="0"/>
        </w:numPr>
      </w:pPr>
      <w:r>
        <w:rPr>
          <w:noProof/>
        </w:rPr>
        <w:drawing>
          <wp:inline distT="0" distB="0" distL="0" distR="0" wp14:anchorId="4C72065F" wp14:editId="6B3F9337">
            <wp:extent cx="5759450" cy="37719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CasoDeUso.png"/>
                    <pic:cNvPicPr/>
                  </pic:nvPicPr>
                  <pic:blipFill>
                    <a:blip r:embed="rId34">
                      <a:extLst>
                        <a:ext uri="{28A0092B-C50C-407E-A947-70E740481C1C}">
                          <a14:useLocalDpi xmlns:a14="http://schemas.microsoft.com/office/drawing/2010/main" val="0"/>
                        </a:ext>
                      </a:extLst>
                    </a:blip>
                    <a:stretch>
                      <a:fillRect/>
                    </a:stretch>
                  </pic:blipFill>
                  <pic:spPr>
                    <a:xfrm>
                      <a:off x="0" y="0"/>
                      <a:ext cx="5763141" cy="3774317"/>
                    </a:xfrm>
                    <a:prstGeom prst="rect">
                      <a:avLst/>
                    </a:prstGeom>
                  </pic:spPr>
                </pic:pic>
              </a:graphicData>
            </a:graphic>
          </wp:inline>
        </w:drawing>
      </w:r>
    </w:p>
    <w:p w14:paraId="41EFE0D4" w14:textId="07E72C6F" w:rsidR="00632C4F" w:rsidRPr="00CF5742" w:rsidRDefault="00CF5742" w:rsidP="00CF5742">
      <w:pPr>
        <w:pStyle w:val="Legenda"/>
        <w:rPr>
          <w:rFonts w:ascii="Arial" w:hAnsi="Arial" w:cs="Arial"/>
          <w:color w:val="auto"/>
          <w:sz w:val="28"/>
        </w:rPr>
      </w:pPr>
      <w:bookmarkStart w:id="380" w:name="_Toc525570686"/>
      <w:r w:rsidRPr="00CF5742">
        <w:rPr>
          <w:rFonts w:ascii="Arial" w:hAnsi="Arial" w:cs="Arial"/>
          <w:color w:val="auto"/>
          <w:sz w:val="20"/>
        </w:rPr>
        <w:t xml:space="preserve">Figura </w:t>
      </w:r>
      <w:r w:rsidRPr="00CF5742">
        <w:rPr>
          <w:rFonts w:ascii="Arial" w:hAnsi="Arial" w:cs="Arial"/>
          <w:color w:val="auto"/>
          <w:sz w:val="20"/>
        </w:rPr>
        <w:fldChar w:fldCharType="begin"/>
      </w:r>
      <w:r w:rsidRPr="00CF5742">
        <w:rPr>
          <w:rFonts w:ascii="Arial" w:hAnsi="Arial" w:cs="Arial"/>
          <w:color w:val="auto"/>
          <w:sz w:val="20"/>
        </w:rPr>
        <w:instrText xml:space="preserve"> SEQ Figura \* ARABIC </w:instrText>
      </w:r>
      <w:r w:rsidRPr="00CF5742">
        <w:rPr>
          <w:rFonts w:ascii="Arial" w:hAnsi="Arial" w:cs="Arial"/>
          <w:color w:val="auto"/>
          <w:sz w:val="20"/>
        </w:rPr>
        <w:fldChar w:fldCharType="separate"/>
      </w:r>
      <w:r w:rsidR="00932E8F">
        <w:rPr>
          <w:rFonts w:ascii="Arial" w:hAnsi="Arial" w:cs="Arial"/>
          <w:noProof/>
          <w:color w:val="auto"/>
          <w:sz w:val="20"/>
        </w:rPr>
        <w:t>18</w:t>
      </w:r>
      <w:r w:rsidRPr="00CF5742">
        <w:rPr>
          <w:rFonts w:ascii="Arial" w:hAnsi="Arial" w:cs="Arial"/>
          <w:color w:val="auto"/>
          <w:sz w:val="20"/>
        </w:rPr>
        <w:fldChar w:fldCharType="end"/>
      </w:r>
      <w:r w:rsidRPr="00CF5742">
        <w:rPr>
          <w:rFonts w:ascii="Arial" w:hAnsi="Arial" w:cs="Arial"/>
          <w:color w:val="auto"/>
          <w:sz w:val="20"/>
        </w:rPr>
        <w:t>-Diagramas de Casos de Uso</w:t>
      </w:r>
      <w:bookmarkEnd w:id="380"/>
    </w:p>
    <w:p w14:paraId="2A9101B4" w14:textId="77777777" w:rsidR="00160BCE" w:rsidRDefault="00160BCE" w:rsidP="00160BCE"/>
    <w:p w14:paraId="17FB2452" w14:textId="77777777" w:rsidR="00160BCE" w:rsidRDefault="00160BCE" w:rsidP="00160BCE"/>
    <w:p w14:paraId="18AD0DAC" w14:textId="0D18AF64" w:rsidR="00160BCE" w:rsidRDefault="00160BCE" w:rsidP="00160BCE"/>
    <w:p w14:paraId="070D456E" w14:textId="232D45FC" w:rsidR="00466C41" w:rsidRDefault="00466C41" w:rsidP="00160BCE"/>
    <w:p w14:paraId="1AE290CB" w14:textId="00D970B9" w:rsidR="00466C41" w:rsidRDefault="00466C41" w:rsidP="00160BCE"/>
    <w:p w14:paraId="30C62CCB" w14:textId="3DB13B71" w:rsidR="00466C41" w:rsidRDefault="00466C41" w:rsidP="00160BCE"/>
    <w:p w14:paraId="53423F45" w14:textId="30BE0B9B" w:rsidR="00466C41" w:rsidRDefault="00466C41" w:rsidP="00160BCE"/>
    <w:p w14:paraId="05D00D3B" w14:textId="0DF88B54" w:rsidR="00985FEE" w:rsidRDefault="00985FEE" w:rsidP="00160BCE"/>
    <w:p w14:paraId="1305C493" w14:textId="5F52F193" w:rsidR="00985FEE" w:rsidRDefault="00985FEE" w:rsidP="00160BCE"/>
    <w:p w14:paraId="0C0A7AC2" w14:textId="09141C9A" w:rsidR="00985FEE" w:rsidRDefault="00985FEE" w:rsidP="00160BCE"/>
    <w:p w14:paraId="6399F54B" w14:textId="5A93E45C" w:rsidR="00985FEE" w:rsidRDefault="00985FEE" w:rsidP="00160BCE">
      <w:pPr>
        <w:rPr>
          <w:ins w:id="381" w:author="Anthony Louis Gotlib Ferreira" w:date="2018-09-24T17:58:00Z"/>
        </w:rPr>
      </w:pPr>
    </w:p>
    <w:p w14:paraId="76AC7BFA" w14:textId="77777777" w:rsidR="00EA2613" w:rsidRDefault="00EA2613" w:rsidP="00160BCE"/>
    <w:p w14:paraId="30DFBFF0" w14:textId="12D331C8" w:rsidR="00985FEE" w:rsidRDefault="00985FEE" w:rsidP="00160BCE"/>
    <w:p w14:paraId="4B298618" w14:textId="77777777" w:rsidR="00985FEE" w:rsidRDefault="00985FEE" w:rsidP="00160BCE"/>
    <w:p w14:paraId="2D481130" w14:textId="40C81A15" w:rsidR="00466C41" w:rsidRDefault="00466C41" w:rsidP="00160BCE"/>
    <w:p w14:paraId="579D6195" w14:textId="4BB575AF" w:rsidR="00466C41" w:rsidRDefault="00466C41" w:rsidP="00160BCE"/>
    <w:p w14:paraId="0B708B47" w14:textId="779BC7F4" w:rsidR="00466C41" w:rsidRDefault="00466C41" w:rsidP="00160BCE"/>
    <w:p w14:paraId="2E52DF71" w14:textId="77777777" w:rsidR="00466C41" w:rsidRDefault="00466C41" w:rsidP="00160BCE"/>
    <w:p w14:paraId="41F23595" w14:textId="77777777" w:rsidR="00160BCE" w:rsidRDefault="00160BCE" w:rsidP="00160BCE"/>
    <w:p w14:paraId="03FE7484" w14:textId="77777777" w:rsidR="00160BCE" w:rsidRDefault="00160BCE" w:rsidP="00160BCE"/>
    <w:p w14:paraId="53C8A832" w14:textId="00FF8651" w:rsidR="00160BCE" w:rsidRDefault="00160BCE" w:rsidP="00160BCE">
      <w:pPr>
        <w:rPr>
          <w:ins w:id="382" w:author="Anthony Louis Gotlib Ferreira" w:date="2018-09-24T17:58:00Z"/>
        </w:rPr>
      </w:pPr>
    </w:p>
    <w:p w14:paraId="65D0831A" w14:textId="77777777" w:rsidR="00EA2613" w:rsidRDefault="00EA2613" w:rsidP="00160BCE"/>
    <w:p w14:paraId="3B4A595F" w14:textId="4560ACA1" w:rsidR="00CF5742" w:rsidRDefault="00CF5742" w:rsidP="00160BCE"/>
    <w:p w14:paraId="28CB755B" w14:textId="77777777" w:rsidR="00CF5742" w:rsidRDefault="00CF5742" w:rsidP="00160BCE"/>
    <w:p w14:paraId="3B8627AD" w14:textId="77777777" w:rsidR="00C3544D" w:rsidRDefault="00692A53" w:rsidP="00D43802">
      <w:pPr>
        <w:pStyle w:val="N2"/>
        <w:outlineLvl w:val="1"/>
        <w:rPr>
          <w:rFonts w:ascii="Arial" w:hAnsi="Arial" w:cs="Arial"/>
        </w:rPr>
      </w:pPr>
      <w:bookmarkStart w:id="383" w:name="_Toc525570801"/>
      <w:r>
        <w:rPr>
          <w:rFonts w:ascii="Arial" w:hAnsi="Arial" w:cs="Arial"/>
        </w:rPr>
        <w:lastRenderedPageBreak/>
        <w:t>Diagrama de Classes de Domínio</w:t>
      </w:r>
      <w:bookmarkEnd w:id="383"/>
      <w:r>
        <w:rPr>
          <w:rFonts w:ascii="Arial" w:hAnsi="Arial" w:cs="Arial"/>
        </w:rPr>
        <w:t xml:space="preserve"> </w:t>
      </w:r>
    </w:p>
    <w:p w14:paraId="24ACE9E5" w14:textId="77777777" w:rsidR="001938A8" w:rsidRDefault="00C3544D" w:rsidP="001938A8">
      <w:pPr>
        <w:pStyle w:val="N2"/>
        <w:keepNext/>
        <w:numPr>
          <w:ilvl w:val="0"/>
          <w:numId w:val="0"/>
        </w:numPr>
      </w:pPr>
      <w:r w:rsidRPr="002E2D7C">
        <w:rPr>
          <w:rFonts w:ascii="Arial" w:hAnsi="Arial" w:cs="Arial"/>
          <w:noProof/>
          <w:lang w:eastAsia="pt-BR"/>
        </w:rPr>
        <w:drawing>
          <wp:inline distT="0" distB="0" distL="0" distR="0" wp14:anchorId="215752F8" wp14:editId="2E16C6D1">
            <wp:extent cx="5760085" cy="341439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ClasseAnáli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414395"/>
                    </a:xfrm>
                    <a:prstGeom prst="rect">
                      <a:avLst/>
                    </a:prstGeom>
                  </pic:spPr>
                </pic:pic>
              </a:graphicData>
            </a:graphic>
          </wp:inline>
        </w:drawing>
      </w:r>
    </w:p>
    <w:p w14:paraId="1895CC10" w14:textId="5D28898B" w:rsidR="00C3544D" w:rsidRDefault="001938A8" w:rsidP="001938A8">
      <w:pPr>
        <w:pStyle w:val="Legenda"/>
        <w:rPr>
          <w:rFonts w:ascii="Arial" w:hAnsi="Arial" w:cs="Arial"/>
          <w:color w:val="auto"/>
          <w:sz w:val="20"/>
        </w:rPr>
      </w:pPr>
      <w:bookmarkStart w:id="384" w:name="_Toc525570687"/>
      <w:r w:rsidRPr="001938A8">
        <w:rPr>
          <w:rFonts w:ascii="Arial" w:hAnsi="Arial" w:cs="Arial"/>
          <w:color w:val="auto"/>
          <w:sz w:val="20"/>
        </w:rPr>
        <w:t xml:space="preserve">Figura </w:t>
      </w:r>
      <w:r w:rsidRPr="001938A8">
        <w:rPr>
          <w:rFonts w:ascii="Arial" w:hAnsi="Arial" w:cs="Arial"/>
          <w:color w:val="auto"/>
          <w:sz w:val="20"/>
        </w:rPr>
        <w:fldChar w:fldCharType="begin"/>
      </w:r>
      <w:r w:rsidRPr="001938A8">
        <w:rPr>
          <w:rFonts w:ascii="Arial" w:hAnsi="Arial" w:cs="Arial"/>
          <w:color w:val="auto"/>
          <w:sz w:val="20"/>
        </w:rPr>
        <w:instrText xml:space="preserve"> SEQ Figura \* ARABIC </w:instrText>
      </w:r>
      <w:r w:rsidRPr="001938A8">
        <w:rPr>
          <w:rFonts w:ascii="Arial" w:hAnsi="Arial" w:cs="Arial"/>
          <w:color w:val="auto"/>
          <w:sz w:val="20"/>
        </w:rPr>
        <w:fldChar w:fldCharType="separate"/>
      </w:r>
      <w:r w:rsidR="00932E8F">
        <w:rPr>
          <w:rFonts w:ascii="Arial" w:hAnsi="Arial" w:cs="Arial"/>
          <w:noProof/>
          <w:color w:val="auto"/>
          <w:sz w:val="20"/>
        </w:rPr>
        <w:t>19</w:t>
      </w:r>
      <w:r w:rsidRPr="001938A8">
        <w:rPr>
          <w:rFonts w:ascii="Arial" w:hAnsi="Arial" w:cs="Arial"/>
          <w:color w:val="auto"/>
          <w:sz w:val="20"/>
        </w:rPr>
        <w:fldChar w:fldCharType="end"/>
      </w:r>
      <w:r w:rsidRPr="001938A8">
        <w:rPr>
          <w:rFonts w:ascii="Arial" w:hAnsi="Arial" w:cs="Arial"/>
          <w:color w:val="auto"/>
          <w:sz w:val="20"/>
        </w:rPr>
        <w:t>-Diagrama de Classes de Domínio</w:t>
      </w:r>
      <w:bookmarkEnd w:id="384"/>
    </w:p>
    <w:p w14:paraId="45C23B6F" w14:textId="77777777" w:rsidR="004057E8" w:rsidRDefault="004057E8" w:rsidP="004057E8"/>
    <w:p w14:paraId="476EDEF3" w14:textId="77777777" w:rsidR="00160BCE" w:rsidRDefault="00160BCE" w:rsidP="004057E8"/>
    <w:p w14:paraId="036BF104" w14:textId="77777777" w:rsidR="00160BCE" w:rsidRDefault="00160BCE" w:rsidP="004057E8"/>
    <w:p w14:paraId="5F09C6AC" w14:textId="77777777" w:rsidR="00160BCE" w:rsidRDefault="00160BCE" w:rsidP="004057E8"/>
    <w:p w14:paraId="1517925F" w14:textId="77777777" w:rsidR="00160BCE" w:rsidRDefault="00160BCE" w:rsidP="004057E8"/>
    <w:p w14:paraId="445710D7" w14:textId="77777777" w:rsidR="00160BCE" w:rsidRDefault="00160BCE" w:rsidP="004057E8"/>
    <w:p w14:paraId="5B2DE923" w14:textId="77777777" w:rsidR="00160BCE" w:rsidRDefault="00160BCE" w:rsidP="004057E8"/>
    <w:p w14:paraId="0B55C62D" w14:textId="77777777" w:rsidR="00160BCE" w:rsidRDefault="00160BCE" w:rsidP="004057E8"/>
    <w:p w14:paraId="74A05362" w14:textId="77777777" w:rsidR="00160BCE" w:rsidRDefault="00160BCE" w:rsidP="004057E8"/>
    <w:p w14:paraId="45ABC8CB" w14:textId="77777777" w:rsidR="00160BCE" w:rsidRDefault="00160BCE" w:rsidP="004057E8"/>
    <w:p w14:paraId="6A42E6B1" w14:textId="77777777" w:rsidR="00160BCE" w:rsidRDefault="00160BCE" w:rsidP="004057E8"/>
    <w:p w14:paraId="2398F110" w14:textId="77777777" w:rsidR="00160BCE" w:rsidRDefault="00160BCE" w:rsidP="004057E8"/>
    <w:p w14:paraId="3D64C7B5" w14:textId="77777777" w:rsidR="00160BCE" w:rsidRDefault="00160BCE" w:rsidP="004057E8"/>
    <w:p w14:paraId="5E4E3CE0" w14:textId="77777777" w:rsidR="00160BCE" w:rsidRDefault="00160BCE" w:rsidP="004057E8"/>
    <w:p w14:paraId="7A823A35" w14:textId="77777777" w:rsidR="00160BCE" w:rsidRDefault="00160BCE" w:rsidP="004057E8"/>
    <w:p w14:paraId="7100057A" w14:textId="77777777" w:rsidR="00160BCE" w:rsidRDefault="00160BCE" w:rsidP="004057E8"/>
    <w:p w14:paraId="28DF0DD6" w14:textId="77777777" w:rsidR="00160BCE" w:rsidRDefault="00160BCE" w:rsidP="004057E8"/>
    <w:p w14:paraId="10228F9B" w14:textId="77777777" w:rsidR="00160BCE" w:rsidRDefault="00160BCE" w:rsidP="004057E8"/>
    <w:p w14:paraId="18EBDE04" w14:textId="77777777" w:rsidR="00160BCE" w:rsidRDefault="00160BCE" w:rsidP="004057E8"/>
    <w:p w14:paraId="2BB0F57A" w14:textId="77777777" w:rsidR="00160BCE" w:rsidRDefault="00160BCE" w:rsidP="004057E8"/>
    <w:p w14:paraId="3EC621BC" w14:textId="77777777" w:rsidR="00160BCE" w:rsidRDefault="00160BCE" w:rsidP="004057E8"/>
    <w:p w14:paraId="52091006" w14:textId="77777777" w:rsidR="00160BCE" w:rsidRDefault="00160BCE" w:rsidP="004057E8"/>
    <w:p w14:paraId="40B89125" w14:textId="77777777" w:rsidR="00160BCE" w:rsidRDefault="00160BCE" w:rsidP="004057E8"/>
    <w:p w14:paraId="03A4FF8D" w14:textId="77777777" w:rsidR="00160BCE" w:rsidRDefault="00160BCE" w:rsidP="004057E8"/>
    <w:p w14:paraId="6BEC8628" w14:textId="77777777" w:rsidR="004057E8" w:rsidRDefault="004057E8" w:rsidP="004057E8"/>
    <w:p w14:paraId="6BE3A6BD" w14:textId="77777777" w:rsidR="004057E8" w:rsidRPr="004057E8" w:rsidRDefault="004057E8" w:rsidP="004057E8"/>
    <w:p w14:paraId="17808464" w14:textId="77777777" w:rsidR="00632C4F" w:rsidRDefault="00692A53" w:rsidP="00D43802">
      <w:pPr>
        <w:pStyle w:val="N2"/>
        <w:outlineLvl w:val="1"/>
        <w:rPr>
          <w:rFonts w:ascii="Arial" w:hAnsi="Arial" w:cs="Arial"/>
        </w:rPr>
      </w:pPr>
      <w:bookmarkStart w:id="385" w:name="_Toc525570802"/>
      <w:r>
        <w:rPr>
          <w:rFonts w:ascii="Arial" w:hAnsi="Arial" w:cs="Arial"/>
        </w:rPr>
        <w:lastRenderedPageBreak/>
        <w:t>Diagrama de Classes de Análise</w:t>
      </w:r>
      <w:bookmarkEnd w:id="385"/>
      <w:r>
        <w:rPr>
          <w:rFonts w:ascii="Arial" w:hAnsi="Arial" w:cs="Arial"/>
        </w:rPr>
        <w:t xml:space="preserve"> </w:t>
      </w:r>
    </w:p>
    <w:p w14:paraId="3863C12D" w14:textId="77777777" w:rsidR="00DE3225" w:rsidRDefault="00692A53" w:rsidP="00DE3225">
      <w:pPr>
        <w:pStyle w:val="N2"/>
        <w:keepNext/>
        <w:numPr>
          <w:ilvl w:val="0"/>
          <w:numId w:val="0"/>
        </w:numPr>
      </w:pPr>
      <w:r>
        <w:rPr>
          <w:rFonts w:ascii="Arial" w:hAnsi="Arial" w:cs="Arial"/>
          <w:noProof/>
          <w:lang w:eastAsia="pt-BR"/>
        </w:rPr>
        <w:drawing>
          <wp:inline distT="0" distB="0" distL="0" distR="0" wp14:anchorId="3AD607C8" wp14:editId="3092E122">
            <wp:extent cx="6071235" cy="4175760"/>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085657" cy="4185679"/>
                    </a:xfrm>
                    <a:prstGeom prst="rect">
                      <a:avLst/>
                    </a:prstGeom>
                  </pic:spPr>
                </pic:pic>
              </a:graphicData>
            </a:graphic>
          </wp:inline>
        </w:drawing>
      </w:r>
    </w:p>
    <w:p w14:paraId="65F6B4CF" w14:textId="129AB593" w:rsidR="00632C4F" w:rsidRDefault="00DE3225" w:rsidP="00DE3225">
      <w:pPr>
        <w:pStyle w:val="Legenda"/>
        <w:rPr>
          <w:rFonts w:ascii="Arial" w:hAnsi="Arial" w:cs="Arial"/>
          <w:color w:val="auto"/>
          <w:sz w:val="20"/>
        </w:rPr>
      </w:pPr>
      <w:bookmarkStart w:id="386" w:name="_Toc525570688"/>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20</w:t>
      </w:r>
      <w:r w:rsidRPr="00DE3225">
        <w:rPr>
          <w:rFonts w:ascii="Arial" w:hAnsi="Arial" w:cs="Arial"/>
          <w:color w:val="auto"/>
          <w:sz w:val="20"/>
        </w:rPr>
        <w:fldChar w:fldCharType="end"/>
      </w:r>
      <w:r w:rsidRPr="00DE3225">
        <w:rPr>
          <w:rFonts w:ascii="Arial" w:hAnsi="Arial" w:cs="Arial"/>
          <w:color w:val="auto"/>
          <w:sz w:val="20"/>
        </w:rPr>
        <w:t>-Diagrama de classes de análise</w:t>
      </w:r>
      <w:bookmarkEnd w:id="386"/>
    </w:p>
    <w:p w14:paraId="30D83D13" w14:textId="72ABDFEF" w:rsidR="00932E8F" w:rsidRDefault="00932E8F" w:rsidP="00932E8F"/>
    <w:p w14:paraId="46BAD274" w14:textId="5A881742" w:rsidR="00932E8F" w:rsidRDefault="00932E8F" w:rsidP="00932E8F"/>
    <w:p w14:paraId="3E0C7ED4" w14:textId="77777777" w:rsidR="00932E8F" w:rsidRPr="00932E8F" w:rsidRDefault="00932E8F" w:rsidP="00932E8F">
      <w:pPr>
        <w:keepNext/>
        <w:rPr>
          <w:rFonts w:ascii="Arial" w:hAnsi="Arial" w:cs="Arial"/>
          <w:color w:val="auto"/>
          <w:sz w:val="28"/>
        </w:rPr>
      </w:pPr>
      <w:bookmarkStart w:id="387" w:name="_GoBack"/>
      <w:r>
        <w:rPr>
          <w:noProof/>
        </w:rPr>
        <w:lastRenderedPageBreak/>
        <w:drawing>
          <wp:inline distT="0" distB="0" distL="0" distR="0" wp14:anchorId="7E7619F4" wp14:editId="67B01B56">
            <wp:extent cx="5760085" cy="52025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es-Cliente-Pedid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5202555"/>
                    </a:xfrm>
                    <a:prstGeom prst="rect">
                      <a:avLst/>
                    </a:prstGeom>
                  </pic:spPr>
                </pic:pic>
              </a:graphicData>
            </a:graphic>
          </wp:inline>
        </w:drawing>
      </w:r>
      <w:bookmarkEnd w:id="387"/>
    </w:p>
    <w:p w14:paraId="31F12F12" w14:textId="6AFD5387" w:rsidR="00932E8F" w:rsidRPr="00932E8F" w:rsidRDefault="00932E8F" w:rsidP="00932E8F">
      <w:pPr>
        <w:pStyle w:val="Legenda"/>
        <w:rPr>
          <w:rFonts w:ascii="Arial" w:hAnsi="Arial" w:cs="Arial"/>
          <w:color w:val="auto"/>
          <w:sz w:val="20"/>
        </w:rPr>
      </w:pPr>
      <w:bookmarkStart w:id="388" w:name="_Toc525570689"/>
      <w:r w:rsidRPr="00932E8F">
        <w:rPr>
          <w:rFonts w:ascii="Arial" w:hAnsi="Arial" w:cs="Arial"/>
          <w:color w:val="auto"/>
          <w:sz w:val="20"/>
        </w:rPr>
        <w:t xml:space="preserve">Figura </w:t>
      </w:r>
      <w:r w:rsidRPr="00932E8F">
        <w:rPr>
          <w:rFonts w:ascii="Arial" w:hAnsi="Arial" w:cs="Arial"/>
          <w:color w:val="auto"/>
          <w:sz w:val="20"/>
        </w:rPr>
        <w:fldChar w:fldCharType="begin"/>
      </w:r>
      <w:r w:rsidRPr="00932E8F">
        <w:rPr>
          <w:rFonts w:ascii="Arial" w:hAnsi="Arial" w:cs="Arial"/>
          <w:color w:val="auto"/>
          <w:sz w:val="20"/>
        </w:rPr>
        <w:instrText xml:space="preserve"> SEQ Figura \* ARABIC </w:instrText>
      </w:r>
      <w:r w:rsidRPr="00932E8F">
        <w:rPr>
          <w:rFonts w:ascii="Arial" w:hAnsi="Arial" w:cs="Arial"/>
          <w:color w:val="auto"/>
          <w:sz w:val="20"/>
        </w:rPr>
        <w:fldChar w:fldCharType="separate"/>
      </w:r>
      <w:r>
        <w:rPr>
          <w:rFonts w:ascii="Arial" w:hAnsi="Arial" w:cs="Arial"/>
          <w:noProof/>
          <w:color w:val="auto"/>
          <w:sz w:val="20"/>
        </w:rPr>
        <w:t>21</w:t>
      </w:r>
      <w:r w:rsidRPr="00932E8F">
        <w:rPr>
          <w:rFonts w:ascii="Arial" w:hAnsi="Arial" w:cs="Arial"/>
          <w:color w:val="auto"/>
          <w:sz w:val="20"/>
        </w:rPr>
        <w:fldChar w:fldCharType="end"/>
      </w:r>
      <w:r w:rsidRPr="00932E8F">
        <w:rPr>
          <w:rFonts w:ascii="Arial" w:hAnsi="Arial" w:cs="Arial"/>
          <w:color w:val="auto"/>
          <w:sz w:val="20"/>
        </w:rPr>
        <w:t>-Diagrama de Classes de Análise 2</w:t>
      </w:r>
      <w:bookmarkEnd w:id="388"/>
    </w:p>
    <w:p w14:paraId="325F84EB" w14:textId="500F53B6" w:rsidR="00932E8F" w:rsidRDefault="00932E8F" w:rsidP="00932E8F"/>
    <w:p w14:paraId="0F27BA81" w14:textId="77777777" w:rsidR="00932E8F" w:rsidRDefault="00932E8F" w:rsidP="00932E8F">
      <w:pPr>
        <w:keepNext/>
      </w:pPr>
      <w:r>
        <w:rPr>
          <w:noProof/>
        </w:rPr>
        <w:lastRenderedPageBreak/>
        <w:drawing>
          <wp:inline distT="0" distB="0" distL="0" distR="0" wp14:anchorId="005FFE59" wp14:editId="485F722E">
            <wp:extent cx="5760085" cy="503682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es-Cliente-Serviç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5036820"/>
                    </a:xfrm>
                    <a:prstGeom prst="rect">
                      <a:avLst/>
                    </a:prstGeom>
                  </pic:spPr>
                </pic:pic>
              </a:graphicData>
            </a:graphic>
          </wp:inline>
        </w:drawing>
      </w:r>
    </w:p>
    <w:p w14:paraId="770B51D1" w14:textId="598533A2" w:rsidR="00932E8F" w:rsidRPr="00932E8F" w:rsidRDefault="00932E8F" w:rsidP="00932E8F">
      <w:pPr>
        <w:pStyle w:val="Legenda"/>
        <w:rPr>
          <w:rFonts w:ascii="Arial" w:hAnsi="Arial" w:cs="Arial"/>
          <w:color w:val="auto"/>
          <w:sz w:val="20"/>
        </w:rPr>
      </w:pPr>
      <w:bookmarkStart w:id="389" w:name="_Toc525570690"/>
      <w:r w:rsidRPr="00932E8F">
        <w:rPr>
          <w:rFonts w:ascii="Arial" w:hAnsi="Arial" w:cs="Arial"/>
          <w:color w:val="auto"/>
          <w:sz w:val="20"/>
        </w:rPr>
        <w:t xml:space="preserve">Figura </w:t>
      </w:r>
      <w:r w:rsidRPr="00932E8F">
        <w:rPr>
          <w:rFonts w:ascii="Arial" w:hAnsi="Arial" w:cs="Arial"/>
          <w:color w:val="auto"/>
          <w:sz w:val="20"/>
        </w:rPr>
        <w:fldChar w:fldCharType="begin"/>
      </w:r>
      <w:r w:rsidRPr="00932E8F">
        <w:rPr>
          <w:rFonts w:ascii="Arial" w:hAnsi="Arial" w:cs="Arial"/>
          <w:color w:val="auto"/>
          <w:sz w:val="20"/>
        </w:rPr>
        <w:instrText xml:space="preserve"> SEQ Figura \* ARABIC </w:instrText>
      </w:r>
      <w:r w:rsidRPr="00932E8F">
        <w:rPr>
          <w:rFonts w:ascii="Arial" w:hAnsi="Arial" w:cs="Arial"/>
          <w:color w:val="auto"/>
          <w:sz w:val="20"/>
        </w:rPr>
        <w:fldChar w:fldCharType="separate"/>
      </w:r>
      <w:r>
        <w:rPr>
          <w:rFonts w:ascii="Arial" w:hAnsi="Arial" w:cs="Arial"/>
          <w:noProof/>
          <w:color w:val="auto"/>
          <w:sz w:val="20"/>
        </w:rPr>
        <w:t>22</w:t>
      </w:r>
      <w:r w:rsidRPr="00932E8F">
        <w:rPr>
          <w:rFonts w:ascii="Arial" w:hAnsi="Arial" w:cs="Arial"/>
          <w:color w:val="auto"/>
          <w:sz w:val="20"/>
        </w:rPr>
        <w:fldChar w:fldCharType="end"/>
      </w:r>
      <w:r w:rsidRPr="00932E8F">
        <w:rPr>
          <w:rFonts w:ascii="Arial" w:hAnsi="Arial" w:cs="Arial"/>
          <w:color w:val="auto"/>
          <w:sz w:val="20"/>
        </w:rPr>
        <w:t>-Diagrama de Classes de Análise 3</w:t>
      </w:r>
      <w:bookmarkEnd w:id="389"/>
    </w:p>
    <w:p w14:paraId="5A96361C" w14:textId="1C89CF43" w:rsidR="00932E8F" w:rsidRDefault="00932E8F" w:rsidP="00932E8F"/>
    <w:p w14:paraId="6DE10558" w14:textId="07A60F52" w:rsidR="00932E8F" w:rsidRDefault="00932E8F" w:rsidP="00932E8F"/>
    <w:p w14:paraId="08A66361" w14:textId="09E8AA22" w:rsidR="00932E8F" w:rsidRDefault="00932E8F" w:rsidP="00932E8F"/>
    <w:p w14:paraId="0A82EB38" w14:textId="77777777" w:rsidR="00932E8F" w:rsidRDefault="00932E8F" w:rsidP="00932E8F">
      <w:pPr>
        <w:keepNext/>
      </w:pPr>
      <w:r>
        <w:rPr>
          <w:noProof/>
        </w:rPr>
        <w:lastRenderedPageBreak/>
        <w:drawing>
          <wp:inline distT="0" distB="0" distL="0" distR="0" wp14:anchorId="2A349EDC" wp14:editId="2A3F8510">
            <wp:extent cx="5760085" cy="516064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es-Prova-Alun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5160645"/>
                    </a:xfrm>
                    <a:prstGeom prst="rect">
                      <a:avLst/>
                    </a:prstGeom>
                  </pic:spPr>
                </pic:pic>
              </a:graphicData>
            </a:graphic>
          </wp:inline>
        </w:drawing>
      </w:r>
    </w:p>
    <w:p w14:paraId="3DD37E9E" w14:textId="6A822DB9" w:rsidR="00932E8F" w:rsidRPr="00932E8F" w:rsidRDefault="00932E8F" w:rsidP="00932E8F">
      <w:pPr>
        <w:pStyle w:val="Legenda"/>
        <w:rPr>
          <w:rFonts w:ascii="Arial" w:hAnsi="Arial" w:cs="Arial"/>
          <w:color w:val="auto"/>
          <w:sz w:val="20"/>
        </w:rPr>
      </w:pPr>
      <w:bookmarkStart w:id="390" w:name="_Toc525570691"/>
      <w:r w:rsidRPr="00932E8F">
        <w:rPr>
          <w:rFonts w:ascii="Arial" w:hAnsi="Arial" w:cs="Arial"/>
          <w:color w:val="auto"/>
          <w:sz w:val="20"/>
        </w:rPr>
        <w:t xml:space="preserve">Figura </w:t>
      </w:r>
      <w:r w:rsidRPr="00932E8F">
        <w:rPr>
          <w:rFonts w:ascii="Arial" w:hAnsi="Arial" w:cs="Arial"/>
          <w:color w:val="auto"/>
          <w:sz w:val="20"/>
        </w:rPr>
        <w:fldChar w:fldCharType="begin"/>
      </w:r>
      <w:r w:rsidRPr="00932E8F">
        <w:rPr>
          <w:rFonts w:ascii="Arial" w:hAnsi="Arial" w:cs="Arial"/>
          <w:color w:val="auto"/>
          <w:sz w:val="20"/>
        </w:rPr>
        <w:instrText xml:space="preserve"> SEQ Figura \* ARABIC </w:instrText>
      </w:r>
      <w:r w:rsidRPr="00932E8F">
        <w:rPr>
          <w:rFonts w:ascii="Arial" w:hAnsi="Arial" w:cs="Arial"/>
          <w:color w:val="auto"/>
          <w:sz w:val="20"/>
        </w:rPr>
        <w:fldChar w:fldCharType="separate"/>
      </w:r>
      <w:r>
        <w:rPr>
          <w:rFonts w:ascii="Arial" w:hAnsi="Arial" w:cs="Arial"/>
          <w:noProof/>
          <w:color w:val="auto"/>
          <w:sz w:val="20"/>
        </w:rPr>
        <w:t>23</w:t>
      </w:r>
      <w:r w:rsidRPr="00932E8F">
        <w:rPr>
          <w:rFonts w:ascii="Arial" w:hAnsi="Arial" w:cs="Arial"/>
          <w:color w:val="auto"/>
          <w:sz w:val="20"/>
        </w:rPr>
        <w:fldChar w:fldCharType="end"/>
      </w:r>
      <w:r w:rsidRPr="00932E8F">
        <w:rPr>
          <w:rFonts w:ascii="Arial" w:hAnsi="Arial" w:cs="Arial"/>
          <w:color w:val="auto"/>
          <w:sz w:val="20"/>
        </w:rPr>
        <w:t>-Diagrama de Classes de Análise 4</w:t>
      </w:r>
      <w:bookmarkEnd w:id="390"/>
    </w:p>
    <w:p w14:paraId="6C7BA8AE" w14:textId="0C0A042E" w:rsidR="00932E8F" w:rsidRDefault="00932E8F" w:rsidP="00932E8F"/>
    <w:p w14:paraId="774F1D44" w14:textId="27CB2683" w:rsidR="00932E8F" w:rsidRDefault="00932E8F" w:rsidP="00932E8F"/>
    <w:p w14:paraId="379135CC" w14:textId="3AF185A0" w:rsidR="00932E8F" w:rsidRDefault="00932E8F" w:rsidP="00932E8F"/>
    <w:p w14:paraId="5EA018D3" w14:textId="41792B94" w:rsidR="00932E8F" w:rsidRDefault="00932E8F" w:rsidP="00932E8F"/>
    <w:p w14:paraId="5D46B156" w14:textId="77777777" w:rsidR="00932E8F" w:rsidRDefault="00932E8F" w:rsidP="00932E8F">
      <w:pPr>
        <w:keepNext/>
      </w:pPr>
      <w:r>
        <w:rPr>
          <w:noProof/>
        </w:rPr>
        <w:lastRenderedPageBreak/>
        <w:drawing>
          <wp:inline distT="0" distB="0" distL="0" distR="0" wp14:anchorId="285D3725" wp14:editId="5E3D4FF2">
            <wp:extent cx="5760085" cy="5349240"/>
            <wp:effectExtent l="0" t="0" r="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DeClasses1.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349240"/>
                    </a:xfrm>
                    <a:prstGeom prst="rect">
                      <a:avLst/>
                    </a:prstGeom>
                  </pic:spPr>
                </pic:pic>
              </a:graphicData>
            </a:graphic>
          </wp:inline>
        </w:drawing>
      </w:r>
    </w:p>
    <w:p w14:paraId="608993B9" w14:textId="16501378" w:rsidR="00932E8F" w:rsidRPr="00932E8F" w:rsidRDefault="00932E8F" w:rsidP="00932E8F">
      <w:pPr>
        <w:pStyle w:val="Legenda"/>
        <w:rPr>
          <w:rFonts w:ascii="Arial" w:hAnsi="Arial" w:cs="Arial"/>
          <w:color w:val="auto"/>
          <w:sz w:val="20"/>
        </w:rPr>
      </w:pPr>
      <w:bookmarkStart w:id="391" w:name="_Toc525570692"/>
      <w:r w:rsidRPr="00932E8F">
        <w:rPr>
          <w:rFonts w:ascii="Arial" w:hAnsi="Arial" w:cs="Arial"/>
          <w:color w:val="auto"/>
          <w:sz w:val="20"/>
        </w:rPr>
        <w:t xml:space="preserve">Figura </w:t>
      </w:r>
      <w:r w:rsidRPr="00932E8F">
        <w:rPr>
          <w:rFonts w:ascii="Arial" w:hAnsi="Arial" w:cs="Arial"/>
          <w:color w:val="auto"/>
          <w:sz w:val="20"/>
        </w:rPr>
        <w:fldChar w:fldCharType="begin"/>
      </w:r>
      <w:r w:rsidRPr="00932E8F">
        <w:rPr>
          <w:rFonts w:ascii="Arial" w:hAnsi="Arial" w:cs="Arial"/>
          <w:color w:val="auto"/>
          <w:sz w:val="20"/>
        </w:rPr>
        <w:instrText xml:space="preserve"> SEQ Figura \* ARABIC </w:instrText>
      </w:r>
      <w:r w:rsidRPr="00932E8F">
        <w:rPr>
          <w:rFonts w:ascii="Arial" w:hAnsi="Arial" w:cs="Arial"/>
          <w:color w:val="auto"/>
          <w:sz w:val="20"/>
        </w:rPr>
        <w:fldChar w:fldCharType="separate"/>
      </w:r>
      <w:r w:rsidRPr="00932E8F">
        <w:rPr>
          <w:rFonts w:ascii="Arial" w:hAnsi="Arial" w:cs="Arial"/>
          <w:noProof/>
          <w:color w:val="auto"/>
          <w:sz w:val="20"/>
        </w:rPr>
        <w:t>24</w:t>
      </w:r>
      <w:r w:rsidRPr="00932E8F">
        <w:rPr>
          <w:rFonts w:ascii="Arial" w:hAnsi="Arial" w:cs="Arial"/>
          <w:color w:val="auto"/>
          <w:sz w:val="20"/>
        </w:rPr>
        <w:fldChar w:fldCharType="end"/>
      </w:r>
      <w:r w:rsidRPr="00932E8F">
        <w:rPr>
          <w:rFonts w:ascii="Arial" w:hAnsi="Arial" w:cs="Arial"/>
          <w:color w:val="auto"/>
          <w:sz w:val="20"/>
        </w:rPr>
        <w:t>-Diagrama de Classes de Análise 5</w:t>
      </w:r>
      <w:bookmarkEnd w:id="391"/>
    </w:p>
    <w:p w14:paraId="7549AF40" w14:textId="7CBC343D" w:rsidR="00932E8F" w:rsidRDefault="00932E8F" w:rsidP="00932E8F"/>
    <w:p w14:paraId="5B2CF2A2" w14:textId="3F119C81" w:rsidR="00932E8F" w:rsidRDefault="00932E8F" w:rsidP="00932E8F"/>
    <w:p w14:paraId="21ADE4D2" w14:textId="41096C7D" w:rsidR="00932E8F" w:rsidRDefault="00932E8F" w:rsidP="00932E8F"/>
    <w:p w14:paraId="2193DA8B" w14:textId="0A412AFF" w:rsidR="00932E8F" w:rsidRDefault="00932E8F" w:rsidP="00932E8F"/>
    <w:p w14:paraId="011B35B5" w14:textId="10AC331E" w:rsidR="00932E8F" w:rsidRDefault="00932E8F" w:rsidP="00932E8F"/>
    <w:p w14:paraId="3931C8A9" w14:textId="45EBCF2A" w:rsidR="00932E8F" w:rsidRDefault="00932E8F" w:rsidP="00932E8F"/>
    <w:p w14:paraId="02775AF3" w14:textId="77777777" w:rsidR="00932E8F" w:rsidRDefault="00932E8F" w:rsidP="00932E8F"/>
    <w:p w14:paraId="1287E8B8" w14:textId="237603C4" w:rsidR="00932E8F" w:rsidRDefault="00932E8F" w:rsidP="00932E8F"/>
    <w:p w14:paraId="017B4AA7" w14:textId="43B8E0D4" w:rsidR="00932E8F" w:rsidRDefault="00932E8F" w:rsidP="00932E8F"/>
    <w:p w14:paraId="26960E24" w14:textId="7130F23E" w:rsidR="00932E8F" w:rsidRDefault="00932E8F" w:rsidP="00932E8F"/>
    <w:p w14:paraId="7DCA33F9" w14:textId="5138D69C" w:rsidR="00932E8F" w:rsidRDefault="00932E8F" w:rsidP="00932E8F"/>
    <w:p w14:paraId="0C8E01F5" w14:textId="3EEDBAF8" w:rsidR="00932E8F" w:rsidRDefault="00932E8F" w:rsidP="00932E8F"/>
    <w:p w14:paraId="412A80F4" w14:textId="16A1E7B6" w:rsidR="00932E8F" w:rsidRDefault="00932E8F" w:rsidP="00932E8F"/>
    <w:p w14:paraId="5C42E724" w14:textId="77777777" w:rsidR="00932E8F" w:rsidRDefault="00932E8F" w:rsidP="00932E8F"/>
    <w:p w14:paraId="7F426687" w14:textId="31643577" w:rsidR="00932E8F" w:rsidRDefault="00932E8F" w:rsidP="00932E8F"/>
    <w:p w14:paraId="6C63E9C6" w14:textId="500C3F13" w:rsidR="00932E8F" w:rsidRDefault="00932E8F" w:rsidP="00932E8F"/>
    <w:p w14:paraId="00DC9658" w14:textId="29806AAA" w:rsidR="00932E8F" w:rsidRDefault="00932E8F" w:rsidP="00932E8F"/>
    <w:p w14:paraId="3E88B42E" w14:textId="77777777" w:rsidR="00932E8F" w:rsidRDefault="00932E8F" w:rsidP="00932E8F"/>
    <w:p w14:paraId="5C6D8C16" w14:textId="2B62C9D6" w:rsidR="00932E8F" w:rsidRDefault="00932E8F" w:rsidP="00932E8F"/>
    <w:p w14:paraId="07E5E13A" w14:textId="77777777" w:rsidR="00932E8F" w:rsidRPr="00932E8F" w:rsidRDefault="00932E8F" w:rsidP="00932E8F"/>
    <w:p w14:paraId="365E69A0" w14:textId="77777777" w:rsidR="00632C4F" w:rsidRDefault="00692A53" w:rsidP="00D43802">
      <w:pPr>
        <w:pStyle w:val="N2"/>
        <w:outlineLvl w:val="1"/>
        <w:rPr>
          <w:rFonts w:ascii="Arial" w:hAnsi="Arial" w:cs="Arial"/>
          <w:highlight w:val="white"/>
        </w:rPr>
      </w:pPr>
      <w:bookmarkStart w:id="392" w:name="_Toc525570803"/>
      <w:r>
        <w:rPr>
          <w:rFonts w:ascii="Arial" w:hAnsi="Arial" w:cs="Arial"/>
          <w:highlight w:val="white"/>
        </w:rPr>
        <w:t>Modelo de Entidades e Relacionamentos Conceitual</w:t>
      </w:r>
      <w:bookmarkEnd w:id="392"/>
    </w:p>
    <w:p w14:paraId="5F06F85D" w14:textId="77777777" w:rsidR="00DE3225" w:rsidRDefault="00692A53" w:rsidP="00DE3225">
      <w:pPr>
        <w:pStyle w:val="N2"/>
        <w:keepNext/>
        <w:numPr>
          <w:ilvl w:val="0"/>
          <w:numId w:val="0"/>
        </w:numPr>
      </w:pPr>
      <w:r>
        <w:rPr>
          <w:rFonts w:ascii="Arial" w:hAnsi="Arial" w:cs="Arial"/>
          <w:noProof/>
          <w:highlight w:val="white"/>
          <w:lang w:eastAsia="pt-BR"/>
        </w:rPr>
        <w:drawing>
          <wp:inline distT="0" distB="0" distL="0" distR="0" wp14:anchorId="442D3601" wp14:editId="1155F66C">
            <wp:extent cx="5915025" cy="5554980"/>
            <wp:effectExtent l="0" t="0" r="9525"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ChangeAspect="1"/>
                    </pic:cNvPicPr>
                  </pic:nvPicPr>
                  <pic:blipFill>
                    <a:blip r:embed="rId41"/>
                    <a:stretch/>
                  </pic:blipFill>
                  <pic:spPr bwMode="auto">
                    <a:xfrm>
                      <a:off x="0" y="0"/>
                      <a:ext cx="5921149" cy="5560731"/>
                    </a:xfrm>
                    <a:prstGeom prst="rect">
                      <a:avLst/>
                    </a:prstGeom>
                  </pic:spPr>
                </pic:pic>
              </a:graphicData>
            </a:graphic>
          </wp:inline>
        </w:drawing>
      </w:r>
    </w:p>
    <w:p w14:paraId="2972EE70" w14:textId="3E01CA3E" w:rsidR="00632C4F" w:rsidRDefault="00DE3225" w:rsidP="00DE3225">
      <w:pPr>
        <w:pStyle w:val="Legenda"/>
        <w:rPr>
          <w:rFonts w:ascii="Arial" w:hAnsi="Arial" w:cs="Arial"/>
          <w:color w:val="auto"/>
          <w:sz w:val="20"/>
        </w:rPr>
      </w:pPr>
      <w:bookmarkStart w:id="393" w:name="_Toc525570693"/>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25</w:t>
      </w:r>
      <w:r w:rsidRPr="00DE3225">
        <w:rPr>
          <w:rFonts w:ascii="Arial" w:hAnsi="Arial" w:cs="Arial"/>
          <w:color w:val="auto"/>
          <w:sz w:val="20"/>
        </w:rPr>
        <w:fldChar w:fldCharType="end"/>
      </w:r>
      <w:r w:rsidRPr="00DE3225">
        <w:rPr>
          <w:rFonts w:ascii="Arial" w:hAnsi="Arial" w:cs="Arial"/>
          <w:color w:val="auto"/>
          <w:sz w:val="20"/>
        </w:rPr>
        <w:t>-MER Conceitual</w:t>
      </w:r>
      <w:bookmarkEnd w:id="393"/>
    </w:p>
    <w:p w14:paraId="393212AF" w14:textId="77777777" w:rsidR="00B70FBF" w:rsidRDefault="00B70FBF" w:rsidP="00B70FBF">
      <w:pPr>
        <w:rPr>
          <w:highlight w:val="white"/>
        </w:rPr>
      </w:pPr>
    </w:p>
    <w:p w14:paraId="51038ECD" w14:textId="77777777" w:rsidR="00B70FBF" w:rsidRDefault="00B70FBF" w:rsidP="00B70FBF">
      <w:pPr>
        <w:rPr>
          <w:highlight w:val="white"/>
        </w:rPr>
      </w:pPr>
    </w:p>
    <w:p w14:paraId="6CFE847B" w14:textId="29DB4D73" w:rsidR="00B70FBF" w:rsidRDefault="00B70FBF" w:rsidP="00B70FBF">
      <w:pPr>
        <w:rPr>
          <w:highlight w:val="white"/>
        </w:rPr>
      </w:pPr>
    </w:p>
    <w:p w14:paraId="5D3701CD" w14:textId="77777777" w:rsidR="009D2BF4" w:rsidRDefault="009D2BF4" w:rsidP="00B70FBF">
      <w:pPr>
        <w:rPr>
          <w:highlight w:val="white"/>
        </w:rPr>
      </w:pPr>
    </w:p>
    <w:p w14:paraId="7B2D63B6" w14:textId="77777777" w:rsidR="00B70FBF" w:rsidRDefault="00B70FBF" w:rsidP="00B70FBF">
      <w:pPr>
        <w:rPr>
          <w:highlight w:val="white"/>
        </w:rPr>
      </w:pPr>
    </w:p>
    <w:p w14:paraId="175725CB" w14:textId="77777777" w:rsidR="00B70FBF" w:rsidRDefault="00B70FBF" w:rsidP="00B70FBF">
      <w:pPr>
        <w:rPr>
          <w:highlight w:val="white"/>
        </w:rPr>
      </w:pPr>
    </w:p>
    <w:p w14:paraId="0551AD26" w14:textId="77777777" w:rsidR="00B70FBF" w:rsidRDefault="00B70FBF" w:rsidP="00B70FBF">
      <w:pPr>
        <w:rPr>
          <w:highlight w:val="white"/>
        </w:rPr>
      </w:pPr>
    </w:p>
    <w:p w14:paraId="296C3A76" w14:textId="77777777" w:rsidR="00B70FBF" w:rsidRDefault="00B70FBF" w:rsidP="00B70FBF">
      <w:pPr>
        <w:rPr>
          <w:highlight w:val="white"/>
        </w:rPr>
      </w:pPr>
    </w:p>
    <w:p w14:paraId="380B886D" w14:textId="77777777" w:rsidR="00B70FBF" w:rsidRDefault="00B70FBF" w:rsidP="00B70FBF">
      <w:pPr>
        <w:rPr>
          <w:highlight w:val="white"/>
        </w:rPr>
      </w:pPr>
    </w:p>
    <w:p w14:paraId="2D7D82FC" w14:textId="77777777" w:rsidR="00B70FBF" w:rsidRDefault="00B70FBF" w:rsidP="00B70FBF">
      <w:pPr>
        <w:rPr>
          <w:highlight w:val="white"/>
        </w:rPr>
      </w:pPr>
    </w:p>
    <w:p w14:paraId="4316B8AA" w14:textId="77777777" w:rsidR="00B70FBF" w:rsidRDefault="00B70FBF" w:rsidP="00B70FBF">
      <w:pPr>
        <w:rPr>
          <w:highlight w:val="white"/>
        </w:rPr>
      </w:pPr>
    </w:p>
    <w:p w14:paraId="59B737A9" w14:textId="77777777" w:rsidR="00B70FBF" w:rsidRDefault="00B70FBF" w:rsidP="00B70FBF">
      <w:pPr>
        <w:rPr>
          <w:highlight w:val="white"/>
        </w:rPr>
      </w:pPr>
    </w:p>
    <w:p w14:paraId="64DF296E" w14:textId="77777777" w:rsidR="00B70FBF" w:rsidRDefault="00B70FBF" w:rsidP="00B70FBF">
      <w:pPr>
        <w:rPr>
          <w:highlight w:val="white"/>
        </w:rPr>
      </w:pPr>
    </w:p>
    <w:p w14:paraId="60455566" w14:textId="77777777" w:rsidR="00B70FBF" w:rsidRPr="00B70FBF" w:rsidRDefault="00B70FBF" w:rsidP="00B70FBF">
      <w:pPr>
        <w:rPr>
          <w:highlight w:val="white"/>
        </w:rPr>
      </w:pPr>
    </w:p>
    <w:p w14:paraId="5EEA0E3B" w14:textId="77777777" w:rsidR="00632C4F" w:rsidRDefault="00692A53" w:rsidP="00D43802">
      <w:pPr>
        <w:pStyle w:val="N2"/>
        <w:outlineLvl w:val="1"/>
        <w:rPr>
          <w:rFonts w:ascii="Arial" w:hAnsi="Arial" w:cs="Arial"/>
        </w:rPr>
      </w:pPr>
      <w:bookmarkStart w:id="394" w:name="_Toc525570804"/>
      <w:r>
        <w:rPr>
          <w:rFonts w:ascii="Arial" w:hAnsi="Arial" w:cs="Arial"/>
        </w:rPr>
        <w:t>Modelo de Entidades e Relacionamento Lógico</w:t>
      </w:r>
      <w:bookmarkEnd w:id="394"/>
    </w:p>
    <w:p w14:paraId="5430E804" w14:textId="77777777" w:rsidR="00B70FBF" w:rsidRDefault="00B70FBF" w:rsidP="00B70FBF">
      <w:pPr>
        <w:pStyle w:val="N2"/>
        <w:keepNext/>
        <w:numPr>
          <w:ilvl w:val="0"/>
          <w:numId w:val="0"/>
        </w:numPr>
      </w:pPr>
      <w:r>
        <w:rPr>
          <w:rFonts w:ascii="Arial" w:hAnsi="Arial" w:cs="Arial"/>
          <w:noProof/>
          <w:lang w:eastAsia="pt-BR"/>
        </w:rPr>
        <w:drawing>
          <wp:inline distT="0" distB="0" distL="0" distR="0" wp14:anchorId="11334B28" wp14:editId="77D705E9">
            <wp:extent cx="5760085" cy="71894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R.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189470"/>
                    </a:xfrm>
                    <a:prstGeom prst="rect">
                      <a:avLst/>
                    </a:prstGeom>
                  </pic:spPr>
                </pic:pic>
              </a:graphicData>
            </a:graphic>
          </wp:inline>
        </w:drawing>
      </w:r>
    </w:p>
    <w:p w14:paraId="5378EC84" w14:textId="5D2B5CE7" w:rsidR="0078373C" w:rsidRPr="00057B23" w:rsidRDefault="00B70FBF" w:rsidP="00057B23">
      <w:pPr>
        <w:pStyle w:val="Legenda"/>
        <w:rPr>
          <w:rFonts w:ascii="Arial" w:hAnsi="Arial" w:cs="Arial"/>
          <w:color w:val="auto"/>
          <w:sz w:val="20"/>
        </w:rPr>
      </w:pPr>
      <w:bookmarkStart w:id="395" w:name="_Toc525570694"/>
      <w:r w:rsidRPr="00B70FBF">
        <w:rPr>
          <w:rFonts w:ascii="Arial" w:hAnsi="Arial" w:cs="Arial"/>
          <w:color w:val="auto"/>
          <w:sz w:val="20"/>
        </w:rPr>
        <w:t xml:space="preserve">Figura </w:t>
      </w:r>
      <w:r w:rsidRPr="00B70FBF">
        <w:rPr>
          <w:rFonts w:ascii="Arial" w:hAnsi="Arial" w:cs="Arial"/>
          <w:color w:val="auto"/>
          <w:sz w:val="20"/>
        </w:rPr>
        <w:fldChar w:fldCharType="begin"/>
      </w:r>
      <w:r w:rsidRPr="00B70FBF">
        <w:rPr>
          <w:rFonts w:ascii="Arial" w:hAnsi="Arial" w:cs="Arial"/>
          <w:color w:val="auto"/>
          <w:sz w:val="20"/>
        </w:rPr>
        <w:instrText xml:space="preserve"> SEQ Figura \* ARABIC </w:instrText>
      </w:r>
      <w:r w:rsidRPr="00B70FBF">
        <w:rPr>
          <w:rFonts w:ascii="Arial" w:hAnsi="Arial" w:cs="Arial"/>
          <w:color w:val="auto"/>
          <w:sz w:val="20"/>
        </w:rPr>
        <w:fldChar w:fldCharType="separate"/>
      </w:r>
      <w:r w:rsidR="00932E8F">
        <w:rPr>
          <w:rFonts w:ascii="Arial" w:hAnsi="Arial" w:cs="Arial"/>
          <w:noProof/>
          <w:color w:val="auto"/>
          <w:sz w:val="20"/>
        </w:rPr>
        <w:t>26</w:t>
      </w:r>
      <w:r w:rsidRPr="00B70FBF">
        <w:rPr>
          <w:rFonts w:ascii="Arial" w:hAnsi="Arial" w:cs="Arial"/>
          <w:color w:val="auto"/>
          <w:sz w:val="20"/>
        </w:rPr>
        <w:fldChar w:fldCharType="end"/>
      </w:r>
      <w:r w:rsidRPr="00B70FBF">
        <w:rPr>
          <w:rFonts w:ascii="Arial" w:hAnsi="Arial" w:cs="Arial"/>
          <w:color w:val="auto"/>
          <w:sz w:val="20"/>
        </w:rPr>
        <w:t>-MER Lógico</w:t>
      </w:r>
      <w:bookmarkEnd w:id="395"/>
    </w:p>
    <w:p w14:paraId="3CAC730E" w14:textId="02F391D9" w:rsidR="00632C4F" w:rsidRDefault="00632C4F">
      <w:pPr>
        <w:pStyle w:val="N2"/>
        <w:numPr>
          <w:ilvl w:val="0"/>
          <w:numId w:val="0"/>
        </w:numPr>
        <w:rPr>
          <w:rFonts w:ascii="Arial" w:hAnsi="Arial" w:cs="Arial"/>
        </w:rPr>
      </w:pPr>
    </w:p>
    <w:p w14:paraId="00CB63D6" w14:textId="4121ADD5" w:rsidR="0078373C" w:rsidRDefault="0078373C">
      <w:pPr>
        <w:pStyle w:val="N2"/>
        <w:numPr>
          <w:ilvl w:val="0"/>
          <w:numId w:val="0"/>
        </w:numPr>
        <w:rPr>
          <w:rFonts w:ascii="Arial" w:hAnsi="Arial" w:cs="Arial"/>
        </w:rPr>
      </w:pPr>
    </w:p>
    <w:p w14:paraId="3D07AC6C" w14:textId="0BAC1FF5" w:rsidR="00953353" w:rsidRPr="00EA2613" w:rsidRDefault="00932E8F" w:rsidP="00EA2613">
      <w:pPr>
        <w:pStyle w:val="N1"/>
        <w:outlineLvl w:val="0"/>
        <w:rPr>
          <w:rStyle w:val="Ttulo1Char"/>
          <w:rFonts w:ascii="Arial" w:hAnsi="Arial" w:cs="Arial"/>
          <w:b/>
          <w:color w:val="auto"/>
          <w:sz w:val="24"/>
        </w:rPr>
      </w:pPr>
      <w:r>
        <w:rPr>
          <w:rStyle w:val="Ttulo1Char"/>
          <w:rFonts w:ascii="Arial" w:hAnsi="Arial" w:cs="Arial"/>
          <w:b/>
          <w:color w:val="auto"/>
          <w:sz w:val="24"/>
        </w:rPr>
        <w:lastRenderedPageBreak/>
        <w:t>MODELOS DO SISTEMA</w:t>
      </w:r>
    </w:p>
    <w:p w14:paraId="610F29E2" w14:textId="07C7BABA" w:rsidR="00953353" w:rsidRDefault="00953353" w:rsidP="00EA2613">
      <w:pPr>
        <w:spacing w:line="360" w:lineRule="auto"/>
        <w:ind w:firstLine="709"/>
        <w:jc w:val="left"/>
        <w:rPr>
          <w:rFonts w:ascii="Arial" w:hAnsi="Arial" w:cs="Arial"/>
          <w:b/>
        </w:rPr>
      </w:pPr>
      <w:r>
        <w:rPr>
          <w:rFonts w:ascii="Arial" w:hAnsi="Arial" w:cs="Arial"/>
          <w:b/>
        </w:rPr>
        <w:t>5.1 Especificações dos Casos de Uso</w:t>
      </w:r>
    </w:p>
    <w:p w14:paraId="60D33F1C" w14:textId="5E50E933" w:rsidR="00537A6E" w:rsidRPr="00F26EC0" w:rsidRDefault="00537A6E" w:rsidP="00EA2613">
      <w:pPr>
        <w:spacing w:line="360" w:lineRule="auto"/>
        <w:ind w:firstLine="709"/>
        <w:jc w:val="left"/>
        <w:rPr>
          <w:rFonts w:ascii="Arial" w:hAnsi="Arial" w:cs="Arial"/>
          <w:b/>
        </w:rPr>
      </w:pPr>
      <w:r w:rsidRPr="00F26EC0">
        <w:rPr>
          <w:rFonts w:ascii="Arial" w:hAnsi="Arial" w:cs="Arial"/>
          <w:b/>
        </w:rPr>
        <w:t>UC001 – Manter Apostila</w:t>
      </w:r>
    </w:p>
    <w:p w14:paraId="23290DE2"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Cadastrar apostila</w:t>
      </w:r>
    </w:p>
    <w:p w14:paraId="7906627A"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xml:space="preserve">: O </w:t>
      </w:r>
      <w:r w:rsidRPr="00932E8F">
        <w:rPr>
          <w:rFonts w:ascii="Arial" w:hAnsi="Arial" w:cs="Arial"/>
        </w:rPr>
        <w:t>caso</w:t>
      </w:r>
      <w:r w:rsidRPr="00F26EC0">
        <w:rPr>
          <w:rFonts w:ascii="Arial" w:hAnsi="Arial" w:cs="Arial"/>
        </w:rPr>
        <w:t xml:space="preserve"> de uso tem como finalidade permitir que o usuário cadastre novas apostilas</w:t>
      </w:r>
    </w:p>
    <w:p w14:paraId="04FCD830"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72FE5245"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cadastrar</w:t>
      </w:r>
      <w:r w:rsidRPr="00F26EC0">
        <w:rPr>
          <w:rFonts w:ascii="Arial" w:hAnsi="Arial" w:cs="Arial"/>
        </w:rPr>
        <w:br/>
        <w:t>[FP02] O sistema apresenta a tela de cadastramento</w:t>
      </w:r>
      <w:r w:rsidRPr="00F26EC0">
        <w:rPr>
          <w:rFonts w:ascii="Arial" w:hAnsi="Arial" w:cs="Arial"/>
        </w:rPr>
        <w:br/>
        <w:t>[FP03] O administrador preenche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administrador clica no botão ”salvar”</w:t>
      </w:r>
      <w:r w:rsidRPr="00F26EC0">
        <w:rPr>
          <w:rFonts w:ascii="Arial" w:hAnsi="Arial" w:cs="Arial"/>
        </w:rPr>
        <w:br/>
        <w:t>[FP05] O sistema armazena os dados na base de dados</w:t>
      </w:r>
    </w:p>
    <w:p w14:paraId="21A7210C"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w:t>
      </w:r>
      <w:proofErr w:type="gramStart"/>
      <w:r w:rsidRPr="00F26EC0">
        <w:rPr>
          <w:rFonts w:ascii="Arial" w:hAnsi="Arial" w:cs="Arial"/>
        </w:rPr>
        <w:t>] No</w:t>
      </w:r>
      <w:proofErr w:type="gramEnd"/>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[FP03] sinalizando qual campo não foi preenchido de forma correta.</w:t>
      </w:r>
    </w:p>
    <w:p w14:paraId="23AB8621"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Alterar apostila</w:t>
      </w:r>
    </w:p>
    <w:p w14:paraId="06455F62"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alteração de apostilas cadastradas no sistema</w:t>
      </w:r>
    </w:p>
    <w:p w14:paraId="2E68D957"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0766B4E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alterar.</w:t>
      </w:r>
      <w:r w:rsidRPr="00F26EC0">
        <w:rPr>
          <w:rFonts w:ascii="Arial" w:hAnsi="Arial" w:cs="Arial"/>
        </w:rPr>
        <w:br/>
        <w:t>[FP02] O sistema habilita os campos para edição.</w:t>
      </w:r>
      <w:r w:rsidRPr="00F26EC0">
        <w:rPr>
          <w:rFonts w:ascii="Arial" w:hAnsi="Arial" w:cs="Arial"/>
        </w:rPr>
        <w:br/>
        <w:t>[FP03] O administrador altera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usuário clica no botão “salvar”.</w:t>
      </w:r>
      <w:r w:rsidRPr="00F26EC0">
        <w:rPr>
          <w:rFonts w:ascii="Arial" w:hAnsi="Arial" w:cs="Arial"/>
        </w:rPr>
        <w:br/>
        <w:t>[FP07] O sistema salva as alterações na base de dados.</w:t>
      </w:r>
    </w:p>
    <w:p w14:paraId="0A37A52B"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w:t>
      </w:r>
      <w:proofErr w:type="gramStart"/>
      <w:r w:rsidRPr="00F26EC0">
        <w:rPr>
          <w:rFonts w:ascii="Arial" w:hAnsi="Arial" w:cs="Arial"/>
        </w:rPr>
        <w:t>] No</w:t>
      </w:r>
      <w:proofErr w:type="gramEnd"/>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 xml:space="preserve">não preencheu </w:t>
      </w:r>
      <w:r w:rsidRPr="00F26EC0">
        <w:rPr>
          <w:rFonts w:ascii="Arial" w:hAnsi="Arial" w:cs="Arial"/>
          <w:shd w:val="clear" w:color="auto" w:fill="FFFFFF"/>
        </w:rPr>
        <w:lastRenderedPageBreak/>
        <w:t>os dados corretamente, retorna ao [FE03] sinalizando qual campo não foi preenchido de forma correta.</w:t>
      </w:r>
    </w:p>
    <w:p w14:paraId="13C81786"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Excluir apostila</w:t>
      </w:r>
    </w:p>
    <w:p w14:paraId="7E3B2C4B"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exclusão de apostilas cadastradas no sistema</w:t>
      </w:r>
    </w:p>
    <w:p w14:paraId="3F1F376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2B9E25F1"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excluir.</w:t>
      </w:r>
      <w:r w:rsidRPr="00F26EC0">
        <w:rPr>
          <w:rFonts w:ascii="Arial" w:hAnsi="Arial" w:cs="Arial"/>
        </w:rPr>
        <w:br/>
        <w:t>[FP02] O sistema apresenta uma mensagem de aviso com a as opções[confirmar] e [cancelar].</w:t>
      </w:r>
      <w:r w:rsidRPr="00F26EC0">
        <w:rPr>
          <w:rFonts w:ascii="Arial" w:hAnsi="Arial" w:cs="Arial"/>
        </w:rPr>
        <w:br/>
        <w:t>[FP03] O administrador clica na opção “confirmar”.</w:t>
      </w:r>
      <w:r w:rsidRPr="00F26EC0">
        <w:rPr>
          <w:rFonts w:ascii="Arial" w:hAnsi="Arial" w:cs="Arial"/>
        </w:rPr>
        <w:br/>
        <w:t>[FP04] O sistema deleta a apostila da base de dados.</w:t>
      </w:r>
    </w:p>
    <w:p w14:paraId="6D22641E"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Alternativo</w:t>
      </w:r>
      <w:r w:rsidRPr="00F26EC0">
        <w:rPr>
          <w:rFonts w:ascii="Arial" w:hAnsi="Arial" w:cs="Arial"/>
          <w:b/>
        </w:rPr>
        <w:br/>
      </w:r>
      <w:r w:rsidRPr="00F26EC0">
        <w:rPr>
          <w:rFonts w:ascii="Arial" w:hAnsi="Arial" w:cs="Arial"/>
        </w:rPr>
        <w:t>Opção[cancelar]</w:t>
      </w:r>
      <w:r w:rsidRPr="00F26EC0">
        <w:rPr>
          <w:rFonts w:ascii="Arial" w:hAnsi="Arial" w:cs="Arial"/>
          <w:b/>
        </w:rPr>
        <w:br/>
      </w:r>
      <w:r w:rsidRPr="00F26EC0">
        <w:rPr>
          <w:rFonts w:ascii="Arial" w:hAnsi="Arial" w:cs="Arial"/>
        </w:rPr>
        <w:t>[FE01] No passo 2[FP02] o administrador clica na opção “cancelar”, a exclusão é cancelada.</w:t>
      </w:r>
    </w:p>
    <w:p w14:paraId="5B67BD5F"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 xml:space="preserve">Consultar apostila. </w:t>
      </w:r>
    </w:p>
    <w:p w14:paraId="35D8C3B3"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consulta de apostilas no sistema</w:t>
      </w:r>
    </w:p>
    <w:p w14:paraId="57D869D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24623A33"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Principal</w:t>
      </w:r>
    </w:p>
    <w:p w14:paraId="675F741E"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[FP01] O administrador preenche o campo de busca e clica no botão “pesquisar”.</w:t>
      </w:r>
    </w:p>
    <w:p w14:paraId="53F68893"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[FP02] O sistema recupera os dados do banco e apresenta ao usuário as apostilas cadastradas no sistema referentes ao texto informado.</w:t>
      </w:r>
    </w:p>
    <w:p w14:paraId="33E25BE6"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[FP03] O administrador clica na apostila.</w:t>
      </w:r>
    </w:p>
    <w:p w14:paraId="0DEC60FF"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 xml:space="preserve">[FP02] O sistema abre uma página com informações detalhadas daquele produto e com as </w:t>
      </w:r>
      <w:proofErr w:type="gramStart"/>
      <w:r w:rsidRPr="00F26EC0">
        <w:rPr>
          <w:rFonts w:ascii="Arial" w:hAnsi="Arial" w:cs="Arial"/>
        </w:rPr>
        <w:t>opções[</w:t>
      </w:r>
      <w:proofErr w:type="gramEnd"/>
      <w:r w:rsidRPr="00F26EC0">
        <w:rPr>
          <w:rFonts w:ascii="Arial" w:hAnsi="Arial" w:cs="Arial"/>
        </w:rPr>
        <w:t>alterar e excluir].</w:t>
      </w:r>
    </w:p>
    <w:p w14:paraId="4051D354"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Alternativo</w:t>
      </w:r>
      <w:r w:rsidRPr="00F26EC0">
        <w:rPr>
          <w:rFonts w:ascii="Arial" w:hAnsi="Arial" w:cs="Arial"/>
          <w:b/>
        </w:rPr>
        <w:br/>
      </w:r>
      <w:r w:rsidRPr="00F26EC0">
        <w:rPr>
          <w:rFonts w:ascii="Arial" w:hAnsi="Arial" w:cs="Arial"/>
        </w:rPr>
        <w:t>Opção [alterar]</w:t>
      </w:r>
      <w:r w:rsidRPr="00F26EC0">
        <w:rPr>
          <w:rFonts w:ascii="Arial" w:hAnsi="Arial" w:cs="Arial"/>
        </w:rPr>
        <w:br/>
        <w:t>[FA01] O administrador clica na opção alterar apostila.</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[FP02] do “Excluir Usuário - UC001”.</w:t>
      </w:r>
      <w:r w:rsidRPr="00F26EC0">
        <w:rPr>
          <w:rFonts w:ascii="Arial" w:hAnsi="Arial" w:cs="Arial"/>
          <w:color w:val="000000" w:themeColor="text1"/>
          <w:shd w:val="clear" w:color="auto" w:fill="FFFFFF"/>
        </w:rPr>
        <w:tab/>
      </w:r>
    </w:p>
    <w:p w14:paraId="1E251C4D" w14:textId="23DF56A2" w:rsidR="00537A6E" w:rsidRDefault="00537A6E" w:rsidP="00537A6E">
      <w:pPr>
        <w:spacing w:line="360" w:lineRule="auto"/>
        <w:ind w:left="708"/>
        <w:rPr>
          <w:rFonts w:ascii="Arial" w:hAnsi="Arial" w:cs="Arial"/>
        </w:rPr>
      </w:pPr>
      <w:r w:rsidRPr="00F26EC0">
        <w:rPr>
          <w:rFonts w:ascii="Arial" w:hAnsi="Arial" w:cs="Arial"/>
        </w:rPr>
        <w:lastRenderedPageBreak/>
        <w:t>Opção [excluir]</w:t>
      </w:r>
      <w:r w:rsidRPr="00F26EC0">
        <w:rPr>
          <w:rFonts w:ascii="Arial" w:hAnsi="Arial" w:cs="Arial"/>
        </w:rPr>
        <w:br/>
        <w:t>[FA01] O administrador clica na opção excluir apostila.</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para o [FP02] do “Alterar Usuário – UC001”.</w:t>
      </w:r>
      <w:r w:rsidRPr="00F26EC0">
        <w:rPr>
          <w:rFonts w:ascii="Arial" w:hAnsi="Arial" w:cs="Arial"/>
        </w:rPr>
        <w:tab/>
      </w:r>
    </w:p>
    <w:p w14:paraId="4A0B4464" w14:textId="77777777" w:rsidR="00953353" w:rsidRPr="00F26EC0" w:rsidRDefault="00953353" w:rsidP="00537A6E">
      <w:pPr>
        <w:spacing w:line="360" w:lineRule="auto"/>
        <w:ind w:left="708"/>
        <w:rPr>
          <w:rFonts w:ascii="Arial" w:hAnsi="Arial" w:cs="Arial"/>
        </w:rPr>
      </w:pPr>
    </w:p>
    <w:p w14:paraId="10BB8733" w14:textId="575CF2E6" w:rsidR="00537A6E" w:rsidRPr="00F26EC0" w:rsidRDefault="00537A6E" w:rsidP="00EA2613">
      <w:pPr>
        <w:spacing w:line="360" w:lineRule="auto"/>
        <w:ind w:firstLine="708"/>
        <w:jc w:val="left"/>
        <w:rPr>
          <w:rFonts w:ascii="Arial" w:hAnsi="Arial" w:cs="Arial"/>
          <w:b/>
        </w:rPr>
      </w:pPr>
      <w:r w:rsidRPr="00F26EC0">
        <w:rPr>
          <w:rFonts w:ascii="Arial" w:hAnsi="Arial" w:cs="Arial"/>
          <w:b/>
        </w:rPr>
        <w:t>UC002 – Manter Serviço</w:t>
      </w:r>
    </w:p>
    <w:p w14:paraId="053E5F1C" w14:textId="77777777" w:rsidR="00537A6E" w:rsidRPr="00F26EC0" w:rsidRDefault="00537A6E" w:rsidP="00537A6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Cadastrar Serviço</w:t>
      </w:r>
    </w:p>
    <w:p w14:paraId="44D375C3"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o cadastramento de novos serviços no sistema</w:t>
      </w:r>
    </w:p>
    <w:p w14:paraId="7F598357"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2810A814"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cadastrar.</w:t>
      </w:r>
      <w:r w:rsidRPr="00F26EC0">
        <w:rPr>
          <w:rFonts w:ascii="Arial" w:hAnsi="Arial" w:cs="Arial"/>
        </w:rPr>
        <w:br/>
        <w:t>[FP02] O sistema apresenta a tela de cadastramento.</w:t>
      </w:r>
      <w:r w:rsidRPr="00F26EC0">
        <w:rPr>
          <w:rFonts w:ascii="Arial" w:hAnsi="Arial" w:cs="Arial"/>
        </w:rPr>
        <w:br/>
        <w:t>[FP03] O administrador preenche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administrador clica no botão ”salvar”.</w:t>
      </w:r>
      <w:r w:rsidRPr="00F26EC0">
        <w:rPr>
          <w:rFonts w:ascii="Arial" w:hAnsi="Arial" w:cs="Arial"/>
        </w:rPr>
        <w:br/>
        <w:t>[FP05] O sistema armazena os dados na base de dados.</w:t>
      </w:r>
    </w:p>
    <w:p w14:paraId="220CCA54"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w:t>
      </w:r>
      <w:proofErr w:type="gramStart"/>
      <w:r w:rsidRPr="00F26EC0">
        <w:rPr>
          <w:rFonts w:ascii="Arial" w:hAnsi="Arial" w:cs="Arial"/>
        </w:rPr>
        <w:t>] No</w:t>
      </w:r>
      <w:proofErr w:type="gramEnd"/>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[FP03] sinalizando qual campo não foi preenchido de forma correta.</w:t>
      </w:r>
    </w:p>
    <w:p w14:paraId="5FBAC1CB" w14:textId="77777777" w:rsidR="00537A6E" w:rsidRPr="00F26EC0" w:rsidRDefault="00537A6E" w:rsidP="00537A6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Alterar Serviço</w:t>
      </w:r>
    </w:p>
    <w:p w14:paraId="1AA97B50"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alteração de serviços cadastrados no sistema</w:t>
      </w:r>
    </w:p>
    <w:p w14:paraId="72EC7B7C"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754A3290"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alterar.</w:t>
      </w:r>
      <w:r w:rsidRPr="00F26EC0">
        <w:rPr>
          <w:rFonts w:ascii="Arial" w:hAnsi="Arial" w:cs="Arial"/>
        </w:rPr>
        <w:br/>
        <w:t>[FP02] O sistema habilita os campos para edição.</w:t>
      </w:r>
      <w:r w:rsidRPr="00F26EC0">
        <w:rPr>
          <w:rFonts w:ascii="Arial" w:hAnsi="Arial" w:cs="Arial"/>
        </w:rPr>
        <w:br/>
        <w:t>[FP03] O administrador altera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usuário clica no botão “salvar”.</w:t>
      </w:r>
      <w:r w:rsidRPr="00F26EC0">
        <w:rPr>
          <w:rFonts w:ascii="Arial" w:hAnsi="Arial" w:cs="Arial"/>
        </w:rPr>
        <w:br/>
        <w:t>[FP07] O sistema salva as alterações na base de dados.</w:t>
      </w:r>
    </w:p>
    <w:p w14:paraId="3A82BB85"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lastRenderedPageBreak/>
        <w:t>Fluxo de Exceção</w:t>
      </w:r>
      <w:r w:rsidRPr="00F26EC0">
        <w:rPr>
          <w:rFonts w:ascii="Arial" w:hAnsi="Arial" w:cs="Arial"/>
          <w:b/>
        </w:rPr>
        <w:br/>
      </w:r>
      <w:r w:rsidRPr="00F26EC0">
        <w:rPr>
          <w:rFonts w:ascii="Arial" w:hAnsi="Arial" w:cs="Arial"/>
        </w:rPr>
        <w:t>[FE01</w:t>
      </w:r>
      <w:proofErr w:type="gramStart"/>
      <w:r w:rsidRPr="00F26EC0">
        <w:rPr>
          <w:rFonts w:ascii="Arial" w:hAnsi="Arial" w:cs="Arial"/>
        </w:rPr>
        <w:t>] No</w:t>
      </w:r>
      <w:proofErr w:type="gramEnd"/>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[FE03] sinalizando qual campo não foi preenchido de forma correta.</w:t>
      </w:r>
    </w:p>
    <w:p w14:paraId="4460A4DF" w14:textId="77777777" w:rsidR="00537A6E" w:rsidRPr="00F26EC0" w:rsidRDefault="00537A6E" w:rsidP="00537A6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Excluir Serviço</w:t>
      </w:r>
    </w:p>
    <w:p w14:paraId="4AA1EAC2"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exclusão de serviços cadastrados no sistema.</w:t>
      </w:r>
    </w:p>
    <w:p w14:paraId="40B7F5F5"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6C639DE7"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excluir.</w:t>
      </w:r>
      <w:r w:rsidRPr="00F26EC0">
        <w:rPr>
          <w:rFonts w:ascii="Arial" w:hAnsi="Arial" w:cs="Arial"/>
        </w:rPr>
        <w:br/>
        <w:t>[FP02] O sistema apresenta uma mensagem de aviso com a as opções[confirmar] e [cancelar].</w:t>
      </w:r>
      <w:r w:rsidRPr="00F26EC0">
        <w:rPr>
          <w:rFonts w:ascii="Arial" w:hAnsi="Arial" w:cs="Arial"/>
        </w:rPr>
        <w:br/>
        <w:t>[FP03] O administrador clica na opção “confirmar”.</w:t>
      </w:r>
      <w:r w:rsidRPr="00F26EC0">
        <w:rPr>
          <w:rFonts w:ascii="Arial" w:hAnsi="Arial" w:cs="Arial"/>
        </w:rPr>
        <w:br/>
        <w:t>[FP04] O sistema deleta a serviço da base de dados.</w:t>
      </w:r>
    </w:p>
    <w:p w14:paraId="44ADA852"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No passo 2[FP02] o administrador clica na opção “cancelar”, a exclusão é cancelada.</w:t>
      </w:r>
    </w:p>
    <w:p w14:paraId="551F1FF0" w14:textId="77777777" w:rsidR="00537A6E" w:rsidRPr="00F26EC0" w:rsidRDefault="00537A6E" w:rsidP="00537A6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 xml:space="preserve">Consultar serviço. </w:t>
      </w:r>
    </w:p>
    <w:p w14:paraId="26192556"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consulta de serviços cadastrados no sistema</w:t>
      </w:r>
    </w:p>
    <w:p w14:paraId="2DBA2458"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5910FE1D"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Principal</w:t>
      </w:r>
    </w:p>
    <w:p w14:paraId="7BF17693"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[FP01] O administrador clica em serviços.</w:t>
      </w:r>
    </w:p>
    <w:p w14:paraId="795ECFA6"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 xml:space="preserve">[FP02] O sistema apresenta ao administrador os </w:t>
      </w:r>
      <w:proofErr w:type="gramStart"/>
      <w:r w:rsidRPr="00F26EC0">
        <w:rPr>
          <w:rFonts w:ascii="Arial" w:hAnsi="Arial" w:cs="Arial"/>
        </w:rPr>
        <w:t>serviços cadastradas</w:t>
      </w:r>
      <w:proofErr w:type="gramEnd"/>
      <w:r w:rsidRPr="00F26EC0">
        <w:rPr>
          <w:rFonts w:ascii="Arial" w:hAnsi="Arial" w:cs="Arial"/>
        </w:rPr>
        <w:t xml:space="preserve"> no sistema.</w:t>
      </w:r>
    </w:p>
    <w:p w14:paraId="45510306"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[FP03] O administrador clica no serviço.</w:t>
      </w:r>
    </w:p>
    <w:p w14:paraId="4FEDD06D"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 xml:space="preserve">[FP02] O sistema abre uma página com informações detalhadas sobre aquele serviço e as </w:t>
      </w:r>
      <w:proofErr w:type="gramStart"/>
      <w:r w:rsidRPr="00F26EC0">
        <w:rPr>
          <w:rFonts w:ascii="Arial" w:hAnsi="Arial" w:cs="Arial"/>
        </w:rPr>
        <w:t>opções[</w:t>
      </w:r>
      <w:proofErr w:type="gramEnd"/>
      <w:r w:rsidRPr="00F26EC0">
        <w:rPr>
          <w:rFonts w:ascii="Arial" w:hAnsi="Arial" w:cs="Arial"/>
        </w:rPr>
        <w:t>alterar e excluir].</w:t>
      </w:r>
    </w:p>
    <w:p w14:paraId="7161B7DE"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Alternativo</w:t>
      </w:r>
      <w:r w:rsidRPr="00F26EC0">
        <w:rPr>
          <w:rFonts w:ascii="Arial" w:hAnsi="Arial" w:cs="Arial"/>
          <w:b/>
        </w:rPr>
        <w:br/>
      </w:r>
      <w:r w:rsidRPr="00F26EC0">
        <w:rPr>
          <w:rFonts w:ascii="Arial" w:hAnsi="Arial" w:cs="Arial"/>
        </w:rPr>
        <w:t>Opção [alterar]</w:t>
      </w:r>
      <w:r w:rsidRPr="00F26EC0">
        <w:rPr>
          <w:rFonts w:ascii="Arial" w:hAnsi="Arial" w:cs="Arial"/>
        </w:rPr>
        <w:br/>
        <w:t>[FA01] O administrador clica na opção alterar serviço.</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[FP02] do “Excluir Usuário - UC001”.</w:t>
      </w:r>
      <w:r w:rsidRPr="00F26EC0">
        <w:rPr>
          <w:rFonts w:ascii="Arial" w:hAnsi="Arial" w:cs="Arial"/>
          <w:color w:val="000000" w:themeColor="text1"/>
          <w:shd w:val="clear" w:color="auto" w:fill="FFFFFF"/>
        </w:rPr>
        <w:tab/>
        <w:t xml:space="preserve"> </w:t>
      </w:r>
    </w:p>
    <w:p w14:paraId="4CD7AA6C" w14:textId="2D4B8B5E" w:rsidR="00537A6E" w:rsidRDefault="00537A6E" w:rsidP="00537A6E">
      <w:pPr>
        <w:pStyle w:val="PargrafodaLista"/>
        <w:spacing w:line="360" w:lineRule="auto"/>
        <w:ind w:left="792"/>
        <w:rPr>
          <w:rFonts w:ascii="Arial" w:hAnsi="Arial" w:cs="Arial"/>
          <w:color w:val="000000" w:themeColor="text1"/>
          <w:shd w:val="clear" w:color="auto" w:fill="FFFFFF"/>
        </w:rPr>
      </w:pPr>
      <w:r w:rsidRPr="00F26EC0">
        <w:rPr>
          <w:rFonts w:ascii="Arial" w:hAnsi="Arial" w:cs="Arial"/>
        </w:rPr>
        <w:lastRenderedPageBreak/>
        <w:t>Opção [excluir]</w:t>
      </w:r>
      <w:r w:rsidRPr="00F26EC0">
        <w:rPr>
          <w:rFonts w:ascii="Arial" w:hAnsi="Arial" w:cs="Arial"/>
        </w:rPr>
        <w:br/>
        <w:t>[FA01] O administrador clica na opção excluir serviço.</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para o [FP02] do “Alterar Usuário – UC001”.</w:t>
      </w:r>
    </w:p>
    <w:p w14:paraId="462E6339" w14:textId="77777777" w:rsidR="00953353" w:rsidRPr="00F26EC0" w:rsidRDefault="00953353" w:rsidP="00537A6E">
      <w:pPr>
        <w:pStyle w:val="PargrafodaLista"/>
        <w:spacing w:line="360" w:lineRule="auto"/>
        <w:ind w:left="792"/>
        <w:rPr>
          <w:rFonts w:ascii="Arial" w:hAnsi="Arial" w:cs="Arial"/>
          <w:color w:val="000000" w:themeColor="text1"/>
          <w:shd w:val="clear" w:color="auto" w:fill="FFFFFF"/>
        </w:rPr>
      </w:pPr>
    </w:p>
    <w:p w14:paraId="08B1C4EF" w14:textId="77777777" w:rsidR="00537A6E" w:rsidRPr="00F26EC0" w:rsidRDefault="00537A6E" w:rsidP="00EA2613">
      <w:pPr>
        <w:spacing w:line="360" w:lineRule="auto"/>
        <w:ind w:left="83" w:firstLine="709"/>
        <w:jc w:val="left"/>
        <w:rPr>
          <w:rFonts w:ascii="Arial" w:hAnsi="Arial" w:cs="Arial"/>
          <w:b/>
        </w:rPr>
      </w:pPr>
      <w:r w:rsidRPr="00F26EC0">
        <w:rPr>
          <w:rFonts w:ascii="Arial" w:hAnsi="Arial" w:cs="Arial"/>
          <w:b/>
        </w:rPr>
        <w:t>UC005 – Postar Resultado de Prova</w:t>
      </w:r>
    </w:p>
    <w:p w14:paraId="26DCB42E" w14:textId="77777777" w:rsidR="00537A6E" w:rsidRPr="00F26EC0" w:rsidRDefault="00537A6E" w:rsidP="00537A6E">
      <w:pPr>
        <w:pStyle w:val="PargrafodaLista"/>
        <w:numPr>
          <w:ilvl w:val="0"/>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Postar Resultado de Prova</w:t>
      </w:r>
    </w:p>
    <w:p w14:paraId="7BF91AC1"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postagem dos resultados de exames realizados pelos clientes</w:t>
      </w:r>
    </w:p>
    <w:p w14:paraId="1E845A59"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568AC21A"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“postar resultado”.</w:t>
      </w:r>
      <w:r w:rsidRPr="00F26EC0">
        <w:rPr>
          <w:rFonts w:ascii="Arial" w:hAnsi="Arial" w:cs="Arial"/>
        </w:rPr>
        <w:br/>
        <w:t>[FP02] O sistema apresenta a tela  ao administrador.</w:t>
      </w:r>
      <w:r w:rsidRPr="00F26EC0">
        <w:rPr>
          <w:rFonts w:ascii="Arial" w:hAnsi="Arial" w:cs="Arial"/>
        </w:rPr>
        <w:br/>
        <w:t>[FP03] O administrador preenche os dados.</w:t>
      </w:r>
      <w:r w:rsidRPr="00F26EC0">
        <w:rPr>
          <w:rFonts w:ascii="Arial" w:hAnsi="Arial" w:cs="Arial"/>
        </w:rPr>
        <w:br/>
        <w:t>[FP04] O sistema valida os dados.</w:t>
      </w:r>
      <w:r w:rsidRPr="00F26EC0">
        <w:rPr>
          <w:rFonts w:ascii="Arial" w:hAnsi="Arial" w:cs="Arial"/>
        </w:rPr>
        <w:br/>
        <w:t>[FP05] O sistema habilita o botão “postar”.</w:t>
      </w:r>
      <w:r w:rsidRPr="00F26EC0">
        <w:rPr>
          <w:rFonts w:ascii="Arial" w:hAnsi="Arial" w:cs="Arial"/>
        </w:rPr>
        <w:br/>
        <w:t>[FP06] O administrador clica no botão ”postar”.</w:t>
      </w:r>
      <w:r w:rsidRPr="00F26EC0">
        <w:rPr>
          <w:rFonts w:ascii="Arial" w:hAnsi="Arial" w:cs="Arial"/>
        </w:rPr>
        <w:br/>
        <w:t>[FP05] O sistema armazena os dados na base de dados.</w:t>
      </w:r>
    </w:p>
    <w:p w14:paraId="24453B02"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w:t>
      </w:r>
      <w:proofErr w:type="gramStart"/>
      <w:r w:rsidRPr="00F26EC0">
        <w:rPr>
          <w:rFonts w:ascii="Arial" w:hAnsi="Arial" w:cs="Arial"/>
        </w:rPr>
        <w:t>] No</w:t>
      </w:r>
      <w:proofErr w:type="gramEnd"/>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[FE03] sinalizando qual campo não foi preenchido de forma correta.</w:t>
      </w:r>
    </w:p>
    <w:p w14:paraId="0EF59438" w14:textId="77777777" w:rsidR="00537A6E" w:rsidRPr="00F26EC0" w:rsidRDefault="00537A6E" w:rsidP="00EA2613">
      <w:pPr>
        <w:spacing w:line="360" w:lineRule="auto"/>
        <w:ind w:firstLine="709"/>
        <w:jc w:val="left"/>
        <w:rPr>
          <w:rFonts w:ascii="Arial" w:hAnsi="Arial" w:cs="Arial"/>
          <w:b/>
        </w:rPr>
      </w:pPr>
      <w:r w:rsidRPr="00F26EC0">
        <w:rPr>
          <w:rFonts w:ascii="Arial" w:hAnsi="Arial" w:cs="Arial"/>
          <w:b/>
        </w:rPr>
        <w:t>UC006 – Consultar Resultado de Prova</w:t>
      </w:r>
    </w:p>
    <w:p w14:paraId="7E43EFAC" w14:textId="77777777" w:rsidR="00537A6E" w:rsidRPr="00F26EC0" w:rsidRDefault="00537A6E" w:rsidP="00537A6E">
      <w:pPr>
        <w:pStyle w:val="PargrafodaLista"/>
        <w:numPr>
          <w:ilvl w:val="0"/>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Consultar Resultado de Prova</w:t>
      </w:r>
    </w:p>
    <w:p w14:paraId="0F4E96B1"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a consulta dos resultados de exames realizados pelos clientes</w:t>
      </w:r>
    </w:p>
    <w:p w14:paraId="54F7CBDB"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41547C4E"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cliente clica em consultar resultados.</w:t>
      </w:r>
      <w:r w:rsidRPr="00F26EC0">
        <w:rPr>
          <w:rFonts w:ascii="Arial" w:hAnsi="Arial" w:cs="Arial"/>
        </w:rPr>
        <w:br/>
        <w:t>[FP02] O sistema abre uma página e apresenta ao cliente uma lista com os resultados das provas.</w:t>
      </w:r>
    </w:p>
    <w:p w14:paraId="61319DD1" w14:textId="77777777" w:rsidR="00537A6E" w:rsidRPr="00F26EC0" w:rsidRDefault="00537A6E" w:rsidP="00EA2613">
      <w:pPr>
        <w:spacing w:line="360" w:lineRule="auto"/>
        <w:ind w:firstLine="709"/>
        <w:rPr>
          <w:rFonts w:ascii="Arial" w:hAnsi="Arial" w:cs="Arial"/>
          <w:b/>
        </w:rPr>
      </w:pPr>
      <w:r w:rsidRPr="00F26EC0">
        <w:rPr>
          <w:rFonts w:ascii="Arial" w:hAnsi="Arial" w:cs="Arial"/>
          <w:b/>
        </w:rPr>
        <w:t>UC007 – Fazer Requisição de Serviço</w:t>
      </w:r>
    </w:p>
    <w:p w14:paraId="478040D4"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Fazer requisição de serviço</w:t>
      </w:r>
    </w:p>
    <w:p w14:paraId="1E43E00E"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lastRenderedPageBreak/>
        <w:t>Descrição</w:t>
      </w:r>
      <w:r w:rsidRPr="00F26EC0">
        <w:rPr>
          <w:rFonts w:ascii="Arial" w:hAnsi="Arial" w:cs="Arial"/>
        </w:rPr>
        <w:t>: O caso de uso permite que o cliente faça requisição de serviço</w:t>
      </w:r>
    </w:p>
    <w:p w14:paraId="2CF7472A"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2571D413"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clica em “solicitar serviço”.</w:t>
      </w:r>
      <w:r w:rsidRPr="00F26EC0">
        <w:rPr>
          <w:rFonts w:ascii="Arial" w:hAnsi="Arial" w:cs="Arial"/>
        </w:rPr>
        <w:br/>
        <w:t>[FP02] O sistema faz uma consulta na base de dados e apresenta os serviços cadastrados ao cliente.</w:t>
      </w:r>
      <w:r w:rsidRPr="00F26EC0">
        <w:rPr>
          <w:rFonts w:ascii="Arial" w:hAnsi="Arial" w:cs="Arial"/>
        </w:rPr>
        <w:br/>
        <w:t>[FP03] O cliente preenche os dados referentes ao serviço que deseja solicitar.</w:t>
      </w:r>
      <w:r w:rsidRPr="00F26EC0">
        <w:rPr>
          <w:rFonts w:ascii="Arial" w:hAnsi="Arial" w:cs="Arial"/>
        </w:rPr>
        <w:br/>
        <w:t>[FP04] O sistema faz a validação dos dados fornecidos pelo cliente.</w:t>
      </w:r>
      <w:r w:rsidRPr="00F26EC0">
        <w:rPr>
          <w:rFonts w:ascii="Arial" w:hAnsi="Arial" w:cs="Arial"/>
        </w:rPr>
        <w:br/>
        <w:t>[FP05] O sistema habilita o “botão pagamento”.</w:t>
      </w:r>
      <w:r w:rsidRPr="00F26EC0">
        <w:rPr>
          <w:rFonts w:ascii="Arial" w:hAnsi="Arial" w:cs="Arial"/>
        </w:rPr>
        <w:br/>
        <w:t>[FP06] O cliente clica em pagamento.</w:t>
      </w:r>
      <w:r w:rsidRPr="00F26EC0">
        <w:rPr>
          <w:rFonts w:ascii="Arial" w:hAnsi="Arial" w:cs="Arial"/>
        </w:rPr>
        <w:br/>
        <w:t xml:space="preserve">[FP07] O sistema redireciona o cliente a uma página do </w:t>
      </w:r>
      <w:proofErr w:type="spellStart"/>
      <w:r w:rsidRPr="00F26EC0">
        <w:rPr>
          <w:rFonts w:ascii="Arial" w:hAnsi="Arial" w:cs="Arial"/>
        </w:rPr>
        <w:t>pagseguro</w:t>
      </w:r>
      <w:proofErr w:type="spellEnd"/>
      <w:r w:rsidRPr="00F26EC0">
        <w:rPr>
          <w:rFonts w:ascii="Arial" w:hAnsi="Arial" w:cs="Arial"/>
        </w:rPr>
        <w:t xml:space="preserve"> para que o mesmo possa realizar o pagamento</w:t>
      </w:r>
      <w:r w:rsidRPr="00F26EC0">
        <w:rPr>
          <w:rFonts w:ascii="Arial" w:hAnsi="Arial" w:cs="Arial"/>
        </w:rPr>
        <w:br/>
        <w:t>[FP008] O sistema recebe uma confirmação de pagamento.</w:t>
      </w:r>
      <w:r w:rsidRPr="00F26EC0">
        <w:rPr>
          <w:rFonts w:ascii="Arial" w:hAnsi="Arial" w:cs="Arial"/>
        </w:rPr>
        <w:br/>
        <w:t>[FP009] O sistema armazena a compra na base de dados.</w:t>
      </w:r>
    </w:p>
    <w:p w14:paraId="1AE1B120"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A qualquer momento antes do passo [FP07] o cliente pode cancelar a requisição, sendo redirecionado ao passo [FP02].</w:t>
      </w:r>
      <w:r w:rsidRPr="00F26EC0">
        <w:rPr>
          <w:rFonts w:ascii="Arial" w:hAnsi="Arial" w:cs="Arial"/>
        </w:rPr>
        <w:br/>
        <w:t>[FE02</w:t>
      </w:r>
      <w:proofErr w:type="gramStart"/>
      <w:r w:rsidRPr="00F26EC0">
        <w:rPr>
          <w:rFonts w:ascii="Arial" w:hAnsi="Arial" w:cs="Arial"/>
        </w:rPr>
        <w:t>] No</w:t>
      </w:r>
      <w:proofErr w:type="gramEnd"/>
      <w:r w:rsidRPr="00F26EC0">
        <w:rPr>
          <w:rFonts w:ascii="Arial" w:hAnsi="Arial" w:cs="Arial"/>
          <w:shd w:val="clear" w:color="auto" w:fill="FFFFFF"/>
        </w:rPr>
        <w:t xml:space="preserve"> passo 4 do fluxo principal [FP04] o </w:t>
      </w:r>
      <w:r w:rsidRPr="00F26EC0">
        <w:rPr>
          <w:rFonts w:ascii="Arial" w:hAnsi="Arial" w:cs="Arial"/>
        </w:rPr>
        <w:t xml:space="preserve">cliente </w:t>
      </w:r>
      <w:r w:rsidRPr="00F26EC0">
        <w:rPr>
          <w:rFonts w:ascii="Arial" w:hAnsi="Arial" w:cs="Arial"/>
          <w:shd w:val="clear" w:color="auto" w:fill="FFFFFF"/>
        </w:rPr>
        <w:t>não preencheu os dados corretamente, retorna ao [FE03] sinalizando qual campo não foi preenchido de forma correta.</w:t>
      </w:r>
    </w:p>
    <w:p w14:paraId="5F54D265" w14:textId="77777777" w:rsidR="00537A6E" w:rsidRPr="00F26EC0" w:rsidRDefault="00537A6E" w:rsidP="00EA2613">
      <w:pPr>
        <w:spacing w:line="360" w:lineRule="auto"/>
        <w:ind w:firstLine="709"/>
        <w:jc w:val="left"/>
        <w:rPr>
          <w:rFonts w:ascii="Arial" w:hAnsi="Arial" w:cs="Arial"/>
          <w:b/>
        </w:rPr>
      </w:pPr>
      <w:r w:rsidRPr="00F26EC0">
        <w:rPr>
          <w:rFonts w:ascii="Arial" w:hAnsi="Arial" w:cs="Arial"/>
          <w:b/>
        </w:rPr>
        <w:t>UC008 – Agendar aula</w:t>
      </w:r>
    </w:p>
    <w:p w14:paraId="54184841"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Agendar aula</w:t>
      </w:r>
    </w:p>
    <w:p w14:paraId="4298BE1B"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Permite o agendamento de prova</w:t>
      </w:r>
    </w:p>
    <w:p w14:paraId="78C1D923"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3FB410EC"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p>
    <w:p w14:paraId="79F9F54A"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[FP01] O cliente clica em “agendar aula”.</w:t>
      </w:r>
    </w:p>
    <w:p w14:paraId="054403A2"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[FP02] O sistema apresenta a tela de agendamento de aula.</w:t>
      </w:r>
    </w:p>
    <w:p w14:paraId="1D4C191F"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[FP03] O cliente seleciona as datas e os horários que deseja realizar as aulas.</w:t>
      </w:r>
    </w:p>
    <w:p w14:paraId="0B6C87BE"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[FP04] O sistema solicita a confirmação.</w:t>
      </w:r>
    </w:p>
    <w:p w14:paraId="5DA03074"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[FP05] O cliente confirma.</w:t>
      </w:r>
    </w:p>
    <w:p w14:paraId="656FC754"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[FP06] O sistema armazena as aulas na base de dados.</w:t>
      </w:r>
    </w:p>
    <w:p w14:paraId="5E24DE0A" w14:textId="05DDB690" w:rsidR="00537A6E" w:rsidRPr="00EA2613" w:rsidRDefault="00537A6E" w:rsidP="00EA2613">
      <w:pPr>
        <w:pStyle w:val="PargrafodaLista"/>
        <w:spacing w:line="360" w:lineRule="auto"/>
        <w:ind w:left="708"/>
      </w:pPr>
      <w:r w:rsidRPr="00F26EC0">
        <w:rPr>
          <w:rFonts w:ascii="Arial" w:hAnsi="Arial" w:cs="Arial"/>
        </w:rPr>
        <w:t>[FP07] O sistema envia um e-mail ao cliente com informações da aula.</w:t>
      </w:r>
    </w:p>
    <w:p w14:paraId="47670983" w14:textId="77777777" w:rsidR="00537A6E" w:rsidRPr="00F26EC0" w:rsidRDefault="00537A6E" w:rsidP="00EA2613">
      <w:pPr>
        <w:spacing w:line="360" w:lineRule="auto"/>
        <w:ind w:firstLine="708"/>
        <w:rPr>
          <w:rFonts w:ascii="Arial" w:hAnsi="Arial" w:cs="Arial"/>
          <w:b/>
        </w:rPr>
      </w:pPr>
      <w:r w:rsidRPr="00F26EC0">
        <w:rPr>
          <w:rFonts w:ascii="Arial" w:hAnsi="Arial" w:cs="Arial"/>
          <w:b/>
        </w:rPr>
        <w:lastRenderedPageBreak/>
        <w:t>UC009 – Agendar prova</w:t>
      </w:r>
    </w:p>
    <w:p w14:paraId="56E4C54C"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Agendar prova</w:t>
      </w:r>
    </w:p>
    <w:p w14:paraId="2171E53B"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Permite o agendamento de prova</w:t>
      </w:r>
    </w:p>
    <w:p w14:paraId="2973BC23"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58054AED"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p>
    <w:p w14:paraId="5E18597C"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[FP01] O cliente clica em agendar prova.</w:t>
      </w:r>
    </w:p>
    <w:p w14:paraId="672DDFC2"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[FP02] O sistema apresenta a tela de agendamento de prova.</w:t>
      </w:r>
    </w:p>
    <w:p w14:paraId="65EDFD07"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[FP03] O cliente seleciona a data e horário que deseja realizar a prova.</w:t>
      </w:r>
    </w:p>
    <w:p w14:paraId="7610D06E"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[FP04] O sistema solicita a confirmação.</w:t>
      </w:r>
    </w:p>
    <w:p w14:paraId="7E18F276"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[FP05] O cliente confirma.</w:t>
      </w:r>
    </w:p>
    <w:p w14:paraId="1E1A854A"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[FP06] O sistema armazena as aulas na base de dados com o status pendente.</w:t>
      </w:r>
    </w:p>
    <w:p w14:paraId="7A783B6D"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[FP07] O sistema apresenta ao cliente uma mensagem dizendo que a prova precisa ser avaliada e confirmada pelo administrador.</w:t>
      </w:r>
      <w:r w:rsidRPr="00F26EC0">
        <w:rPr>
          <w:rFonts w:ascii="Arial" w:hAnsi="Arial" w:cs="Arial"/>
        </w:rPr>
        <w:br/>
      </w:r>
    </w:p>
    <w:p w14:paraId="718CB2BD" w14:textId="77777777" w:rsidR="00537A6E" w:rsidRPr="00F26EC0" w:rsidRDefault="00537A6E" w:rsidP="00EA2613">
      <w:pPr>
        <w:spacing w:line="360" w:lineRule="auto"/>
        <w:ind w:firstLine="708"/>
        <w:rPr>
          <w:rFonts w:ascii="Arial" w:hAnsi="Arial" w:cs="Arial"/>
          <w:b/>
        </w:rPr>
      </w:pPr>
      <w:r w:rsidRPr="00F26EC0">
        <w:rPr>
          <w:rFonts w:ascii="Arial" w:hAnsi="Arial" w:cs="Arial"/>
          <w:b/>
        </w:rPr>
        <w:t>UC010 – Confirmar marcação de prova</w:t>
      </w:r>
    </w:p>
    <w:p w14:paraId="3DB1FD76" w14:textId="77777777" w:rsidR="00537A6E" w:rsidRPr="00F26EC0" w:rsidRDefault="00537A6E" w:rsidP="00537A6E">
      <w:pPr>
        <w:pStyle w:val="PargrafodaLista"/>
        <w:numPr>
          <w:ilvl w:val="0"/>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Confirmar marcação de prova</w:t>
      </w:r>
    </w:p>
    <w:p w14:paraId="70557AFF"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Permite a confirmação da prova agendada</w:t>
      </w:r>
    </w:p>
    <w:p w14:paraId="1A5C6E64"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6703BF94"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p>
    <w:p w14:paraId="15D97506"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[FP01] O administrador acessa a página de provas não confirmadas.</w:t>
      </w:r>
      <w:r w:rsidRPr="00F26EC0">
        <w:rPr>
          <w:rFonts w:ascii="Arial" w:hAnsi="Arial" w:cs="Arial"/>
        </w:rPr>
        <w:br/>
        <w:t>[FP02] O sistema apresenta a confirmações pendentes com as opções de [confirmar] e [cancelar]</w:t>
      </w:r>
    </w:p>
    <w:p w14:paraId="526B1C01"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[FP03] O administrador clica em confirmar</w:t>
      </w:r>
    </w:p>
    <w:p w14:paraId="721E2E5F"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[FP04] O sistema confirma e apresenta uma mensagem de sucesso ao administrador</w:t>
      </w:r>
    </w:p>
    <w:p w14:paraId="0AE5F4D1"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[FP05] O sistema alterar o status da prova de pendente para “confirmada” e envia um e-mail de confirmação ao cliente com os dados da prova</w:t>
      </w:r>
    </w:p>
    <w:p w14:paraId="32EDA49B"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Alternativo</w:t>
      </w:r>
      <w:r w:rsidRPr="00F26EC0">
        <w:rPr>
          <w:rFonts w:ascii="Arial" w:hAnsi="Arial" w:cs="Arial"/>
          <w:b/>
        </w:rPr>
        <w:br/>
      </w:r>
      <w:r w:rsidRPr="00F26EC0">
        <w:rPr>
          <w:rFonts w:ascii="Arial" w:hAnsi="Arial" w:cs="Arial"/>
        </w:rPr>
        <w:t>Opção [cancelar]</w:t>
      </w:r>
      <w:r w:rsidRPr="00F26EC0">
        <w:rPr>
          <w:rFonts w:ascii="Arial" w:hAnsi="Arial" w:cs="Arial"/>
        </w:rPr>
        <w:br/>
        <w:t>[FA01] O administrador clica na opção [cancelar]</w:t>
      </w:r>
      <w:r w:rsidRPr="00F26EC0">
        <w:rPr>
          <w:rFonts w:ascii="Arial" w:hAnsi="Arial" w:cs="Arial"/>
        </w:rPr>
        <w:br/>
        <w:t>[FA02] O sistema</w:t>
      </w:r>
      <w:r w:rsidRPr="00F26EC0">
        <w:rPr>
          <w:rFonts w:ascii="Arial" w:hAnsi="Arial" w:cs="Arial"/>
          <w:color w:val="000000" w:themeColor="text1"/>
          <w:shd w:val="clear" w:color="auto" w:fill="FFFFFF"/>
        </w:rPr>
        <w:t xml:space="preserve"> altera o status de pendente para “cancelada” </w:t>
      </w:r>
      <w:r w:rsidRPr="00F26EC0">
        <w:rPr>
          <w:rFonts w:ascii="Arial" w:hAnsi="Arial" w:cs="Arial"/>
          <w:color w:val="000000" w:themeColor="text1"/>
          <w:shd w:val="clear" w:color="auto" w:fill="FFFFFF"/>
        </w:rPr>
        <w:br/>
        <w:t>[FA03] O sistema envia um e-mail ao usuário dizendo que a prova foi cancelada</w:t>
      </w:r>
    </w:p>
    <w:p w14:paraId="61D0AE5D"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lastRenderedPageBreak/>
        <w:t>Fluxo de Exceção</w:t>
      </w:r>
      <w:r w:rsidRPr="00F26EC0">
        <w:rPr>
          <w:rFonts w:ascii="Arial" w:hAnsi="Arial" w:cs="Arial"/>
          <w:b/>
        </w:rPr>
        <w:br/>
      </w:r>
      <w:r w:rsidRPr="00F26EC0">
        <w:rPr>
          <w:rFonts w:ascii="Arial" w:hAnsi="Arial" w:cs="Arial"/>
        </w:rPr>
        <w:t>[FE01</w:t>
      </w:r>
      <w:proofErr w:type="gramStart"/>
      <w:r w:rsidRPr="00F26EC0">
        <w:rPr>
          <w:rFonts w:ascii="Arial" w:hAnsi="Arial" w:cs="Arial"/>
        </w:rPr>
        <w:t>] Caso</w:t>
      </w:r>
      <w:proofErr w:type="gramEnd"/>
      <w:r w:rsidRPr="00F26EC0">
        <w:rPr>
          <w:rFonts w:ascii="Arial" w:hAnsi="Arial" w:cs="Arial"/>
        </w:rPr>
        <w:t xml:space="preserve"> não exista prova agendada o sistema apresenta uma mensagem ao usuário dizendo que não há prova agendada.</w:t>
      </w:r>
    </w:p>
    <w:p w14:paraId="1DBE20BF" w14:textId="77777777" w:rsidR="00537A6E" w:rsidRPr="00F26EC0" w:rsidRDefault="00537A6E" w:rsidP="00537A6E">
      <w:pPr>
        <w:pStyle w:val="PargrafodaLista"/>
        <w:spacing w:line="360" w:lineRule="auto"/>
        <w:ind w:left="1776" w:firstLine="348"/>
        <w:rPr>
          <w:rFonts w:ascii="Arial" w:hAnsi="Arial" w:cs="Arial"/>
          <w:b/>
        </w:rPr>
      </w:pPr>
    </w:p>
    <w:p w14:paraId="21FAF5A3" w14:textId="77777777" w:rsidR="00537A6E" w:rsidRPr="00F26EC0" w:rsidRDefault="00537A6E" w:rsidP="00EA2613">
      <w:pPr>
        <w:spacing w:line="360" w:lineRule="auto"/>
        <w:ind w:firstLine="709"/>
        <w:rPr>
          <w:rFonts w:ascii="Arial" w:hAnsi="Arial" w:cs="Arial"/>
          <w:b/>
        </w:rPr>
      </w:pPr>
      <w:r w:rsidRPr="00F26EC0">
        <w:rPr>
          <w:rFonts w:ascii="Arial" w:hAnsi="Arial" w:cs="Arial"/>
          <w:b/>
        </w:rPr>
        <w:t>UC011 – Realizar Compra</w:t>
      </w:r>
    </w:p>
    <w:p w14:paraId="33AE352C"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Realizar compra</w:t>
      </w:r>
    </w:p>
    <w:p w14:paraId="3D3AB359"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0FFF396C"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cliente clica em realizar compra.</w:t>
      </w:r>
      <w:r w:rsidRPr="00F26EC0">
        <w:rPr>
          <w:rFonts w:ascii="Arial" w:hAnsi="Arial" w:cs="Arial"/>
        </w:rPr>
        <w:br/>
        <w:t>[FP02] O sistema apresenta os produtos cadastrados no sistema.</w:t>
      </w:r>
      <w:r w:rsidRPr="00F26EC0">
        <w:rPr>
          <w:rFonts w:ascii="Arial" w:hAnsi="Arial" w:cs="Arial"/>
        </w:rPr>
        <w:br/>
        <w:t>[FP04] O cliente seleciona o item que deseja comprar.</w:t>
      </w:r>
      <w:r w:rsidRPr="00F26EC0">
        <w:rPr>
          <w:rFonts w:ascii="Arial" w:hAnsi="Arial" w:cs="Arial"/>
        </w:rPr>
        <w:br/>
        <w:t>[FP05] O sistema abre uma página com informações do produto com a opção comprar.</w:t>
      </w:r>
      <w:r w:rsidRPr="00F26EC0">
        <w:rPr>
          <w:rFonts w:ascii="Arial" w:hAnsi="Arial" w:cs="Arial"/>
        </w:rPr>
        <w:br/>
        <w:t>[FP06] O cliente clica em comprar.</w:t>
      </w:r>
      <w:r w:rsidRPr="00F26EC0">
        <w:rPr>
          <w:rFonts w:ascii="Arial" w:hAnsi="Arial" w:cs="Arial"/>
        </w:rPr>
        <w:br/>
        <w:t>[FP07] O sistema apresenta um formulário.</w:t>
      </w:r>
      <w:r w:rsidRPr="00F26EC0">
        <w:rPr>
          <w:rFonts w:ascii="Arial" w:hAnsi="Arial" w:cs="Arial"/>
        </w:rPr>
        <w:br/>
        <w:t>[FP08] O cliente preenche os dados.</w:t>
      </w:r>
      <w:r w:rsidRPr="00F26EC0">
        <w:rPr>
          <w:rFonts w:ascii="Arial" w:hAnsi="Arial" w:cs="Arial"/>
        </w:rPr>
        <w:br/>
        <w:t>[FP09] O sistema valida os dados.</w:t>
      </w:r>
      <w:r w:rsidRPr="00F26EC0">
        <w:rPr>
          <w:rFonts w:ascii="Arial" w:hAnsi="Arial" w:cs="Arial"/>
        </w:rPr>
        <w:br/>
        <w:t>[FP10] O sistema habilita o botão pagamento.</w:t>
      </w:r>
      <w:r w:rsidRPr="00F26EC0">
        <w:rPr>
          <w:rFonts w:ascii="Arial" w:hAnsi="Arial" w:cs="Arial"/>
        </w:rPr>
        <w:br/>
        <w:t>[FP11] O cliente clica em pagamento.</w:t>
      </w:r>
      <w:r w:rsidRPr="00F26EC0">
        <w:rPr>
          <w:rFonts w:ascii="Arial" w:hAnsi="Arial" w:cs="Arial"/>
        </w:rPr>
        <w:br/>
        <w:t xml:space="preserve">[FP12] O sistema redireciona o cliente a uma página do </w:t>
      </w:r>
      <w:proofErr w:type="spellStart"/>
      <w:r w:rsidRPr="00F26EC0">
        <w:rPr>
          <w:rFonts w:ascii="Arial" w:hAnsi="Arial" w:cs="Arial"/>
        </w:rPr>
        <w:t>pagseguro</w:t>
      </w:r>
      <w:proofErr w:type="spellEnd"/>
      <w:r w:rsidRPr="00F26EC0">
        <w:rPr>
          <w:rFonts w:ascii="Arial" w:hAnsi="Arial" w:cs="Arial"/>
        </w:rPr>
        <w:t xml:space="preserve"> para que o mesmo possa realizar o pagamento</w:t>
      </w:r>
      <w:r w:rsidRPr="00F26EC0">
        <w:rPr>
          <w:rFonts w:ascii="Arial" w:hAnsi="Arial" w:cs="Arial"/>
        </w:rPr>
        <w:br/>
        <w:t>[FP013] O sistema recebe uma confirmação de pagamento.</w:t>
      </w:r>
      <w:r w:rsidRPr="00F26EC0">
        <w:rPr>
          <w:rFonts w:ascii="Arial" w:hAnsi="Arial" w:cs="Arial"/>
        </w:rPr>
        <w:br/>
        <w:t>[FP014] O sistema armazena a compra na base de dados.</w:t>
      </w:r>
    </w:p>
    <w:p w14:paraId="4D4AA0C7"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p>
    <w:p w14:paraId="4306C324"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[FE01</w:t>
      </w:r>
      <w:proofErr w:type="gramStart"/>
      <w:r w:rsidRPr="00F26EC0">
        <w:rPr>
          <w:rFonts w:ascii="Arial" w:hAnsi="Arial" w:cs="Arial"/>
        </w:rPr>
        <w:t>] No</w:t>
      </w:r>
      <w:proofErr w:type="gramEnd"/>
      <w:r w:rsidRPr="00F26EC0">
        <w:rPr>
          <w:rFonts w:ascii="Arial" w:hAnsi="Arial" w:cs="Arial"/>
          <w:shd w:val="clear" w:color="auto" w:fill="FFFFFF"/>
        </w:rPr>
        <w:t xml:space="preserve"> passo 9 do fluxo principal [FP09] o </w:t>
      </w:r>
      <w:r w:rsidRPr="00F26EC0">
        <w:rPr>
          <w:rFonts w:ascii="Arial" w:hAnsi="Arial" w:cs="Arial"/>
        </w:rPr>
        <w:t xml:space="preserve">cliente </w:t>
      </w:r>
      <w:r w:rsidRPr="00F26EC0">
        <w:rPr>
          <w:rFonts w:ascii="Arial" w:hAnsi="Arial" w:cs="Arial"/>
          <w:shd w:val="clear" w:color="auto" w:fill="FFFFFF"/>
        </w:rPr>
        <w:t>não preencheu os dados corretamente, retorna ao [FE08] sinalizando qual campo não foi preenchido de forma correta.</w:t>
      </w:r>
      <w:r w:rsidRPr="00F26EC0">
        <w:rPr>
          <w:rFonts w:ascii="Arial" w:hAnsi="Arial" w:cs="Arial"/>
        </w:rPr>
        <w:br/>
      </w:r>
    </w:p>
    <w:p w14:paraId="7579158A" w14:textId="25B16DF5" w:rsidR="00537A6E" w:rsidRPr="00F26EC0" w:rsidRDefault="00537A6E" w:rsidP="00EA2613">
      <w:pPr>
        <w:spacing w:line="360" w:lineRule="auto"/>
        <w:ind w:firstLine="360"/>
        <w:rPr>
          <w:rFonts w:ascii="Arial" w:hAnsi="Arial" w:cs="Arial"/>
          <w:b/>
        </w:rPr>
      </w:pPr>
      <w:r w:rsidRPr="00F26EC0">
        <w:rPr>
          <w:rFonts w:ascii="Arial" w:hAnsi="Arial" w:cs="Arial"/>
          <w:b/>
        </w:rPr>
        <w:t>UC01</w:t>
      </w:r>
      <w:r w:rsidR="00953353">
        <w:rPr>
          <w:rFonts w:ascii="Arial" w:hAnsi="Arial" w:cs="Arial"/>
          <w:b/>
        </w:rPr>
        <w:t>2</w:t>
      </w:r>
      <w:r w:rsidRPr="00F26EC0">
        <w:rPr>
          <w:rFonts w:ascii="Arial" w:hAnsi="Arial" w:cs="Arial"/>
          <w:b/>
        </w:rPr>
        <w:t xml:space="preserve"> – Realizar Simulado</w:t>
      </w:r>
    </w:p>
    <w:p w14:paraId="413C4AB1"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Realizar simulado</w:t>
      </w:r>
    </w:p>
    <w:p w14:paraId="410A3002"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permite que o cliente faça requisição de serviço</w:t>
      </w:r>
    </w:p>
    <w:p w14:paraId="3EE0900C"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4802F599"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cliente clica em realizar simulado online.</w:t>
      </w:r>
      <w:r w:rsidRPr="00F26EC0">
        <w:rPr>
          <w:rFonts w:ascii="Arial" w:hAnsi="Arial" w:cs="Arial"/>
        </w:rPr>
        <w:br/>
      </w:r>
      <w:r w:rsidRPr="00F26EC0">
        <w:rPr>
          <w:rFonts w:ascii="Arial" w:hAnsi="Arial" w:cs="Arial"/>
        </w:rPr>
        <w:lastRenderedPageBreak/>
        <w:t>[FP02] O sistema apresenta os simulados disponíveis.</w:t>
      </w:r>
      <w:r w:rsidRPr="00F26EC0">
        <w:rPr>
          <w:rFonts w:ascii="Arial" w:hAnsi="Arial" w:cs="Arial"/>
        </w:rPr>
        <w:br/>
        <w:t>[FP04] O cliente seleciona o simulado que deseja fazer.</w:t>
      </w:r>
      <w:r w:rsidRPr="00F26EC0">
        <w:rPr>
          <w:rFonts w:ascii="Arial" w:hAnsi="Arial" w:cs="Arial"/>
        </w:rPr>
        <w:br/>
        <w:t>[FP05] O sistema abre uma página e carrega a primeira questão do simulado.</w:t>
      </w:r>
      <w:r w:rsidRPr="00F26EC0">
        <w:rPr>
          <w:rFonts w:ascii="Arial" w:hAnsi="Arial" w:cs="Arial"/>
        </w:rPr>
        <w:br/>
        <w:t>[FP06] O cliente responde a questão e clica em próxima.</w:t>
      </w:r>
      <w:r w:rsidRPr="00F26EC0">
        <w:rPr>
          <w:rFonts w:ascii="Arial" w:hAnsi="Arial" w:cs="Arial"/>
        </w:rPr>
        <w:br/>
        <w:t>[FP07] O sistema carrega a próxima questão</w:t>
      </w:r>
      <w:r w:rsidRPr="00F26EC0">
        <w:rPr>
          <w:rFonts w:ascii="Arial" w:hAnsi="Arial" w:cs="Arial"/>
        </w:rPr>
        <w:br/>
        <w:t>[FP08] Ao chegar na última questão do simulado o sistema apresenta um botão enviar.</w:t>
      </w:r>
      <w:r w:rsidRPr="00F26EC0">
        <w:rPr>
          <w:rFonts w:ascii="Arial" w:hAnsi="Arial" w:cs="Arial"/>
        </w:rPr>
        <w:br/>
        <w:t>[FP09] O cliente clica em enviar.</w:t>
      </w:r>
      <w:r w:rsidRPr="00F26EC0">
        <w:rPr>
          <w:rFonts w:ascii="Arial" w:hAnsi="Arial" w:cs="Arial"/>
        </w:rPr>
        <w:br/>
        <w:t xml:space="preserve">[FP10] O sistema apresenta o resultado ao cliente e salva o resultado no banco de dados. </w:t>
      </w:r>
    </w:p>
    <w:p w14:paraId="3494D53C" w14:textId="77777777" w:rsidR="00537A6E" w:rsidRPr="00F26EC0" w:rsidRDefault="00537A6E" w:rsidP="00537A6E">
      <w:pPr>
        <w:spacing w:line="360" w:lineRule="auto"/>
        <w:rPr>
          <w:rFonts w:ascii="Arial" w:hAnsi="Arial" w:cs="Arial"/>
        </w:rPr>
      </w:pPr>
    </w:p>
    <w:p w14:paraId="4CC532CB" w14:textId="22D419F6" w:rsidR="00537A6E" w:rsidRPr="00F26EC0" w:rsidRDefault="00537A6E" w:rsidP="00EA2613">
      <w:pPr>
        <w:spacing w:line="360" w:lineRule="auto"/>
        <w:ind w:firstLine="709"/>
        <w:jc w:val="left"/>
        <w:rPr>
          <w:rFonts w:ascii="Arial" w:hAnsi="Arial" w:cs="Arial"/>
          <w:b/>
        </w:rPr>
      </w:pPr>
      <w:r w:rsidRPr="00F26EC0">
        <w:rPr>
          <w:rFonts w:ascii="Arial" w:hAnsi="Arial" w:cs="Arial"/>
          <w:b/>
        </w:rPr>
        <w:t>UC01</w:t>
      </w:r>
      <w:r w:rsidR="00953353">
        <w:rPr>
          <w:rFonts w:ascii="Arial" w:hAnsi="Arial" w:cs="Arial"/>
          <w:b/>
        </w:rPr>
        <w:t>3</w:t>
      </w:r>
      <w:r w:rsidRPr="00F26EC0">
        <w:rPr>
          <w:rFonts w:ascii="Arial" w:hAnsi="Arial" w:cs="Arial"/>
          <w:b/>
        </w:rPr>
        <w:t xml:space="preserve"> – Manter Simulado</w:t>
      </w:r>
    </w:p>
    <w:p w14:paraId="443A60F9"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Cadastrar simulado</w:t>
      </w:r>
    </w:p>
    <w:p w14:paraId="0EA71863"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o cadastramento de simulados</w:t>
      </w:r>
    </w:p>
    <w:p w14:paraId="3B5F3EF8"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4FFF81F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cadastrar simulado.</w:t>
      </w:r>
      <w:r w:rsidRPr="00F26EC0">
        <w:rPr>
          <w:rFonts w:ascii="Arial" w:hAnsi="Arial" w:cs="Arial"/>
        </w:rPr>
        <w:br/>
        <w:t>[FP02] O sistema apresenta a tela de cadastramento.</w:t>
      </w:r>
      <w:r w:rsidRPr="00F26EC0">
        <w:rPr>
          <w:rFonts w:ascii="Arial" w:hAnsi="Arial" w:cs="Arial"/>
        </w:rPr>
        <w:br/>
        <w:t>[FP03] O administrador preenche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administrador clica no botão ”salvar”.</w:t>
      </w:r>
      <w:r w:rsidRPr="00F26EC0">
        <w:rPr>
          <w:rFonts w:ascii="Arial" w:hAnsi="Arial" w:cs="Arial"/>
        </w:rPr>
        <w:br/>
        <w:t>[FP05] O sistema armazena os dados na base de dados.</w:t>
      </w:r>
    </w:p>
    <w:p w14:paraId="182AB535"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w:t>
      </w:r>
      <w:proofErr w:type="gramStart"/>
      <w:r w:rsidRPr="00F26EC0">
        <w:rPr>
          <w:rFonts w:ascii="Arial" w:hAnsi="Arial" w:cs="Arial"/>
        </w:rPr>
        <w:t>] No</w:t>
      </w:r>
      <w:proofErr w:type="gramEnd"/>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[FP03] sinalizando qual campo não foi preenchido de forma correta.</w:t>
      </w:r>
    </w:p>
    <w:p w14:paraId="3976741E"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Alterar simulado</w:t>
      </w:r>
    </w:p>
    <w:p w14:paraId="10516FC7"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alteração de simulados</w:t>
      </w:r>
    </w:p>
    <w:p w14:paraId="1F39E6B5"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0B547730"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lastRenderedPageBreak/>
        <w:t>Fluxo Principal</w:t>
      </w:r>
      <w:r w:rsidRPr="00F26EC0">
        <w:rPr>
          <w:rFonts w:ascii="Arial" w:hAnsi="Arial" w:cs="Arial"/>
          <w:b/>
        </w:rPr>
        <w:br/>
      </w:r>
      <w:r w:rsidRPr="00F26EC0">
        <w:rPr>
          <w:rFonts w:ascii="Arial" w:hAnsi="Arial" w:cs="Arial"/>
        </w:rPr>
        <w:t>[FP01] O administrador clica em alterar.</w:t>
      </w:r>
      <w:r w:rsidRPr="00F26EC0">
        <w:rPr>
          <w:rFonts w:ascii="Arial" w:hAnsi="Arial" w:cs="Arial"/>
        </w:rPr>
        <w:br/>
        <w:t>[FP02] O sistema habilita os campos para edição.</w:t>
      </w:r>
      <w:r w:rsidRPr="00F26EC0">
        <w:rPr>
          <w:rFonts w:ascii="Arial" w:hAnsi="Arial" w:cs="Arial"/>
        </w:rPr>
        <w:br/>
        <w:t>[FP03] O administrador altera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administrador clica no botão “salvar”.</w:t>
      </w:r>
      <w:r w:rsidRPr="00F26EC0">
        <w:rPr>
          <w:rFonts w:ascii="Arial" w:hAnsi="Arial" w:cs="Arial"/>
        </w:rPr>
        <w:br/>
        <w:t>[FP07] O sistema salva as alterações na base de dados.</w:t>
      </w:r>
    </w:p>
    <w:p w14:paraId="426D2037"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w:t>
      </w:r>
      <w:proofErr w:type="gramStart"/>
      <w:r w:rsidRPr="00F26EC0">
        <w:rPr>
          <w:rFonts w:ascii="Arial" w:hAnsi="Arial" w:cs="Arial"/>
        </w:rPr>
        <w:t>] No</w:t>
      </w:r>
      <w:proofErr w:type="gramEnd"/>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[FE03] sinalizando qual campo não foi preenchido de forma correta.</w:t>
      </w:r>
    </w:p>
    <w:p w14:paraId="6F79A529"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Excluir simulado</w:t>
      </w:r>
    </w:p>
    <w:p w14:paraId="28C2052A"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exclusão de simulados</w:t>
      </w:r>
    </w:p>
    <w:p w14:paraId="364CEC0F"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4008C015"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excluir</w:t>
      </w:r>
      <w:r w:rsidRPr="00F26EC0">
        <w:rPr>
          <w:rFonts w:ascii="Arial" w:hAnsi="Arial" w:cs="Arial"/>
        </w:rPr>
        <w:br/>
        <w:t>[FP02] O sistema apresenta uma mensagem de aviso com a as opções[confirmar] e [cancelar]</w:t>
      </w:r>
      <w:r w:rsidRPr="00F26EC0">
        <w:rPr>
          <w:rFonts w:ascii="Arial" w:hAnsi="Arial" w:cs="Arial"/>
        </w:rPr>
        <w:br/>
        <w:t>[FP03] O administrador clica na opção “confirmar”</w:t>
      </w:r>
      <w:r w:rsidRPr="00F26EC0">
        <w:rPr>
          <w:rFonts w:ascii="Arial" w:hAnsi="Arial" w:cs="Arial"/>
        </w:rPr>
        <w:br/>
        <w:t>[FP04] O sistema deleta a apostila da base de dados</w:t>
      </w:r>
    </w:p>
    <w:p w14:paraId="2ABDCE28"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Alternativo</w:t>
      </w:r>
      <w:r w:rsidRPr="00F26EC0">
        <w:rPr>
          <w:rFonts w:ascii="Arial" w:hAnsi="Arial" w:cs="Arial"/>
          <w:b/>
        </w:rPr>
        <w:br/>
      </w:r>
      <w:r w:rsidRPr="00F26EC0">
        <w:rPr>
          <w:rFonts w:ascii="Arial" w:hAnsi="Arial" w:cs="Arial"/>
        </w:rPr>
        <w:t>[FE01] No passo 2[FP02] o administrador clica na opção “cancelar”, a exclusão é cancelada.</w:t>
      </w:r>
    </w:p>
    <w:p w14:paraId="4E9A96EB"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Consultar simulado</w:t>
      </w:r>
    </w:p>
    <w:p w14:paraId="1B9C8CAA"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consulta de simulados no sistema</w:t>
      </w:r>
    </w:p>
    <w:p w14:paraId="5FCD20AF"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5B6BCBF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Principal</w:t>
      </w:r>
    </w:p>
    <w:p w14:paraId="517D90C3"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[FP01] O administrador clica em simulados</w:t>
      </w:r>
    </w:p>
    <w:p w14:paraId="5927593D"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[FP02] O sistema recupera os dados do banco e apresenta ao administrador</w:t>
      </w:r>
    </w:p>
    <w:p w14:paraId="55974F2D"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[FP03] O administrador clica no simulado em um simulado</w:t>
      </w:r>
    </w:p>
    <w:p w14:paraId="28C55F45"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lastRenderedPageBreak/>
        <w:t xml:space="preserve">[FP02] O sistema abre uma página com informações detalhadas daquele simulado com as </w:t>
      </w:r>
      <w:proofErr w:type="gramStart"/>
      <w:r w:rsidRPr="00F26EC0">
        <w:rPr>
          <w:rFonts w:ascii="Arial" w:hAnsi="Arial" w:cs="Arial"/>
        </w:rPr>
        <w:t>opções[</w:t>
      </w:r>
      <w:proofErr w:type="gramEnd"/>
      <w:r w:rsidRPr="00F26EC0">
        <w:rPr>
          <w:rFonts w:ascii="Arial" w:hAnsi="Arial" w:cs="Arial"/>
        </w:rPr>
        <w:t>alterar e excluir]</w:t>
      </w:r>
    </w:p>
    <w:p w14:paraId="36E49F73"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Alternativo</w:t>
      </w:r>
      <w:r w:rsidRPr="00F26EC0">
        <w:rPr>
          <w:rFonts w:ascii="Arial" w:hAnsi="Arial" w:cs="Arial"/>
          <w:b/>
        </w:rPr>
        <w:br/>
      </w:r>
      <w:r w:rsidRPr="00F26EC0">
        <w:rPr>
          <w:rFonts w:ascii="Arial" w:hAnsi="Arial" w:cs="Arial"/>
        </w:rPr>
        <w:t>Opção [alterar]</w:t>
      </w:r>
      <w:r w:rsidRPr="00F26EC0">
        <w:rPr>
          <w:rFonts w:ascii="Arial" w:hAnsi="Arial" w:cs="Arial"/>
        </w:rPr>
        <w:br/>
        <w:t>[FA01] O administrador clica na opção alterar simulado</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[FP03] do “Alterar Simulado – UC013”</w:t>
      </w:r>
    </w:p>
    <w:p w14:paraId="7BC5E041" w14:textId="347B5426" w:rsidR="00537A6E" w:rsidRDefault="00537A6E" w:rsidP="00537A6E">
      <w:pPr>
        <w:spacing w:line="360" w:lineRule="auto"/>
        <w:ind w:left="792"/>
        <w:rPr>
          <w:rFonts w:ascii="Arial" w:hAnsi="Arial" w:cs="Arial"/>
          <w:color w:val="000000" w:themeColor="text1"/>
          <w:shd w:val="clear" w:color="auto" w:fill="FFFFFF"/>
        </w:rPr>
      </w:pPr>
      <w:r w:rsidRPr="00F26EC0">
        <w:rPr>
          <w:rFonts w:ascii="Arial" w:hAnsi="Arial" w:cs="Arial"/>
        </w:rPr>
        <w:t>Opção[excluir]</w:t>
      </w:r>
      <w:r>
        <w:rPr>
          <w:rFonts w:ascii="Arial" w:hAnsi="Arial" w:cs="Arial"/>
        </w:rPr>
        <w:t>.</w:t>
      </w:r>
      <w:r w:rsidRPr="00F26EC0">
        <w:rPr>
          <w:rFonts w:ascii="Arial" w:hAnsi="Arial" w:cs="Arial"/>
        </w:rPr>
        <w:br/>
        <w:t>[FA01] O administrador clica na opção excluir simulado.</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para o [FP02] do “Excluir Simulado - UC012”.</w:t>
      </w:r>
    </w:p>
    <w:p w14:paraId="390877C7" w14:textId="14E7DB72" w:rsidR="00537A6E" w:rsidRDefault="00537A6E" w:rsidP="00537A6E">
      <w:pPr>
        <w:spacing w:line="360" w:lineRule="auto"/>
        <w:ind w:left="792"/>
        <w:rPr>
          <w:rFonts w:ascii="Arial" w:hAnsi="Arial" w:cs="Arial"/>
        </w:rPr>
      </w:pPr>
    </w:p>
    <w:p w14:paraId="1DDA6933" w14:textId="5F0299A0" w:rsidR="00537A6E" w:rsidRDefault="00537A6E" w:rsidP="00537A6E">
      <w:pPr>
        <w:spacing w:line="360" w:lineRule="auto"/>
        <w:ind w:left="792"/>
        <w:rPr>
          <w:rFonts w:ascii="Arial" w:hAnsi="Arial" w:cs="Arial"/>
        </w:rPr>
      </w:pPr>
    </w:p>
    <w:p w14:paraId="01CC6FA3" w14:textId="1AE371E5" w:rsidR="00537A6E" w:rsidRDefault="00537A6E" w:rsidP="00537A6E">
      <w:pPr>
        <w:spacing w:line="360" w:lineRule="auto"/>
        <w:ind w:left="792"/>
        <w:rPr>
          <w:rFonts w:ascii="Arial" w:hAnsi="Arial" w:cs="Arial"/>
        </w:rPr>
      </w:pPr>
    </w:p>
    <w:p w14:paraId="22952215" w14:textId="4E493979" w:rsidR="00537A6E" w:rsidRDefault="00537A6E" w:rsidP="00537A6E">
      <w:pPr>
        <w:spacing w:line="360" w:lineRule="auto"/>
        <w:ind w:left="792"/>
        <w:rPr>
          <w:rFonts w:ascii="Arial" w:hAnsi="Arial" w:cs="Arial"/>
        </w:rPr>
      </w:pPr>
    </w:p>
    <w:p w14:paraId="6A2EB97C" w14:textId="1D8EC4C8" w:rsidR="00537A6E" w:rsidRDefault="00537A6E" w:rsidP="00537A6E">
      <w:pPr>
        <w:spacing w:line="360" w:lineRule="auto"/>
        <w:ind w:left="792"/>
        <w:rPr>
          <w:rFonts w:ascii="Arial" w:hAnsi="Arial" w:cs="Arial"/>
        </w:rPr>
      </w:pPr>
    </w:p>
    <w:p w14:paraId="091FF45E" w14:textId="29EE671B" w:rsidR="00537A6E" w:rsidRDefault="00537A6E" w:rsidP="00537A6E">
      <w:pPr>
        <w:spacing w:line="360" w:lineRule="auto"/>
        <w:ind w:left="792"/>
        <w:rPr>
          <w:rFonts w:ascii="Arial" w:hAnsi="Arial" w:cs="Arial"/>
        </w:rPr>
      </w:pPr>
    </w:p>
    <w:p w14:paraId="39F6500D" w14:textId="3969C303" w:rsidR="00537A6E" w:rsidRDefault="00537A6E" w:rsidP="00537A6E">
      <w:pPr>
        <w:spacing w:line="360" w:lineRule="auto"/>
        <w:ind w:left="792"/>
        <w:rPr>
          <w:rFonts w:ascii="Arial" w:hAnsi="Arial" w:cs="Arial"/>
        </w:rPr>
      </w:pPr>
    </w:p>
    <w:p w14:paraId="296B1E16" w14:textId="0D6DFD39" w:rsidR="00537A6E" w:rsidRDefault="00537A6E" w:rsidP="00537A6E">
      <w:pPr>
        <w:spacing w:line="360" w:lineRule="auto"/>
        <w:ind w:left="792"/>
        <w:rPr>
          <w:rFonts w:ascii="Arial" w:hAnsi="Arial" w:cs="Arial"/>
        </w:rPr>
      </w:pPr>
    </w:p>
    <w:p w14:paraId="4F983545" w14:textId="1D406F6F" w:rsidR="00537A6E" w:rsidRDefault="00537A6E" w:rsidP="00537A6E">
      <w:pPr>
        <w:spacing w:line="360" w:lineRule="auto"/>
        <w:ind w:left="792"/>
        <w:rPr>
          <w:rFonts w:ascii="Arial" w:hAnsi="Arial" w:cs="Arial"/>
        </w:rPr>
      </w:pPr>
    </w:p>
    <w:p w14:paraId="4BFFC738" w14:textId="2E8A9DA4" w:rsidR="00537A6E" w:rsidRDefault="00537A6E" w:rsidP="00537A6E">
      <w:pPr>
        <w:spacing w:line="360" w:lineRule="auto"/>
        <w:ind w:left="792"/>
        <w:rPr>
          <w:rFonts w:ascii="Arial" w:hAnsi="Arial" w:cs="Arial"/>
        </w:rPr>
      </w:pPr>
    </w:p>
    <w:p w14:paraId="16CE5E71" w14:textId="0609E1EE" w:rsidR="00537A6E" w:rsidRDefault="00537A6E" w:rsidP="00537A6E">
      <w:pPr>
        <w:spacing w:line="360" w:lineRule="auto"/>
        <w:ind w:left="792"/>
        <w:rPr>
          <w:rFonts w:ascii="Arial" w:hAnsi="Arial" w:cs="Arial"/>
        </w:rPr>
      </w:pPr>
    </w:p>
    <w:p w14:paraId="442D28E0" w14:textId="1385E2CF" w:rsidR="00537A6E" w:rsidRDefault="00537A6E" w:rsidP="00537A6E">
      <w:pPr>
        <w:spacing w:line="360" w:lineRule="auto"/>
        <w:ind w:left="792"/>
        <w:rPr>
          <w:rFonts w:ascii="Arial" w:hAnsi="Arial" w:cs="Arial"/>
        </w:rPr>
      </w:pPr>
    </w:p>
    <w:p w14:paraId="125AD2FA" w14:textId="415C8801" w:rsidR="00537A6E" w:rsidRDefault="00537A6E" w:rsidP="00537A6E">
      <w:pPr>
        <w:spacing w:line="360" w:lineRule="auto"/>
        <w:ind w:left="792"/>
        <w:rPr>
          <w:rFonts w:ascii="Arial" w:hAnsi="Arial" w:cs="Arial"/>
        </w:rPr>
      </w:pPr>
    </w:p>
    <w:p w14:paraId="15DA5745" w14:textId="7452C1CA" w:rsidR="00537A6E" w:rsidRDefault="00537A6E" w:rsidP="00537A6E">
      <w:pPr>
        <w:spacing w:line="360" w:lineRule="auto"/>
        <w:ind w:left="792"/>
        <w:rPr>
          <w:rFonts w:ascii="Arial" w:hAnsi="Arial" w:cs="Arial"/>
        </w:rPr>
      </w:pPr>
    </w:p>
    <w:p w14:paraId="25E1466A" w14:textId="4E5716DD" w:rsidR="00537A6E" w:rsidRDefault="00537A6E" w:rsidP="00537A6E">
      <w:pPr>
        <w:spacing w:line="360" w:lineRule="auto"/>
        <w:ind w:left="792"/>
        <w:rPr>
          <w:rFonts w:ascii="Arial" w:hAnsi="Arial" w:cs="Arial"/>
        </w:rPr>
      </w:pPr>
    </w:p>
    <w:p w14:paraId="7E150BA0" w14:textId="086BF62F" w:rsidR="00537A6E" w:rsidRDefault="00537A6E" w:rsidP="00537A6E">
      <w:pPr>
        <w:spacing w:line="360" w:lineRule="auto"/>
        <w:ind w:left="792"/>
        <w:rPr>
          <w:rFonts w:ascii="Arial" w:hAnsi="Arial" w:cs="Arial"/>
        </w:rPr>
      </w:pPr>
    </w:p>
    <w:p w14:paraId="30D022B2" w14:textId="3BCFD44A" w:rsidR="00537A6E" w:rsidRDefault="00537A6E" w:rsidP="00537A6E">
      <w:pPr>
        <w:spacing w:line="360" w:lineRule="auto"/>
        <w:ind w:left="792"/>
        <w:rPr>
          <w:rFonts w:ascii="Arial" w:hAnsi="Arial" w:cs="Arial"/>
        </w:rPr>
      </w:pPr>
    </w:p>
    <w:p w14:paraId="2F0FFB9E" w14:textId="1334A2FC" w:rsidR="00537A6E" w:rsidRDefault="00537A6E" w:rsidP="00537A6E">
      <w:pPr>
        <w:spacing w:line="360" w:lineRule="auto"/>
        <w:ind w:left="792"/>
        <w:rPr>
          <w:rFonts w:ascii="Arial" w:hAnsi="Arial" w:cs="Arial"/>
        </w:rPr>
      </w:pPr>
    </w:p>
    <w:p w14:paraId="655D5511" w14:textId="48955DDE" w:rsidR="00537A6E" w:rsidRDefault="00537A6E" w:rsidP="00537A6E">
      <w:pPr>
        <w:spacing w:line="360" w:lineRule="auto"/>
        <w:ind w:left="792"/>
        <w:rPr>
          <w:rFonts w:ascii="Arial" w:hAnsi="Arial" w:cs="Arial"/>
        </w:rPr>
      </w:pPr>
    </w:p>
    <w:p w14:paraId="055B7D6A" w14:textId="21E6EF40" w:rsidR="00537A6E" w:rsidRDefault="00537A6E" w:rsidP="00537A6E">
      <w:pPr>
        <w:spacing w:line="360" w:lineRule="auto"/>
        <w:ind w:left="792"/>
        <w:rPr>
          <w:rFonts w:ascii="Arial" w:hAnsi="Arial" w:cs="Arial"/>
        </w:rPr>
      </w:pPr>
    </w:p>
    <w:p w14:paraId="3BFF4BF1" w14:textId="77777777" w:rsidR="00537A6E" w:rsidRPr="00F26EC0" w:rsidRDefault="00537A6E" w:rsidP="00537A6E">
      <w:pPr>
        <w:spacing w:line="360" w:lineRule="auto"/>
        <w:ind w:left="792"/>
        <w:rPr>
          <w:rFonts w:ascii="Arial" w:hAnsi="Arial" w:cs="Arial"/>
        </w:rPr>
      </w:pPr>
    </w:p>
    <w:p w14:paraId="627943BB" w14:textId="77777777" w:rsidR="00537A6E" w:rsidRDefault="00537A6E">
      <w:pPr>
        <w:pStyle w:val="N2"/>
        <w:numPr>
          <w:ilvl w:val="0"/>
          <w:numId w:val="0"/>
        </w:numPr>
        <w:rPr>
          <w:rFonts w:ascii="Arial" w:hAnsi="Arial" w:cs="Arial"/>
        </w:rPr>
      </w:pPr>
    </w:p>
    <w:sdt>
      <w:sdtPr>
        <w:rPr>
          <w:rFonts w:ascii="Arial" w:eastAsia="SimSun" w:hAnsi="Arial" w:cs="Arial"/>
          <w:b w:val="0"/>
          <w:bCs w:val="0"/>
          <w:color w:val="auto"/>
          <w:sz w:val="24"/>
          <w:szCs w:val="24"/>
        </w:rPr>
        <w:id w:val="1674455956"/>
        <w:docPartObj>
          <w:docPartGallery w:val="Bibliographies"/>
          <w:docPartUnique/>
        </w:docPartObj>
      </w:sdtPr>
      <w:sdtEndPr>
        <w:rPr>
          <w:color w:val="000000"/>
        </w:rPr>
      </w:sdtEndPr>
      <w:sdtContent>
        <w:p w14:paraId="70264EED" w14:textId="3D7C69DB" w:rsidR="00BF60BD" w:rsidRPr="00EA2613" w:rsidRDefault="00B56134" w:rsidP="00EA2613">
          <w:pPr>
            <w:pStyle w:val="Ttulo1"/>
            <w:tabs>
              <w:tab w:val="left" w:pos="3516"/>
              <w:tab w:val="center" w:pos="4535"/>
              <w:tab w:val="left" w:pos="6384"/>
            </w:tabs>
            <w:spacing w:line="360" w:lineRule="auto"/>
            <w:jc w:val="left"/>
            <w:rPr>
              <w:rFonts w:ascii="Arial" w:hAnsi="Arial" w:cs="Arial"/>
              <w:color w:val="auto"/>
              <w:sz w:val="24"/>
            </w:rPr>
          </w:pPr>
          <w:r w:rsidRPr="00EA2613">
            <w:rPr>
              <w:rFonts w:ascii="Arial" w:hAnsi="Arial" w:cs="Arial"/>
              <w:color w:val="auto"/>
              <w:sz w:val="24"/>
            </w:rPr>
            <w:tab/>
          </w:r>
          <w:bookmarkStart w:id="396" w:name="_Toc525570806"/>
          <w:r w:rsidRPr="00EA2613">
            <w:rPr>
              <w:rFonts w:ascii="Arial" w:hAnsi="Arial" w:cs="Arial"/>
              <w:color w:val="auto"/>
              <w:sz w:val="24"/>
            </w:rPr>
            <w:tab/>
          </w:r>
          <w:r w:rsidR="00BF60BD" w:rsidRPr="00EA2613">
            <w:rPr>
              <w:rFonts w:ascii="Arial" w:hAnsi="Arial" w:cs="Arial"/>
              <w:color w:val="auto"/>
              <w:sz w:val="24"/>
            </w:rPr>
            <w:t>Referências</w:t>
          </w:r>
          <w:bookmarkEnd w:id="396"/>
          <w:r w:rsidRPr="00EA2613">
            <w:rPr>
              <w:rFonts w:ascii="Arial" w:hAnsi="Arial" w:cs="Arial"/>
              <w:color w:val="auto"/>
              <w:sz w:val="24"/>
            </w:rPr>
            <w:tab/>
          </w:r>
        </w:p>
        <w:sdt>
          <w:sdtPr>
            <w:rPr>
              <w:rFonts w:ascii="Arial" w:hAnsi="Arial" w:cs="Arial"/>
            </w:rPr>
            <w:id w:val="-573587230"/>
            <w:bibliography/>
          </w:sdtPr>
          <w:sdtContent>
            <w:p w14:paraId="6BF5B039" w14:textId="2DCA12F1" w:rsidR="00EA2613" w:rsidRDefault="00BF60BD" w:rsidP="00EA2613">
              <w:pPr>
                <w:pStyle w:val="Bibliografia"/>
                <w:spacing w:line="360" w:lineRule="auto"/>
                <w:rPr>
                  <w:rFonts w:ascii="Arial" w:hAnsi="Arial" w:cs="Arial"/>
                  <w:noProof/>
                </w:rPr>
              </w:pPr>
              <w:r w:rsidRPr="00EA2613">
                <w:rPr>
                  <w:rFonts w:ascii="Arial" w:hAnsi="Arial" w:cs="Arial"/>
                  <w:color w:val="auto"/>
                </w:rPr>
                <w:fldChar w:fldCharType="begin"/>
              </w:r>
              <w:r w:rsidRPr="00EA2613">
                <w:rPr>
                  <w:rFonts w:ascii="Arial" w:hAnsi="Arial" w:cs="Arial"/>
                  <w:color w:val="auto"/>
                </w:rPr>
                <w:instrText>BIBLIOGRAPHY</w:instrText>
              </w:r>
              <w:r w:rsidRPr="00EA2613">
                <w:rPr>
                  <w:rFonts w:ascii="Arial" w:hAnsi="Arial" w:cs="Arial"/>
                  <w:color w:val="auto"/>
                </w:rPr>
                <w:fldChar w:fldCharType="separate"/>
              </w:r>
              <w:r w:rsidR="00EA2613" w:rsidRPr="00EA2613">
                <w:rPr>
                  <w:rFonts w:ascii="Arial" w:hAnsi="Arial" w:cs="Arial"/>
                  <w:noProof/>
                </w:rPr>
                <w:t xml:space="preserve">AN. </w:t>
              </w:r>
              <w:r w:rsidR="00EA2613" w:rsidRPr="00EA2613">
                <w:rPr>
                  <w:rFonts w:ascii="Arial" w:hAnsi="Arial" w:cs="Arial"/>
                  <w:b/>
                  <w:bCs/>
                  <w:noProof/>
                </w:rPr>
                <w:t>Site da Arte de Navegar</w:t>
              </w:r>
              <w:r w:rsidR="00EA2613" w:rsidRPr="00EA2613">
                <w:rPr>
                  <w:rFonts w:ascii="Arial" w:hAnsi="Arial" w:cs="Arial"/>
                  <w:noProof/>
                </w:rPr>
                <w:t>, 2012. Disponivel em: &lt;http://artedenavegar.com.br/l2/desc-servicos-despachante.php?id=20&amp;nome=Serviços%20de%20Despachante%20-%20Regularização%20de%20Embarcações&gt;. Acesso em: 25 Maio 2018.</w:t>
              </w:r>
            </w:p>
            <w:p w14:paraId="3C456E95" w14:textId="77777777" w:rsidR="00EA2613" w:rsidRPr="00EA2613" w:rsidRDefault="00EA2613" w:rsidP="00EA2613"/>
            <w:p w14:paraId="4B766002" w14:textId="6EFF044F" w:rsidR="00EA2613" w:rsidRDefault="00EA2613" w:rsidP="00EA2613">
              <w:pPr>
                <w:pStyle w:val="Bibliografia"/>
                <w:spacing w:line="360" w:lineRule="auto"/>
                <w:rPr>
                  <w:rFonts w:ascii="Arial" w:hAnsi="Arial" w:cs="Arial"/>
                  <w:noProof/>
                </w:rPr>
              </w:pPr>
              <w:r w:rsidRPr="00EA2613">
                <w:rPr>
                  <w:rFonts w:ascii="Arial" w:hAnsi="Arial" w:cs="Arial"/>
                  <w:noProof/>
                </w:rPr>
                <w:t xml:space="preserve">BIZAGI. Bizagi BPMN Suite. </w:t>
              </w:r>
              <w:r w:rsidRPr="00EA2613">
                <w:rPr>
                  <w:rFonts w:ascii="Arial" w:hAnsi="Arial" w:cs="Arial"/>
                  <w:b/>
                  <w:bCs/>
                  <w:noProof/>
                </w:rPr>
                <w:t>Bizagi Modeler</w:t>
              </w:r>
              <w:r w:rsidRPr="00EA2613">
                <w:rPr>
                  <w:rFonts w:ascii="Arial" w:hAnsi="Arial" w:cs="Arial"/>
                  <w:noProof/>
                </w:rPr>
                <w:t>, 2018. Disponivel em: &lt;https://www.bizagi.com/pt/produtos/bpm-suite/modeler&gt;. Acesso em: 24 Maio 2018.</w:t>
              </w:r>
            </w:p>
            <w:p w14:paraId="4855382B" w14:textId="77777777" w:rsidR="00EA2613" w:rsidRPr="00EA2613" w:rsidRDefault="00EA2613" w:rsidP="00EA2613"/>
            <w:p w14:paraId="174E1CBF" w14:textId="2F9C3510" w:rsidR="00EA2613" w:rsidRDefault="00EA2613" w:rsidP="00EA2613">
              <w:pPr>
                <w:pStyle w:val="Bibliografia"/>
                <w:spacing w:line="360" w:lineRule="auto"/>
                <w:rPr>
                  <w:rFonts w:ascii="Arial" w:hAnsi="Arial" w:cs="Arial"/>
                  <w:noProof/>
                  <w:lang w:val="en-US"/>
                </w:rPr>
              </w:pPr>
              <w:r w:rsidRPr="00EA2613">
                <w:rPr>
                  <w:rFonts w:ascii="Arial" w:hAnsi="Arial" w:cs="Arial"/>
                  <w:noProof/>
                </w:rPr>
                <w:t xml:space="preserve">CASTRO, E. et al. </w:t>
              </w:r>
              <w:r w:rsidRPr="00EA2613">
                <w:rPr>
                  <w:rFonts w:ascii="Arial" w:hAnsi="Arial" w:cs="Arial"/>
                  <w:b/>
                  <w:bCs/>
                  <w:noProof/>
                </w:rPr>
                <w:t>Engenharia de Requisitos. Um enfoque na construção de software orientado ao negócio</w:t>
              </w:r>
              <w:r w:rsidRPr="00EA2613">
                <w:rPr>
                  <w:rFonts w:ascii="Arial" w:hAnsi="Arial" w:cs="Arial"/>
                  <w:noProof/>
                </w:rPr>
                <w:t xml:space="preserve">. </w:t>
              </w:r>
              <w:r w:rsidRPr="00EA2613">
                <w:rPr>
                  <w:rFonts w:ascii="Arial" w:hAnsi="Arial" w:cs="Arial"/>
                  <w:noProof/>
                  <w:lang w:val="en-US"/>
                </w:rPr>
                <w:t>[S.l.]: Bookess, 2014.</w:t>
              </w:r>
            </w:p>
            <w:p w14:paraId="16AC672E" w14:textId="77777777" w:rsidR="00EA2613" w:rsidRPr="00EA2613" w:rsidRDefault="00EA2613" w:rsidP="00EA2613">
              <w:pPr>
                <w:rPr>
                  <w:lang w:val="en-US"/>
                </w:rPr>
              </w:pPr>
            </w:p>
            <w:p w14:paraId="2AB19412" w14:textId="0858B200" w:rsidR="00EA2613" w:rsidRDefault="00EA2613" w:rsidP="00EA2613">
              <w:pPr>
                <w:pStyle w:val="Bibliografia"/>
                <w:spacing w:line="360" w:lineRule="auto"/>
                <w:rPr>
                  <w:rFonts w:ascii="Arial" w:hAnsi="Arial" w:cs="Arial"/>
                  <w:noProof/>
                </w:rPr>
              </w:pPr>
              <w:r w:rsidRPr="00EA2613">
                <w:rPr>
                  <w:rFonts w:ascii="Arial" w:hAnsi="Arial" w:cs="Arial"/>
                  <w:noProof/>
                  <w:lang w:val="en-US"/>
                </w:rPr>
                <w:t xml:space="preserve">CHANGE VISION INC. Página de Download do Astah. </w:t>
              </w:r>
              <w:r w:rsidRPr="00EA2613">
                <w:rPr>
                  <w:rFonts w:ascii="Arial" w:hAnsi="Arial" w:cs="Arial"/>
                  <w:b/>
                  <w:bCs/>
                  <w:noProof/>
                </w:rPr>
                <w:t>Astah UML</w:t>
              </w:r>
              <w:r w:rsidRPr="00EA2613">
                <w:rPr>
                  <w:rFonts w:ascii="Arial" w:hAnsi="Arial" w:cs="Arial"/>
                  <w:noProof/>
                </w:rPr>
                <w:t>, 2018. Disponivel em: &lt;http://astah.net/download&gt;. Acesso em: 24 Setembro 2018.</w:t>
              </w:r>
            </w:p>
            <w:p w14:paraId="4DB15E73" w14:textId="77777777" w:rsidR="00EA2613" w:rsidRPr="00EA2613" w:rsidRDefault="00EA2613" w:rsidP="00EA2613"/>
            <w:p w14:paraId="798A315B" w14:textId="28814150" w:rsidR="00EA2613" w:rsidRDefault="00EA2613" w:rsidP="00EA2613">
              <w:pPr>
                <w:pStyle w:val="Bibliografia"/>
                <w:spacing w:line="360" w:lineRule="auto"/>
                <w:rPr>
                  <w:rFonts w:ascii="Arial" w:hAnsi="Arial" w:cs="Arial"/>
                  <w:noProof/>
                  <w:lang w:val="en-US"/>
                </w:rPr>
              </w:pPr>
              <w:r w:rsidRPr="00EA2613">
                <w:rPr>
                  <w:rFonts w:ascii="Arial" w:hAnsi="Arial" w:cs="Arial"/>
                  <w:noProof/>
                </w:rPr>
                <w:t xml:space="preserve">CHEN, P. </w:t>
              </w:r>
              <w:r w:rsidRPr="00EA2613">
                <w:rPr>
                  <w:rFonts w:ascii="Arial" w:hAnsi="Arial" w:cs="Arial"/>
                  <w:b/>
                  <w:bCs/>
                  <w:noProof/>
                </w:rPr>
                <w:t>Modelagem de Dados. A Abordagem Entidade-Relacionamento para Projeto Lógico</w:t>
              </w:r>
              <w:r w:rsidRPr="00EA2613">
                <w:rPr>
                  <w:rFonts w:ascii="Arial" w:hAnsi="Arial" w:cs="Arial"/>
                  <w:noProof/>
                </w:rPr>
                <w:t xml:space="preserve">. </w:t>
              </w:r>
              <w:r w:rsidRPr="00EA2613">
                <w:rPr>
                  <w:rFonts w:ascii="Arial" w:hAnsi="Arial" w:cs="Arial"/>
                  <w:noProof/>
                  <w:lang w:val="en-US"/>
                </w:rPr>
                <w:t>[S.l.]: Makron Books, 1990.</w:t>
              </w:r>
            </w:p>
            <w:p w14:paraId="01B3643F" w14:textId="77777777" w:rsidR="00EA2613" w:rsidRPr="00EA2613" w:rsidRDefault="00EA2613" w:rsidP="00EA2613">
              <w:pPr>
                <w:rPr>
                  <w:lang w:val="en-US"/>
                </w:rPr>
              </w:pPr>
            </w:p>
            <w:p w14:paraId="45946073" w14:textId="5A19719E" w:rsidR="00EA2613" w:rsidRDefault="00EA2613" w:rsidP="00EA2613">
              <w:pPr>
                <w:pStyle w:val="Bibliografia"/>
                <w:spacing w:line="360" w:lineRule="auto"/>
                <w:rPr>
                  <w:rFonts w:ascii="Arial" w:hAnsi="Arial" w:cs="Arial"/>
                  <w:noProof/>
                </w:rPr>
              </w:pPr>
              <w:r w:rsidRPr="00EA2613">
                <w:rPr>
                  <w:rFonts w:ascii="Arial" w:hAnsi="Arial" w:cs="Arial"/>
                  <w:noProof/>
                  <w:lang w:val="en-US"/>
                </w:rPr>
                <w:t xml:space="preserve">DESIGN, U. </w:t>
              </w:r>
              <w:r w:rsidRPr="00EA2613">
                <w:rPr>
                  <w:rFonts w:ascii="Arial" w:hAnsi="Arial" w:cs="Arial"/>
                  <w:b/>
                  <w:bCs/>
                  <w:noProof/>
                  <w:lang w:val="en-US"/>
                </w:rPr>
                <w:t>Site da UX Design</w:t>
              </w:r>
              <w:r w:rsidRPr="00EA2613">
                <w:rPr>
                  <w:rFonts w:ascii="Arial" w:hAnsi="Arial" w:cs="Arial"/>
                  <w:noProof/>
                  <w:lang w:val="en-US"/>
                </w:rPr>
                <w:t xml:space="preserve">, 2013. </w:t>
              </w:r>
              <w:r w:rsidRPr="00EA2613">
                <w:rPr>
                  <w:rFonts w:ascii="Arial" w:hAnsi="Arial" w:cs="Arial"/>
                  <w:noProof/>
                </w:rPr>
                <w:t>Disponivel em: &lt;www.uxdesign.cc&gt;. Acesso em: 25 Maio 2018.</w:t>
              </w:r>
            </w:p>
            <w:p w14:paraId="1D28A51A" w14:textId="77777777" w:rsidR="00EA2613" w:rsidRPr="00EA2613" w:rsidRDefault="00EA2613" w:rsidP="00EA2613"/>
            <w:p w14:paraId="6845074C" w14:textId="3B5293BD" w:rsidR="00EA2613" w:rsidRDefault="00EA2613" w:rsidP="00EA2613">
              <w:pPr>
                <w:pStyle w:val="Bibliografia"/>
                <w:spacing w:line="360" w:lineRule="auto"/>
                <w:rPr>
                  <w:rFonts w:ascii="Arial" w:hAnsi="Arial" w:cs="Arial"/>
                  <w:noProof/>
                </w:rPr>
              </w:pPr>
              <w:r w:rsidRPr="00EA2613">
                <w:rPr>
                  <w:rFonts w:ascii="Arial" w:hAnsi="Arial" w:cs="Arial"/>
                  <w:noProof/>
                </w:rPr>
                <w:t xml:space="preserve">GNU. </w:t>
              </w:r>
              <w:r w:rsidRPr="00EA2613">
                <w:rPr>
                  <w:rFonts w:ascii="Arial" w:hAnsi="Arial" w:cs="Arial"/>
                  <w:b/>
                  <w:bCs/>
                  <w:noProof/>
                </w:rPr>
                <w:t>Site do Projeto R</w:t>
              </w:r>
              <w:r w:rsidRPr="00EA2613">
                <w:rPr>
                  <w:rFonts w:ascii="Arial" w:hAnsi="Arial" w:cs="Arial"/>
                  <w:noProof/>
                </w:rPr>
                <w:t>, 1993. Disponivel em: &lt;https://www.r-project.org/&gt;. Acesso em: 25 Maio 2018.</w:t>
              </w:r>
            </w:p>
            <w:p w14:paraId="69FA8376" w14:textId="77777777" w:rsidR="00EA2613" w:rsidRPr="00EA2613" w:rsidRDefault="00EA2613" w:rsidP="00EA2613"/>
            <w:p w14:paraId="3B35E18D" w14:textId="4A9242D9" w:rsidR="00EA2613" w:rsidRDefault="00EA2613" w:rsidP="00EA2613">
              <w:pPr>
                <w:pStyle w:val="Bibliografia"/>
                <w:spacing w:line="360" w:lineRule="auto"/>
                <w:rPr>
                  <w:rFonts w:ascii="Arial" w:hAnsi="Arial" w:cs="Arial"/>
                  <w:noProof/>
                  <w:lang w:val="en-US"/>
                </w:rPr>
              </w:pPr>
              <w:r w:rsidRPr="00EA2613">
                <w:rPr>
                  <w:rFonts w:ascii="Arial" w:hAnsi="Arial" w:cs="Arial"/>
                  <w:noProof/>
                </w:rPr>
                <w:t xml:space="preserve">GUEDES, G. T. A. </w:t>
              </w:r>
              <w:r w:rsidRPr="00EA2613">
                <w:rPr>
                  <w:rFonts w:ascii="Arial" w:hAnsi="Arial" w:cs="Arial"/>
                  <w:b/>
                  <w:bCs/>
                  <w:noProof/>
                </w:rPr>
                <w:t>UML2 Uma Abordagem Prática</w:t>
              </w:r>
              <w:r w:rsidRPr="00EA2613">
                <w:rPr>
                  <w:rFonts w:ascii="Arial" w:hAnsi="Arial" w:cs="Arial"/>
                  <w:noProof/>
                </w:rPr>
                <w:t xml:space="preserve">. </w:t>
              </w:r>
              <w:r w:rsidRPr="00EA2613">
                <w:rPr>
                  <w:rFonts w:ascii="Arial" w:hAnsi="Arial" w:cs="Arial"/>
                  <w:noProof/>
                  <w:lang w:val="en-US"/>
                </w:rPr>
                <w:t>[S.l.]: Novatec, 2014.</w:t>
              </w:r>
            </w:p>
            <w:p w14:paraId="681B57C5" w14:textId="77777777" w:rsidR="00EA2613" w:rsidRPr="00EA2613" w:rsidRDefault="00EA2613" w:rsidP="00EA2613">
              <w:pPr>
                <w:rPr>
                  <w:lang w:val="en-US"/>
                </w:rPr>
              </w:pPr>
            </w:p>
            <w:p w14:paraId="1D1AAA21" w14:textId="7C0311B4" w:rsidR="00EA2613" w:rsidRDefault="00EA2613" w:rsidP="00EA2613">
              <w:pPr>
                <w:pStyle w:val="Bibliografia"/>
                <w:spacing w:line="360" w:lineRule="auto"/>
                <w:rPr>
                  <w:rFonts w:ascii="Arial" w:hAnsi="Arial" w:cs="Arial"/>
                  <w:noProof/>
                </w:rPr>
              </w:pPr>
              <w:r w:rsidRPr="00EA2613">
                <w:rPr>
                  <w:rFonts w:ascii="Arial" w:hAnsi="Arial" w:cs="Arial"/>
                  <w:noProof/>
                  <w:lang w:val="en-US"/>
                </w:rPr>
                <w:t xml:space="preserve">LUCIDCHART. </w:t>
              </w:r>
              <w:r w:rsidRPr="00EA2613">
                <w:rPr>
                  <w:rFonts w:ascii="Arial" w:hAnsi="Arial" w:cs="Arial"/>
                  <w:b/>
                  <w:bCs/>
                  <w:noProof/>
                  <w:lang w:val="en-US"/>
                </w:rPr>
                <w:t>LucidChart</w:t>
              </w:r>
              <w:r w:rsidRPr="00EA2613">
                <w:rPr>
                  <w:rFonts w:ascii="Arial" w:hAnsi="Arial" w:cs="Arial"/>
                  <w:noProof/>
                  <w:lang w:val="en-US"/>
                </w:rPr>
                <w:t xml:space="preserve">, 2018. </w:t>
              </w:r>
              <w:r w:rsidRPr="00EA2613">
                <w:rPr>
                  <w:rFonts w:ascii="Arial" w:hAnsi="Arial" w:cs="Arial"/>
                  <w:noProof/>
                </w:rPr>
                <w:t>Disponivel em: &lt;https://www.lucidchart.com/pages/pt/fluxograma-online&gt;. Acesso em: 2018 Maio 2018.</w:t>
              </w:r>
            </w:p>
            <w:p w14:paraId="1CCB313C" w14:textId="77777777" w:rsidR="00EA2613" w:rsidRPr="00EA2613" w:rsidRDefault="00EA2613" w:rsidP="00EA2613"/>
            <w:p w14:paraId="22FD678B" w14:textId="3A2C949A" w:rsidR="00EA2613" w:rsidRDefault="00EA2613" w:rsidP="00EA2613">
              <w:pPr>
                <w:pStyle w:val="Bibliografia"/>
                <w:spacing w:line="360" w:lineRule="auto"/>
                <w:rPr>
                  <w:rFonts w:ascii="Arial" w:hAnsi="Arial" w:cs="Arial"/>
                  <w:noProof/>
                </w:rPr>
              </w:pPr>
              <w:r w:rsidRPr="00EA2613">
                <w:rPr>
                  <w:rFonts w:ascii="Arial" w:hAnsi="Arial" w:cs="Arial"/>
                  <w:noProof/>
                </w:rPr>
                <w:t xml:space="preserve">MARINHA. Marinha do Brasil. </w:t>
              </w:r>
              <w:r w:rsidRPr="00EA2613">
                <w:rPr>
                  <w:rFonts w:ascii="Arial" w:hAnsi="Arial" w:cs="Arial"/>
                  <w:b/>
                  <w:bCs/>
                  <w:noProof/>
                </w:rPr>
                <w:t>DPC</w:t>
              </w:r>
              <w:r w:rsidRPr="00EA2613">
                <w:rPr>
                  <w:rFonts w:ascii="Arial" w:hAnsi="Arial" w:cs="Arial"/>
                  <w:noProof/>
                </w:rPr>
                <w:t>, 2003. Disponivel em: &lt;http://www.dpc.mar.mil.br/sites/default/files/normam03_1.pdf&gt;. Acesso em: 24 Maio 2018.</w:t>
              </w:r>
            </w:p>
            <w:p w14:paraId="5B4DAE90" w14:textId="77777777" w:rsidR="00EA2613" w:rsidRPr="00EA2613" w:rsidRDefault="00EA2613" w:rsidP="00EA2613"/>
            <w:p w14:paraId="6E79F1C5" w14:textId="77777777"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MARINHA. Marinha do Brasil. </w:t>
              </w:r>
              <w:r w:rsidRPr="00EA2613">
                <w:rPr>
                  <w:rFonts w:ascii="Arial" w:hAnsi="Arial" w:cs="Arial"/>
                  <w:b/>
                  <w:bCs/>
                  <w:noProof/>
                </w:rPr>
                <w:t>DPC-02</w:t>
              </w:r>
              <w:r w:rsidRPr="00EA2613">
                <w:rPr>
                  <w:rFonts w:ascii="Arial" w:hAnsi="Arial" w:cs="Arial"/>
                  <w:noProof/>
                </w:rPr>
                <w:t>, 2005. Disponivel em: &lt;http://www.dpc.mar.mil.br/sites/default/files/normam-02_dpc_mod18.pdf&gt;. Acesso em: 24 Maio 2018.</w:t>
              </w:r>
            </w:p>
            <w:p w14:paraId="573D0E32" w14:textId="4E2EA340" w:rsidR="00EA2613" w:rsidRDefault="00EA2613" w:rsidP="00EA2613">
              <w:pPr>
                <w:pStyle w:val="Bibliografia"/>
                <w:spacing w:line="360" w:lineRule="auto"/>
                <w:rPr>
                  <w:rFonts w:ascii="Arial" w:hAnsi="Arial" w:cs="Arial"/>
                  <w:noProof/>
                </w:rPr>
              </w:pPr>
              <w:r w:rsidRPr="00EA2613">
                <w:rPr>
                  <w:rFonts w:ascii="Arial" w:hAnsi="Arial" w:cs="Arial"/>
                  <w:noProof/>
                </w:rPr>
                <w:lastRenderedPageBreak/>
                <w:t xml:space="preserve">MARINHA DO BRASIL. </w:t>
              </w:r>
              <w:r w:rsidRPr="00EA2613">
                <w:rPr>
                  <w:rFonts w:ascii="Arial" w:hAnsi="Arial" w:cs="Arial"/>
                  <w:b/>
                  <w:bCs/>
                  <w:noProof/>
                </w:rPr>
                <w:t>Site da Capitania Fluvial de Brasília</w:t>
              </w:r>
              <w:r w:rsidRPr="00EA2613">
                <w:rPr>
                  <w:rFonts w:ascii="Arial" w:hAnsi="Arial" w:cs="Arial"/>
                  <w:noProof/>
                </w:rPr>
                <w:t>. Disponivel em: &lt;https://www.marinha.mil.br/cfb/?q=escolanauticacadastradas&gt;. Acesso em: 08 Agosto 2018.</w:t>
              </w:r>
            </w:p>
            <w:p w14:paraId="6E39BF64" w14:textId="77777777" w:rsidR="00EA2613" w:rsidRPr="00EA2613" w:rsidRDefault="00EA2613" w:rsidP="00EA2613"/>
            <w:p w14:paraId="5C568947" w14:textId="387043CF" w:rsidR="00EA2613" w:rsidRDefault="00EA2613" w:rsidP="00EA2613">
              <w:pPr>
                <w:pStyle w:val="Bibliografia"/>
                <w:spacing w:line="360" w:lineRule="auto"/>
                <w:rPr>
                  <w:rFonts w:ascii="Arial" w:hAnsi="Arial" w:cs="Arial"/>
                  <w:noProof/>
                </w:rPr>
              </w:pPr>
              <w:r w:rsidRPr="00EA2613">
                <w:rPr>
                  <w:rFonts w:ascii="Arial" w:hAnsi="Arial" w:cs="Arial"/>
                  <w:noProof/>
                </w:rPr>
                <w:t>MARINHA. Site da Capitania Fluvial de Brasília. Disponivel em: &lt;https://www.marinha.mil.br/cfb/?q=escolanauticacadastradas&gt;. Acesso em: 8 Agosto 2018.</w:t>
              </w:r>
            </w:p>
            <w:p w14:paraId="45E62601" w14:textId="77777777" w:rsidR="00EA2613" w:rsidRPr="00EA2613" w:rsidRDefault="00EA2613" w:rsidP="00EA2613"/>
            <w:p w14:paraId="7EDD3EF5" w14:textId="77777777"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ORACLE. </w:t>
              </w:r>
              <w:r w:rsidRPr="00EA2613">
                <w:rPr>
                  <w:rFonts w:ascii="Arial" w:hAnsi="Arial" w:cs="Arial"/>
                  <w:b/>
                  <w:bCs/>
                  <w:noProof/>
                </w:rPr>
                <w:t>Site da Oracle</w:t>
              </w:r>
              <w:r w:rsidRPr="00EA2613">
                <w:rPr>
                  <w:rFonts w:ascii="Arial" w:hAnsi="Arial" w:cs="Arial"/>
                  <w:noProof/>
                </w:rPr>
                <w:t>, 2018. Disponivel em: &lt;http://www.oracle.com/technetwork/java/javaee/downloads/apis-139520.html&gt;. Acesso em: 25 Maio 2018.</w:t>
              </w:r>
            </w:p>
            <w:p w14:paraId="0213D821" w14:textId="77777777" w:rsidR="00EA2613" w:rsidRDefault="00EA2613" w:rsidP="00EA2613">
              <w:pPr>
                <w:pStyle w:val="Bibliografia"/>
                <w:spacing w:line="360" w:lineRule="auto"/>
                <w:rPr>
                  <w:rFonts w:ascii="Arial" w:hAnsi="Arial" w:cs="Arial"/>
                  <w:noProof/>
                </w:rPr>
              </w:pPr>
            </w:p>
            <w:p w14:paraId="08C538DD" w14:textId="294CCAFB"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ORACLE. </w:t>
              </w:r>
              <w:r w:rsidRPr="00EA2613">
                <w:rPr>
                  <w:rFonts w:ascii="Arial" w:hAnsi="Arial" w:cs="Arial"/>
                  <w:b/>
                  <w:bCs/>
                  <w:noProof/>
                </w:rPr>
                <w:t>Site do MySQL</w:t>
              </w:r>
              <w:r w:rsidRPr="00EA2613">
                <w:rPr>
                  <w:rFonts w:ascii="Arial" w:hAnsi="Arial" w:cs="Arial"/>
                  <w:noProof/>
                </w:rPr>
                <w:t>, 2018. Disponivel em: &lt;https://www.mysql.com/&gt;. Acesso em: 25 Maio 2018.</w:t>
              </w:r>
            </w:p>
            <w:p w14:paraId="7CD069E5" w14:textId="77777777" w:rsidR="00EA2613" w:rsidRDefault="00EA2613" w:rsidP="00EA2613">
              <w:pPr>
                <w:pStyle w:val="Bibliografia"/>
                <w:spacing w:line="360" w:lineRule="auto"/>
                <w:rPr>
                  <w:rFonts w:ascii="Arial" w:hAnsi="Arial" w:cs="Arial"/>
                  <w:noProof/>
                </w:rPr>
              </w:pPr>
            </w:p>
            <w:p w14:paraId="11233381" w14:textId="4E570E67"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ORACLE. Página do Mysql Workbench. </w:t>
              </w:r>
              <w:r w:rsidRPr="00EA2613">
                <w:rPr>
                  <w:rFonts w:ascii="Arial" w:hAnsi="Arial" w:cs="Arial"/>
                  <w:b/>
                  <w:bCs/>
                  <w:noProof/>
                </w:rPr>
                <w:t>Site do Mysql</w:t>
              </w:r>
              <w:r w:rsidRPr="00EA2613">
                <w:rPr>
                  <w:rFonts w:ascii="Arial" w:hAnsi="Arial" w:cs="Arial"/>
                  <w:noProof/>
                </w:rPr>
                <w:t>, 2018. Disponivel em: &lt;https://www.mysql.com/products/workbench/&gt;. Acesso em: 24 Setembro 2018.</w:t>
              </w:r>
            </w:p>
            <w:p w14:paraId="3682468B" w14:textId="77777777" w:rsidR="00EA2613" w:rsidRDefault="00EA2613" w:rsidP="00EA2613">
              <w:pPr>
                <w:pStyle w:val="Bibliografia"/>
                <w:spacing w:line="360" w:lineRule="auto"/>
                <w:rPr>
                  <w:rFonts w:ascii="Arial" w:hAnsi="Arial" w:cs="Arial"/>
                  <w:noProof/>
                </w:rPr>
              </w:pPr>
            </w:p>
            <w:p w14:paraId="0E7B9EB4" w14:textId="627B7D49"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PRESSMAN, R. S.; MAXIM, B. R. </w:t>
              </w:r>
              <w:r w:rsidRPr="00EA2613">
                <w:rPr>
                  <w:rFonts w:ascii="Arial" w:hAnsi="Arial" w:cs="Arial"/>
                  <w:b/>
                  <w:bCs/>
                  <w:noProof/>
                </w:rPr>
                <w:t>Engenharia de Software. Uma Abordagem Profissional</w:t>
              </w:r>
              <w:r w:rsidRPr="00EA2613">
                <w:rPr>
                  <w:rFonts w:ascii="Arial" w:hAnsi="Arial" w:cs="Arial"/>
                  <w:noProof/>
                </w:rPr>
                <w:t>. [S.l.]: Mc Graw Hill, 2016.</w:t>
              </w:r>
            </w:p>
            <w:p w14:paraId="2607B01F" w14:textId="77777777" w:rsidR="00EA2613" w:rsidRDefault="00EA2613" w:rsidP="00EA2613">
              <w:pPr>
                <w:pStyle w:val="Bibliografia"/>
                <w:spacing w:line="360" w:lineRule="auto"/>
                <w:rPr>
                  <w:rFonts w:ascii="Arial" w:hAnsi="Arial" w:cs="Arial"/>
                  <w:noProof/>
                </w:rPr>
              </w:pPr>
            </w:p>
            <w:p w14:paraId="378413C4" w14:textId="3ED900FD"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QUALITY. </w:t>
              </w:r>
              <w:r w:rsidRPr="00EA2613">
                <w:rPr>
                  <w:rFonts w:ascii="Arial" w:hAnsi="Arial" w:cs="Arial"/>
                  <w:b/>
                  <w:bCs/>
                  <w:noProof/>
                </w:rPr>
                <w:t>Site da Escola Náutica Quality</w:t>
              </w:r>
              <w:r w:rsidRPr="00EA2613">
                <w:rPr>
                  <w:rFonts w:ascii="Arial" w:hAnsi="Arial" w:cs="Arial"/>
                  <w:noProof/>
                </w:rPr>
                <w:t>, 2012. Disponivel em: &lt;http://www.qualityescolanautica.com.br&gt;. Acesso em: 25 Maio 2018.</w:t>
              </w:r>
            </w:p>
            <w:p w14:paraId="5DA19F45" w14:textId="77777777" w:rsidR="00EA2613" w:rsidRDefault="00EA2613" w:rsidP="00EA2613">
              <w:pPr>
                <w:pStyle w:val="Bibliografia"/>
                <w:spacing w:line="360" w:lineRule="auto"/>
                <w:rPr>
                  <w:rFonts w:ascii="Arial" w:hAnsi="Arial" w:cs="Arial"/>
                  <w:noProof/>
                </w:rPr>
              </w:pPr>
            </w:p>
            <w:p w14:paraId="60F71EC4" w14:textId="0FFC504F"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SBT. </w:t>
              </w:r>
              <w:r w:rsidRPr="00EA2613">
                <w:rPr>
                  <w:rFonts w:ascii="Arial" w:hAnsi="Arial" w:cs="Arial"/>
                  <w:b/>
                  <w:bCs/>
                  <w:noProof/>
                </w:rPr>
                <w:t>SBT Notícias</w:t>
              </w:r>
              <w:r w:rsidRPr="00EA2613">
                <w:rPr>
                  <w:rFonts w:ascii="Arial" w:hAnsi="Arial" w:cs="Arial"/>
                  <w:noProof/>
                </w:rPr>
                <w:t>, 24 Maio 2018. Disponivel em: &lt;https://www.sbt.com.br/jornalismo/sbtnoticias/noticias/103727/Divers%C3%A3o-luxuosa-Bras%C3%ADlia-tem-a-3%C2%AA-maior-frota-de-barcos-do-pa%C3%ADs.html&gt;. Acesso em: 20 Maio 2018.</w:t>
              </w:r>
            </w:p>
            <w:p w14:paraId="5BD0F3C5" w14:textId="77777777" w:rsidR="00EA2613" w:rsidRDefault="00EA2613" w:rsidP="00EA2613">
              <w:pPr>
                <w:pStyle w:val="Bibliografia"/>
                <w:spacing w:line="360" w:lineRule="auto"/>
                <w:rPr>
                  <w:rFonts w:ascii="Arial" w:hAnsi="Arial" w:cs="Arial"/>
                  <w:noProof/>
                </w:rPr>
              </w:pPr>
            </w:p>
            <w:p w14:paraId="036439DF" w14:textId="1C67F93A"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UOL. </w:t>
              </w:r>
              <w:r w:rsidRPr="00EA2613">
                <w:rPr>
                  <w:rFonts w:ascii="Arial" w:hAnsi="Arial" w:cs="Arial"/>
                  <w:b/>
                  <w:bCs/>
                  <w:noProof/>
                </w:rPr>
                <w:t>Site do PagSeguro</w:t>
              </w:r>
              <w:r w:rsidRPr="00EA2613">
                <w:rPr>
                  <w:rFonts w:ascii="Arial" w:hAnsi="Arial" w:cs="Arial"/>
                  <w:noProof/>
                </w:rPr>
                <w:t>, 1996. Disponivel em: &lt;https://pagseguro.uol.com.br/&gt;. Acesso em: 25 Maio 2018.</w:t>
              </w:r>
            </w:p>
            <w:p w14:paraId="6D247D86" w14:textId="77777777" w:rsidR="00EA2613" w:rsidRDefault="00EA2613" w:rsidP="00EA2613">
              <w:pPr>
                <w:pStyle w:val="Bibliografia"/>
                <w:spacing w:line="360" w:lineRule="auto"/>
                <w:rPr>
                  <w:rFonts w:ascii="Arial" w:hAnsi="Arial" w:cs="Arial"/>
                  <w:noProof/>
                </w:rPr>
              </w:pPr>
            </w:p>
            <w:p w14:paraId="370CCC5F" w14:textId="7A24B444"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W3SCHOOLS. W3 CSS. </w:t>
              </w:r>
              <w:r w:rsidRPr="00EA2613">
                <w:rPr>
                  <w:rFonts w:ascii="Arial" w:hAnsi="Arial" w:cs="Arial"/>
                  <w:b/>
                  <w:bCs/>
                  <w:noProof/>
                </w:rPr>
                <w:t>Site da W3 Corporation</w:t>
              </w:r>
              <w:r w:rsidRPr="00EA2613">
                <w:rPr>
                  <w:rFonts w:ascii="Arial" w:hAnsi="Arial" w:cs="Arial"/>
                  <w:noProof/>
                </w:rPr>
                <w:t>, 1999. Disponivel em: &lt;https://www.w3schools.com/w3css/&gt;. Acesso em: 25 Maio 2018.</w:t>
              </w:r>
            </w:p>
            <w:p w14:paraId="08AED86E" w14:textId="40524C11" w:rsidR="00BF60BD" w:rsidRPr="00EA2613" w:rsidRDefault="00BF60BD" w:rsidP="00EA2613">
              <w:pPr>
                <w:spacing w:line="360" w:lineRule="auto"/>
                <w:rPr>
                  <w:rFonts w:ascii="Arial" w:hAnsi="Arial" w:cs="Arial"/>
                </w:rPr>
              </w:pPr>
              <w:r w:rsidRPr="00EA2613">
                <w:rPr>
                  <w:rFonts w:ascii="Arial" w:hAnsi="Arial" w:cs="Arial"/>
                  <w:b/>
                  <w:bCs/>
                  <w:color w:val="auto"/>
                </w:rPr>
                <w:lastRenderedPageBreak/>
                <w:fldChar w:fldCharType="end"/>
              </w:r>
            </w:p>
          </w:sdtContent>
        </w:sdt>
      </w:sdtContent>
    </w:sdt>
    <w:p w14:paraId="4EA445F2" w14:textId="52EDF8B1" w:rsidR="00F40874" w:rsidRPr="00EA2613" w:rsidRDefault="00F40874" w:rsidP="00EA2613">
      <w:pPr>
        <w:pStyle w:val="N1"/>
        <w:numPr>
          <w:ilvl w:val="0"/>
          <w:numId w:val="0"/>
        </w:numPr>
        <w:spacing w:line="360" w:lineRule="auto"/>
        <w:outlineLvl w:val="0"/>
        <w:rPr>
          <w:rFonts w:ascii="Arial" w:eastAsia="Times New Roman" w:hAnsi="Arial" w:cs="Arial"/>
          <w:color w:val="auto"/>
          <w:sz w:val="36"/>
          <w:szCs w:val="36"/>
          <w:lang w:eastAsia="pt-BR"/>
        </w:rPr>
      </w:pPr>
    </w:p>
    <w:p w14:paraId="4F5C4550" w14:textId="77777777" w:rsidR="00632C4F" w:rsidRPr="00EA2613" w:rsidRDefault="00632C4F" w:rsidP="00EA2613">
      <w:pPr>
        <w:pStyle w:val="N1"/>
        <w:numPr>
          <w:ilvl w:val="0"/>
          <w:numId w:val="0"/>
        </w:numPr>
        <w:spacing w:line="360" w:lineRule="auto"/>
        <w:jc w:val="center"/>
        <w:rPr>
          <w:rFonts w:ascii="Arial" w:hAnsi="Arial" w:cs="Arial"/>
        </w:rPr>
      </w:pPr>
    </w:p>
    <w:p w14:paraId="21DBFC95" w14:textId="77777777" w:rsidR="00632C4F" w:rsidRPr="00EA2613" w:rsidRDefault="00632C4F" w:rsidP="00EA2613">
      <w:pPr>
        <w:pStyle w:val="N1"/>
        <w:numPr>
          <w:ilvl w:val="0"/>
          <w:numId w:val="0"/>
        </w:numPr>
        <w:spacing w:line="360" w:lineRule="auto"/>
        <w:jc w:val="center"/>
        <w:rPr>
          <w:rFonts w:ascii="Arial" w:hAnsi="Arial" w:cs="Arial"/>
        </w:rPr>
      </w:pPr>
    </w:p>
    <w:p w14:paraId="0F75B6E6" w14:textId="77777777" w:rsidR="00632C4F" w:rsidRPr="00EA2613" w:rsidRDefault="00632C4F" w:rsidP="00EA2613">
      <w:pPr>
        <w:pStyle w:val="N1"/>
        <w:numPr>
          <w:ilvl w:val="0"/>
          <w:numId w:val="0"/>
        </w:numPr>
        <w:spacing w:line="360" w:lineRule="auto"/>
        <w:jc w:val="center"/>
        <w:rPr>
          <w:rFonts w:ascii="Arial" w:hAnsi="Arial" w:cs="Arial"/>
        </w:rPr>
      </w:pPr>
    </w:p>
    <w:sectPr w:rsidR="00632C4F" w:rsidRPr="00EA2613" w:rsidSect="008241E1">
      <w:headerReference w:type="default" r:id="rId43"/>
      <w:pgSz w:w="11906" w:h="16838"/>
      <w:pgMar w:top="1701" w:right="1134" w:bottom="1134" w:left="1701" w:header="709" w:footer="709" w:gutter="0"/>
      <w:pgNumType w:start="3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590FA" w14:textId="77777777" w:rsidR="00232FBC" w:rsidRDefault="00232FBC">
      <w:pPr>
        <w:spacing w:line="240" w:lineRule="auto"/>
      </w:pPr>
      <w:r>
        <w:separator/>
      </w:r>
    </w:p>
  </w:endnote>
  <w:endnote w:type="continuationSeparator" w:id="0">
    <w:p w14:paraId="7263A29C" w14:textId="77777777" w:rsidR="00232FBC" w:rsidRDefault="00232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20New#20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FB2FF" w14:textId="2542F839" w:rsidR="00932E8F" w:rsidRDefault="00932E8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16DD2" w14:textId="77777777" w:rsidR="00232FBC" w:rsidRDefault="00232FBC">
      <w:pPr>
        <w:spacing w:line="240" w:lineRule="auto"/>
      </w:pPr>
      <w:r>
        <w:separator/>
      </w:r>
    </w:p>
  </w:footnote>
  <w:footnote w:type="continuationSeparator" w:id="0">
    <w:p w14:paraId="766F41DD" w14:textId="77777777" w:rsidR="00232FBC" w:rsidRDefault="00232F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D9A53" w14:textId="2A909EFC" w:rsidR="00932E8F" w:rsidRDefault="00932E8F" w:rsidP="00A57B92">
    <w:pPr>
      <w:pStyle w:val="Cabealho"/>
      <w:jc w:val="center"/>
    </w:pPr>
    <w:r>
      <w:tab/>
    </w:r>
    <w:r>
      <w:tab/>
    </w:r>
  </w:p>
  <w:p w14:paraId="13F61089" w14:textId="77777777" w:rsidR="00932E8F" w:rsidRDefault="00932E8F">
    <w:pPr>
      <w:pStyle w:val="Cabealho"/>
    </w:pPr>
  </w:p>
  <w:p w14:paraId="53D7CBDE" w14:textId="77777777" w:rsidR="00932E8F" w:rsidRDefault="00932E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4760A" w14:textId="1FA1A467" w:rsidR="00932E8F" w:rsidRDefault="00932E8F" w:rsidP="00860744">
    <w:pPr>
      <w:pStyle w:val="Cabealho"/>
      <w:jc w:val="center"/>
    </w:pPr>
  </w:p>
  <w:p w14:paraId="590BB5D3" w14:textId="77777777" w:rsidR="00932E8F" w:rsidRDefault="00932E8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4408862"/>
      <w:docPartObj>
        <w:docPartGallery w:val="Page Numbers (Top of Page)"/>
        <w:docPartUnique/>
      </w:docPartObj>
    </w:sdtPr>
    <w:sdtContent>
      <w:p w14:paraId="5301F924" w14:textId="77777777" w:rsidR="00932E8F" w:rsidRDefault="00932E8F">
        <w:pPr>
          <w:pStyle w:val="Cabealho"/>
          <w:jc w:val="right"/>
        </w:pPr>
        <w:r>
          <w:fldChar w:fldCharType="begin"/>
        </w:r>
        <w:r>
          <w:instrText>PAGE   \* MERGEFORMAT</w:instrText>
        </w:r>
        <w:r>
          <w:fldChar w:fldCharType="separate"/>
        </w:r>
        <w:r>
          <w:t>2</w:t>
        </w:r>
        <w:r>
          <w:fldChar w:fldCharType="end"/>
        </w:r>
      </w:p>
    </w:sdtContent>
  </w:sdt>
  <w:p w14:paraId="0DBFBFE9" w14:textId="77777777" w:rsidR="00932E8F" w:rsidRDefault="00932E8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4501B" w14:textId="3B28734E" w:rsidR="00932E8F" w:rsidRDefault="00932E8F">
    <w:pPr>
      <w:pStyle w:val="Cabealho"/>
      <w:jc w:val="right"/>
    </w:pPr>
  </w:p>
  <w:p w14:paraId="67420FA5" w14:textId="77777777" w:rsidR="00932E8F" w:rsidRDefault="00932E8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951066"/>
      <w:docPartObj>
        <w:docPartGallery w:val="Page Numbers (Top of Page)"/>
        <w:docPartUnique/>
      </w:docPartObj>
    </w:sdtPr>
    <w:sdtContent>
      <w:p w14:paraId="74140753" w14:textId="77777777" w:rsidR="00932E8F" w:rsidRDefault="00932E8F">
        <w:pPr>
          <w:pStyle w:val="Cabealho"/>
          <w:jc w:val="right"/>
        </w:pPr>
        <w:r>
          <w:fldChar w:fldCharType="begin"/>
        </w:r>
        <w:r>
          <w:instrText>PAGE   \* MERGEFORMAT</w:instrText>
        </w:r>
        <w:r>
          <w:fldChar w:fldCharType="separate"/>
        </w:r>
        <w:r>
          <w:t>2</w:t>
        </w:r>
        <w:r>
          <w:fldChar w:fldCharType="end"/>
        </w:r>
      </w:p>
    </w:sdtContent>
  </w:sdt>
  <w:p w14:paraId="3F69E51A" w14:textId="77777777" w:rsidR="00932E8F" w:rsidRDefault="00932E8F">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153032"/>
      <w:docPartObj>
        <w:docPartGallery w:val="Page Numbers (Top of Page)"/>
        <w:docPartUnique/>
      </w:docPartObj>
    </w:sdtPr>
    <w:sdtContent>
      <w:p w14:paraId="27FA6227" w14:textId="77777777" w:rsidR="00932E8F" w:rsidRDefault="00932E8F">
        <w:pPr>
          <w:pStyle w:val="Cabealho"/>
          <w:jc w:val="right"/>
        </w:pPr>
        <w:r>
          <w:fldChar w:fldCharType="begin"/>
        </w:r>
        <w:r>
          <w:instrText>PAGE   \* MERGEFORMAT</w:instrText>
        </w:r>
        <w:r>
          <w:fldChar w:fldCharType="separate"/>
        </w:r>
        <w:r>
          <w:t>2</w:t>
        </w:r>
        <w:r>
          <w:fldChar w:fldCharType="end"/>
        </w:r>
      </w:p>
    </w:sdtContent>
  </w:sdt>
  <w:p w14:paraId="4B942C89" w14:textId="77777777" w:rsidR="00932E8F" w:rsidRDefault="00932E8F">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0EC07" w14:textId="1C3C3D75" w:rsidR="00932E8F" w:rsidRDefault="00932E8F">
    <w:pPr>
      <w:pStyle w:val="Cabealho"/>
      <w:jc w:val="right"/>
    </w:pPr>
  </w:p>
  <w:p w14:paraId="5E0BB7CF" w14:textId="77777777" w:rsidR="00932E8F" w:rsidRDefault="00932E8F">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608989"/>
      <w:docPartObj>
        <w:docPartGallery w:val="Page Numbers (Top of Page)"/>
        <w:docPartUnique/>
      </w:docPartObj>
    </w:sdtPr>
    <w:sdtContent>
      <w:p w14:paraId="2DDD4402" w14:textId="77777777" w:rsidR="00932E8F" w:rsidRDefault="00932E8F">
        <w:pPr>
          <w:pStyle w:val="Cabealho"/>
          <w:jc w:val="right"/>
        </w:pPr>
        <w:r>
          <w:fldChar w:fldCharType="begin"/>
        </w:r>
        <w:r>
          <w:instrText>PAGE   \* MERGEFORMAT</w:instrText>
        </w:r>
        <w:r>
          <w:fldChar w:fldCharType="separate"/>
        </w:r>
        <w:r>
          <w:t>2</w:t>
        </w:r>
        <w:r>
          <w:fldChar w:fldCharType="end"/>
        </w:r>
      </w:p>
    </w:sdtContent>
  </w:sdt>
  <w:p w14:paraId="1C86C6A3" w14:textId="77777777" w:rsidR="00932E8F" w:rsidRDefault="00932E8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13E"/>
    <w:multiLevelType w:val="multilevel"/>
    <w:tmpl w:val="8F02CAE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9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193314"/>
    <w:multiLevelType w:val="multilevel"/>
    <w:tmpl w:val="688E97C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E21E8"/>
    <w:multiLevelType w:val="hybridMultilevel"/>
    <w:tmpl w:val="833AC0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1FF143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0B4E0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5059CA"/>
    <w:multiLevelType w:val="multilevel"/>
    <w:tmpl w:val="7C6A848E"/>
    <w:lvl w:ilvl="0">
      <w:start w:val="1"/>
      <w:numFmt w:val="decimal"/>
      <w:pStyle w:val="N1"/>
      <w:suff w:val="space"/>
      <w:lvlText w:val="%1"/>
      <w:lvlJc w:val="left"/>
      <w:pPr>
        <w:ind w:left="0" w:firstLine="0"/>
      </w:pPr>
      <w:rPr>
        <w:rFonts w:ascii="Arial" w:hAnsi="Arial" w:cs="Arial" w:hint="default"/>
        <w:color w:val="auto"/>
        <w:sz w:val="24"/>
      </w:rPr>
    </w:lvl>
    <w:lvl w:ilvl="1">
      <w:start w:val="1"/>
      <w:numFmt w:val="decimal"/>
      <w:pStyle w:val="N2"/>
      <w:suff w:val="space"/>
      <w:lvlText w:val="%1.%2"/>
      <w:lvlJc w:val="left"/>
      <w:pPr>
        <w:ind w:left="0" w:firstLine="0"/>
      </w:pPr>
      <w:rPr>
        <w:rFonts w:ascii="Arial" w:hAnsi="Arial" w:cs="Arial" w:hint="default"/>
        <w:color w:val="auto"/>
        <w:sz w:val="24"/>
      </w:rPr>
    </w:lvl>
    <w:lvl w:ilvl="2">
      <w:start w:val="1"/>
      <w:numFmt w:val="decimal"/>
      <w:pStyle w:val="N3"/>
      <w:suff w:val="space"/>
      <w:lvlText w:val="%1.%2.%3"/>
      <w:lvlJc w:val="left"/>
      <w:pPr>
        <w:ind w:left="1276" w:firstLine="0"/>
      </w:pPr>
      <w:rPr>
        <w:rFonts w:ascii="Arial" w:hAnsi="Arial" w:cs="Arial" w:hint="default"/>
        <w:color w:val="auto"/>
        <w:sz w:val="24"/>
      </w:rPr>
    </w:lvl>
    <w:lvl w:ilvl="3">
      <w:start w:val="1"/>
      <w:numFmt w:val="decimal"/>
      <w:pStyle w:val="N4"/>
      <w:suff w:val="space"/>
      <w:lvlText w:val="%1.%2.%3.%4"/>
      <w:lvlJc w:val="left"/>
      <w:pPr>
        <w:ind w:left="1080" w:hanging="1075"/>
      </w:pPr>
      <w:rPr>
        <w:b w:val="0"/>
        <w:bCs w:val="0"/>
        <w:i w:val="0"/>
        <w:iCs w:val="0"/>
        <w:caps w:val="0"/>
        <w:smallCaps w:val="0"/>
        <w:strike w:val="0"/>
        <w:dstrike w:val="0"/>
        <w:vanish w:val="0"/>
        <w:color w:val="000000"/>
        <w:spacing w:val="0"/>
        <w:position w:val="0"/>
        <w:u w:val="none"/>
        <w:vertAlign w:val="baseline"/>
      </w:rPr>
    </w:lvl>
    <w:lvl w:ilvl="4">
      <w:start w:val="1"/>
      <w:numFmt w:val="decimal"/>
      <w:pStyle w:val="N5"/>
      <w:suff w:val="space"/>
      <w:lvlText w:val="%1.%2.%3.%4.%5"/>
      <w:lvlJc w:val="left"/>
      <w:pPr>
        <w:ind w:left="1080" w:hanging="1075"/>
      </w:pPr>
      <w:rPr>
        <w:b w:val="0"/>
        <w:bCs w:val="0"/>
        <w:i w:val="0"/>
        <w:iCs w:val="0"/>
        <w:caps w:val="0"/>
        <w:smallCaps w:val="0"/>
        <w:strike w:val="0"/>
        <w:dstrike w:val="0"/>
        <w:vanish w:val="0"/>
        <w:color w:val="000000"/>
        <w:spacing w:val="0"/>
        <w:position w:val="0"/>
        <w:u w:val="none"/>
        <w:vertAlign w:val="baseline"/>
      </w:rPr>
    </w:lvl>
    <w:lvl w:ilvl="5">
      <w:start w:val="1"/>
      <w:numFmt w:val="decimal"/>
      <w:lvlText w:val="%1.%2.%3.%4.%5.%6."/>
      <w:lvlJc w:val="left"/>
      <w:pPr>
        <w:tabs>
          <w:tab w:val="left" w:pos="0"/>
        </w:tabs>
        <w:ind w:left="1440" w:hanging="1435"/>
      </w:pPr>
      <w:rPr>
        <w:rFonts w:hint="default"/>
      </w:rPr>
    </w:lvl>
    <w:lvl w:ilvl="6">
      <w:start w:val="1"/>
      <w:numFmt w:val="decimal"/>
      <w:lvlText w:val="%1.%2.%3.%4.%5.%6.%7."/>
      <w:lvlJc w:val="left"/>
      <w:pPr>
        <w:tabs>
          <w:tab w:val="left" w:pos="0"/>
        </w:tabs>
        <w:ind w:left="1440" w:hanging="1435"/>
      </w:pPr>
      <w:rPr>
        <w:rFonts w:hint="default"/>
      </w:rPr>
    </w:lvl>
    <w:lvl w:ilvl="7">
      <w:start w:val="1"/>
      <w:numFmt w:val="decimal"/>
      <w:lvlText w:val="%1.%2.%3.%4.%5.%6.%7.%8."/>
      <w:lvlJc w:val="left"/>
      <w:pPr>
        <w:tabs>
          <w:tab w:val="left" w:pos="0"/>
        </w:tabs>
        <w:ind w:left="1800" w:hanging="1795"/>
      </w:pPr>
      <w:rPr>
        <w:rFonts w:hint="default"/>
      </w:rPr>
    </w:lvl>
    <w:lvl w:ilvl="8">
      <w:start w:val="1"/>
      <w:numFmt w:val="decimal"/>
      <w:lvlText w:val="%1.%2.%3.%4.%5.%6.%7.%8.%9."/>
      <w:lvlJc w:val="left"/>
      <w:pPr>
        <w:tabs>
          <w:tab w:val="left" w:pos="0"/>
        </w:tabs>
        <w:ind w:left="1800" w:hanging="1795"/>
      </w:pPr>
      <w:rPr>
        <w:rFonts w:hint="default"/>
      </w:rPr>
    </w:lvl>
  </w:abstractNum>
  <w:abstractNum w:abstractNumId="7" w15:restartNumberingAfterBreak="0">
    <w:nsid w:val="17C1010D"/>
    <w:multiLevelType w:val="hybridMultilevel"/>
    <w:tmpl w:val="0DF277FE"/>
    <w:lvl w:ilvl="0" w:tplc="B91037E4">
      <w:start w:val="1"/>
      <w:numFmt w:val="decimal"/>
      <w:lvlText w:val="%1."/>
      <w:lvlJc w:val="left"/>
      <w:pPr>
        <w:ind w:left="720" w:hanging="355"/>
      </w:pPr>
      <w:rPr>
        <w:rFonts w:ascii="Arial" w:hAnsi="Arial" w:cs="Arial" w:hint="default"/>
        <w:b w:val="0"/>
      </w:rPr>
    </w:lvl>
    <w:lvl w:ilvl="1" w:tplc="AF7838DC">
      <w:start w:val="1"/>
      <w:numFmt w:val="lowerLetter"/>
      <w:lvlText w:val="%2."/>
      <w:lvlJc w:val="left"/>
      <w:pPr>
        <w:ind w:left="1440" w:hanging="355"/>
      </w:pPr>
    </w:lvl>
    <w:lvl w:ilvl="2" w:tplc="E0ACD930">
      <w:start w:val="1"/>
      <w:numFmt w:val="lowerRoman"/>
      <w:lvlText w:val="%3."/>
      <w:lvlJc w:val="right"/>
      <w:pPr>
        <w:ind w:left="2160" w:hanging="175"/>
      </w:pPr>
    </w:lvl>
    <w:lvl w:ilvl="3" w:tplc="8FDC9164">
      <w:start w:val="1"/>
      <w:numFmt w:val="decimal"/>
      <w:lvlText w:val="%4."/>
      <w:lvlJc w:val="left"/>
      <w:pPr>
        <w:ind w:left="2880" w:hanging="355"/>
      </w:pPr>
    </w:lvl>
    <w:lvl w:ilvl="4" w:tplc="2048ACC8">
      <w:start w:val="1"/>
      <w:numFmt w:val="lowerLetter"/>
      <w:lvlText w:val="%5."/>
      <w:lvlJc w:val="left"/>
      <w:pPr>
        <w:ind w:left="3600" w:hanging="355"/>
      </w:pPr>
    </w:lvl>
    <w:lvl w:ilvl="5" w:tplc="1B726BA0">
      <w:start w:val="1"/>
      <w:numFmt w:val="lowerRoman"/>
      <w:lvlText w:val="%6."/>
      <w:lvlJc w:val="right"/>
      <w:pPr>
        <w:ind w:left="4320" w:hanging="175"/>
      </w:pPr>
    </w:lvl>
    <w:lvl w:ilvl="6" w:tplc="7B24B5B8">
      <w:start w:val="1"/>
      <w:numFmt w:val="decimal"/>
      <w:lvlText w:val="%7."/>
      <w:lvlJc w:val="left"/>
      <w:pPr>
        <w:ind w:left="5040" w:hanging="355"/>
      </w:pPr>
    </w:lvl>
    <w:lvl w:ilvl="7" w:tplc="E1CE49AC">
      <w:start w:val="1"/>
      <w:numFmt w:val="lowerLetter"/>
      <w:lvlText w:val="%8."/>
      <w:lvlJc w:val="left"/>
      <w:pPr>
        <w:ind w:left="5760" w:hanging="355"/>
      </w:pPr>
    </w:lvl>
    <w:lvl w:ilvl="8" w:tplc="E18C7BE6">
      <w:start w:val="1"/>
      <w:numFmt w:val="lowerRoman"/>
      <w:lvlText w:val="%9."/>
      <w:lvlJc w:val="right"/>
      <w:pPr>
        <w:ind w:left="6480" w:hanging="175"/>
      </w:pPr>
    </w:lvl>
  </w:abstractNum>
  <w:abstractNum w:abstractNumId="8" w15:restartNumberingAfterBreak="0">
    <w:nsid w:val="189D6A5D"/>
    <w:multiLevelType w:val="multilevel"/>
    <w:tmpl w:val="931C31B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244254"/>
    <w:multiLevelType w:val="multilevel"/>
    <w:tmpl w:val="89A63C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E22E1A"/>
    <w:multiLevelType w:val="multilevel"/>
    <w:tmpl w:val="D268696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680741"/>
    <w:multiLevelType w:val="multilevel"/>
    <w:tmpl w:val="F2346896"/>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34E07"/>
    <w:multiLevelType w:val="multilevel"/>
    <w:tmpl w:val="2EBAE9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7B6DB1"/>
    <w:multiLevelType w:val="multilevel"/>
    <w:tmpl w:val="E55C7E4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405117"/>
    <w:multiLevelType w:val="hybridMultilevel"/>
    <w:tmpl w:val="5ECC0F2E"/>
    <w:lvl w:ilvl="0" w:tplc="C8C8207C">
      <w:start w:val="1"/>
      <w:numFmt w:val="bullet"/>
      <w:lvlText w:val=""/>
      <w:lvlJc w:val="left"/>
      <w:pPr>
        <w:ind w:left="1069" w:hanging="355"/>
      </w:pPr>
      <w:rPr>
        <w:rFonts w:ascii="Symbol" w:hAnsi="Symbol" w:hint="default"/>
      </w:rPr>
    </w:lvl>
    <w:lvl w:ilvl="1" w:tplc="9C5E64A2">
      <w:start w:val="1"/>
      <w:numFmt w:val="bullet"/>
      <w:lvlText w:val="o"/>
      <w:lvlJc w:val="left"/>
      <w:pPr>
        <w:ind w:left="1789" w:hanging="355"/>
      </w:pPr>
      <w:rPr>
        <w:rFonts w:ascii="Courier New" w:hAnsi="Courier New" w:cs="Courier New" w:hint="default"/>
      </w:rPr>
    </w:lvl>
    <w:lvl w:ilvl="2" w:tplc="0324E22E">
      <w:start w:val="1"/>
      <w:numFmt w:val="bullet"/>
      <w:lvlText w:val=""/>
      <w:lvlJc w:val="left"/>
      <w:pPr>
        <w:ind w:left="2509" w:hanging="355"/>
      </w:pPr>
      <w:rPr>
        <w:rFonts w:ascii="Wingdings" w:hAnsi="Wingdings" w:hint="default"/>
      </w:rPr>
    </w:lvl>
    <w:lvl w:ilvl="3" w:tplc="BA38B082">
      <w:start w:val="1"/>
      <w:numFmt w:val="bullet"/>
      <w:lvlText w:val=""/>
      <w:lvlJc w:val="left"/>
      <w:pPr>
        <w:ind w:left="3229" w:hanging="355"/>
      </w:pPr>
      <w:rPr>
        <w:rFonts w:ascii="Symbol" w:hAnsi="Symbol" w:hint="default"/>
      </w:rPr>
    </w:lvl>
    <w:lvl w:ilvl="4" w:tplc="083C2182">
      <w:start w:val="1"/>
      <w:numFmt w:val="bullet"/>
      <w:lvlText w:val="o"/>
      <w:lvlJc w:val="left"/>
      <w:pPr>
        <w:ind w:left="3949" w:hanging="355"/>
      </w:pPr>
      <w:rPr>
        <w:rFonts w:ascii="Courier New" w:hAnsi="Courier New" w:cs="Courier New" w:hint="default"/>
      </w:rPr>
    </w:lvl>
    <w:lvl w:ilvl="5" w:tplc="C57008DE">
      <w:start w:val="1"/>
      <w:numFmt w:val="bullet"/>
      <w:lvlText w:val=""/>
      <w:lvlJc w:val="left"/>
      <w:pPr>
        <w:ind w:left="4669" w:hanging="355"/>
      </w:pPr>
      <w:rPr>
        <w:rFonts w:ascii="Wingdings" w:hAnsi="Wingdings" w:hint="default"/>
      </w:rPr>
    </w:lvl>
    <w:lvl w:ilvl="6" w:tplc="9DD0CF10">
      <w:start w:val="1"/>
      <w:numFmt w:val="bullet"/>
      <w:lvlText w:val=""/>
      <w:lvlJc w:val="left"/>
      <w:pPr>
        <w:ind w:left="5389" w:hanging="355"/>
      </w:pPr>
      <w:rPr>
        <w:rFonts w:ascii="Symbol" w:hAnsi="Symbol" w:hint="default"/>
      </w:rPr>
    </w:lvl>
    <w:lvl w:ilvl="7" w:tplc="18280F1C">
      <w:start w:val="1"/>
      <w:numFmt w:val="bullet"/>
      <w:lvlText w:val="o"/>
      <w:lvlJc w:val="left"/>
      <w:pPr>
        <w:ind w:left="6109" w:hanging="355"/>
      </w:pPr>
      <w:rPr>
        <w:rFonts w:ascii="Courier New" w:hAnsi="Courier New" w:cs="Courier New" w:hint="default"/>
      </w:rPr>
    </w:lvl>
    <w:lvl w:ilvl="8" w:tplc="021A1C48">
      <w:start w:val="1"/>
      <w:numFmt w:val="bullet"/>
      <w:lvlText w:val=""/>
      <w:lvlJc w:val="left"/>
      <w:pPr>
        <w:ind w:left="6829" w:hanging="355"/>
      </w:pPr>
      <w:rPr>
        <w:rFonts w:ascii="Wingdings" w:hAnsi="Wingdings" w:hint="default"/>
      </w:rPr>
    </w:lvl>
  </w:abstractNum>
  <w:abstractNum w:abstractNumId="15" w15:restartNumberingAfterBreak="0">
    <w:nsid w:val="461D7763"/>
    <w:multiLevelType w:val="hybridMultilevel"/>
    <w:tmpl w:val="8CFABC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8AB0C0D"/>
    <w:multiLevelType w:val="multilevel"/>
    <w:tmpl w:val="E29AF29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E5146B"/>
    <w:multiLevelType w:val="multilevel"/>
    <w:tmpl w:val="0706D09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D317AA"/>
    <w:multiLevelType w:val="multilevel"/>
    <w:tmpl w:val="2E0E4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FB7B10"/>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5175EA"/>
    <w:multiLevelType w:val="multilevel"/>
    <w:tmpl w:val="EB08554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3A4EC6"/>
    <w:multiLevelType w:val="multilevel"/>
    <w:tmpl w:val="9DFAFD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72150A"/>
    <w:multiLevelType w:val="hybridMultilevel"/>
    <w:tmpl w:val="6166F7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30C576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0F17C8"/>
    <w:multiLevelType w:val="multilevel"/>
    <w:tmpl w:val="2C3A1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B66133"/>
    <w:multiLevelType w:val="multilevel"/>
    <w:tmpl w:val="3E6E61B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14"/>
  </w:num>
  <w:num w:numId="4">
    <w:abstractNumId w:val="6"/>
  </w:num>
  <w:num w:numId="5">
    <w:abstractNumId w:val="3"/>
  </w:num>
  <w:num w:numId="6">
    <w:abstractNumId w:val="15"/>
  </w:num>
  <w:num w:numId="7">
    <w:abstractNumId w:val="22"/>
  </w:num>
  <w:num w:numId="8">
    <w:abstractNumId w:val="24"/>
  </w:num>
  <w:num w:numId="9">
    <w:abstractNumId w:val="25"/>
    <w:lvlOverride w:ilvl="1">
      <w:lvl w:ilvl="1">
        <w:numFmt w:val="decimal"/>
        <w:lvlText w:val="%2."/>
        <w:lvlJc w:val="left"/>
      </w:lvl>
    </w:lvlOverride>
  </w:num>
  <w:num w:numId="10">
    <w:abstractNumId w:val="12"/>
  </w:num>
  <w:num w:numId="11">
    <w:abstractNumId w:val="11"/>
    <w:lvlOverride w:ilvl="1">
      <w:lvl w:ilvl="1">
        <w:numFmt w:val="decimal"/>
        <w:lvlText w:val="%2."/>
        <w:lvlJc w:val="left"/>
      </w:lvl>
    </w:lvlOverride>
  </w:num>
  <w:num w:numId="12">
    <w:abstractNumId w:val="18"/>
  </w:num>
  <w:num w:numId="13">
    <w:abstractNumId w:val="13"/>
    <w:lvlOverride w:ilvl="0">
      <w:lvl w:ilvl="0">
        <w:numFmt w:val="decimal"/>
        <w:lvlText w:val="%1."/>
        <w:lvlJc w:val="left"/>
      </w:lvl>
    </w:lvlOverride>
  </w:num>
  <w:num w:numId="14">
    <w:abstractNumId w:val="21"/>
  </w:num>
  <w:num w:numId="15">
    <w:abstractNumId w:val="20"/>
    <w:lvlOverride w:ilvl="0">
      <w:lvl w:ilvl="0">
        <w:numFmt w:val="decimal"/>
        <w:lvlText w:val="%1."/>
        <w:lvlJc w:val="left"/>
      </w:lvl>
    </w:lvlOverride>
  </w:num>
  <w:num w:numId="16">
    <w:abstractNumId w:val="17"/>
    <w:lvlOverride w:ilvl="0">
      <w:lvl w:ilvl="0">
        <w:numFmt w:val="decimal"/>
        <w:lvlText w:val="%1."/>
        <w:lvlJc w:val="left"/>
      </w:lvl>
    </w:lvlOverride>
  </w:num>
  <w:num w:numId="17">
    <w:abstractNumId w:val="9"/>
  </w:num>
  <w:num w:numId="18">
    <w:abstractNumId w:val="10"/>
    <w:lvlOverride w:ilvl="1">
      <w:lvl w:ilvl="1">
        <w:numFmt w:val="decimal"/>
        <w:lvlText w:val="%2."/>
        <w:lvlJc w:val="left"/>
      </w:lvl>
    </w:lvlOverride>
  </w:num>
  <w:num w:numId="19">
    <w:abstractNumId w:val="10"/>
    <w:lvlOverride w:ilvl="1">
      <w:lvl w:ilvl="1">
        <w:numFmt w:val="decimal"/>
        <w:lvlText w:val="%2."/>
        <w:lvlJc w:val="left"/>
      </w:lvl>
    </w:lvlOverride>
  </w:num>
  <w:num w:numId="20">
    <w:abstractNumId w:val="8"/>
    <w:lvlOverride w:ilvl="0">
      <w:lvl w:ilvl="0">
        <w:numFmt w:val="decimal"/>
        <w:lvlText w:val="%1."/>
        <w:lvlJc w:val="left"/>
      </w:lvl>
    </w:lvlOverride>
  </w:num>
  <w:num w:numId="21">
    <w:abstractNumId w:val="16"/>
    <w:lvlOverride w:ilvl="0">
      <w:lvl w:ilvl="0">
        <w:numFmt w:val="decimal"/>
        <w:lvlText w:val="%1."/>
        <w:lvlJc w:val="left"/>
      </w:lvl>
    </w:lvlOverride>
  </w:num>
  <w:num w:numId="22">
    <w:abstractNumId w:val="2"/>
    <w:lvlOverride w:ilvl="0">
      <w:lvl w:ilvl="0">
        <w:numFmt w:val="decimal"/>
        <w:lvlText w:val="%1."/>
        <w:lvlJc w:val="left"/>
      </w:lvl>
    </w:lvlOverride>
  </w:num>
  <w:num w:numId="23">
    <w:abstractNumId w:val="2"/>
    <w:lvlOverride w:ilvl="0">
      <w:lvl w:ilvl="0">
        <w:numFmt w:val="decimal"/>
        <w:lvlText w:val="%1."/>
        <w:lvlJc w:val="left"/>
      </w:lvl>
    </w:lvlOverride>
  </w:num>
  <w:num w:numId="24">
    <w:abstractNumId w:val="2"/>
    <w:lvlOverride w:ilvl="0">
      <w:lvl w:ilvl="0">
        <w:numFmt w:val="decimal"/>
        <w:lvlText w:val="%1."/>
        <w:lvlJc w:val="left"/>
      </w:lvl>
    </w:lvlOverride>
  </w:num>
  <w:num w:numId="25">
    <w:abstractNumId w:val="2"/>
    <w:lvlOverride w:ilvl="0">
      <w:lvl w:ilvl="0">
        <w:numFmt w:val="decimal"/>
        <w:lvlText w:val="%1."/>
        <w:lvlJc w:val="left"/>
      </w:lvl>
    </w:lvlOverride>
  </w:num>
  <w:num w:numId="26">
    <w:abstractNumId w:val="0"/>
    <w:lvlOverride w:ilvl="1">
      <w:lvl w:ilvl="1">
        <w:numFmt w:val="decimal"/>
        <w:lvlText w:val="%2."/>
        <w:lvlJc w:val="left"/>
      </w:lvl>
    </w:lvlOverride>
  </w:num>
  <w:num w:numId="27">
    <w:abstractNumId w:val="19"/>
  </w:num>
  <w:num w:numId="28">
    <w:abstractNumId w:val="1"/>
  </w:num>
  <w:num w:numId="29">
    <w:abstractNumId w:val="23"/>
  </w:num>
  <w:num w:numId="30">
    <w:abstractNumId w:val="4"/>
  </w:num>
  <w:num w:numId="31">
    <w:abstractNumId w:val="5"/>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hony Louis Gotlib Ferreira">
    <w15:presenceInfo w15:providerId="None" w15:userId="Anthony Louis Gotlib Ferrei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4F"/>
    <w:rsid w:val="00025490"/>
    <w:rsid w:val="00035EAE"/>
    <w:rsid w:val="0003761C"/>
    <w:rsid w:val="00037C26"/>
    <w:rsid w:val="00047D10"/>
    <w:rsid w:val="00055F63"/>
    <w:rsid w:val="00057B23"/>
    <w:rsid w:val="00063406"/>
    <w:rsid w:val="000653B1"/>
    <w:rsid w:val="000832EA"/>
    <w:rsid w:val="000863D1"/>
    <w:rsid w:val="00086EDA"/>
    <w:rsid w:val="000A5DCC"/>
    <w:rsid w:val="000B73D0"/>
    <w:rsid w:val="000C0E2C"/>
    <w:rsid w:val="000C4892"/>
    <w:rsid w:val="000C6655"/>
    <w:rsid w:val="000D644C"/>
    <w:rsid w:val="000E13B1"/>
    <w:rsid w:val="001027A9"/>
    <w:rsid w:val="00104B66"/>
    <w:rsid w:val="00105907"/>
    <w:rsid w:val="001107CF"/>
    <w:rsid w:val="00127F20"/>
    <w:rsid w:val="001363E2"/>
    <w:rsid w:val="00141104"/>
    <w:rsid w:val="00160BCE"/>
    <w:rsid w:val="001704CD"/>
    <w:rsid w:val="00181BFA"/>
    <w:rsid w:val="00190593"/>
    <w:rsid w:val="001938A8"/>
    <w:rsid w:val="00196B47"/>
    <w:rsid w:val="001A5FB3"/>
    <w:rsid w:val="001C1519"/>
    <w:rsid w:val="001C53FE"/>
    <w:rsid w:val="001D2E8A"/>
    <w:rsid w:val="001D7C3B"/>
    <w:rsid w:val="001F0ACF"/>
    <w:rsid w:val="002051E5"/>
    <w:rsid w:val="00206044"/>
    <w:rsid w:val="00211AF9"/>
    <w:rsid w:val="00222DB5"/>
    <w:rsid w:val="00232FBC"/>
    <w:rsid w:val="00234905"/>
    <w:rsid w:val="0024200B"/>
    <w:rsid w:val="00251FA4"/>
    <w:rsid w:val="00261DE8"/>
    <w:rsid w:val="00271816"/>
    <w:rsid w:val="00271DED"/>
    <w:rsid w:val="00272F90"/>
    <w:rsid w:val="00273989"/>
    <w:rsid w:val="0027539C"/>
    <w:rsid w:val="00281C5D"/>
    <w:rsid w:val="00291D5F"/>
    <w:rsid w:val="0029305F"/>
    <w:rsid w:val="002A2475"/>
    <w:rsid w:val="002B51F3"/>
    <w:rsid w:val="002B5A2D"/>
    <w:rsid w:val="002C3B71"/>
    <w:rsid w:val="002C6ABC"/>
    <w:rsid w:val="002D0F59"/>
    <w:rsid w:val="002E2D7C"/>
    <w:rsid w:val="002E3358"/>
    <w:rsid w:val="002F6A0B"/>
    <w:rsid w:val="0031361E"/>
    <w:rsid w:val="003171E0"/>
    <w:rsid w:val="00327A9E"/>
    <w:rsid w:val="003406E5"/>
    <w:rsid w:val="00340CDA"/>
    <w:rsid w:val="003458C6"/>
    <w:rsid w:val="00350F0C"/>
    <w:rsid w:val="00367C1B"/>
    <w:rsid w:val="00382699"/>
    <w:rsid w:val="00383F8D"/>
    <w:rsid w:val="003B7610"/>
    <w:rsid w:val="003D39CE"/>
    <w:rsid w:val="003D45CB"/>
    <w:rsid w:val="003F23E8"/>
    <w:rsid w:val="00400330"/>
    <w:rsid w:val="004057E8"/>
    <w:rsid w:val="00414D0E"/>
    <w:rsid w:val="00417029"/>
    <w:rsid w:val="00444272"/>
    <w:rsid w:val="00466C41"/>
    <w:rsid w:val="00481C26"/>
    <w:rsid w:val="00485089"/>
    <w:rsid w:val="004A325C"/>
    <w:rsid w:val="004B5149"/>
    <w:rsid w:val="004C2844"/>
    <w:rsid w:val="004D0FA1"/>
    <w:rsid w:val="004E13F9"/>
    <w:rsid w:val="004F2CA7"/>
    <w:rsid w:val="005132CC"/>
    <w:rsid w:val="00515C21"/>
    <w:rsid w:val="005231B4"/>
    <w:rsid w:val="005247AE"/>
    <w:rsid w:val="00537A6E"/>
    <w:rsid w:val="00574071"/>
    <w:rsid w:val="00582A24"/>
    <w:rsid w:val="005836F1"/>
    <w:rsid w:val="005C1075"/>
    <w:rsid w:val="005C397C"/>
    <w:rsid w:val="005D35C1"/>
    <w:rsid w:val="005E3745"/>
    <w:rsid w:val="005E5270"/>
    <w:rsid w:val="00604C15"/>
    <w:rsid w:val="006116D3"/>
    <w:rsid w:val="006118C7"/>
    <w:rsid w:val="00625078"/>
    <w:rsid w:val="00632C4F"/>
    <w:rsid w:val="00652094"/>
    <w:rsid w:val="006603A7"/>
    <w:rsid w:val="00661A4A"/>
    <w:rsid w:val="00686B97"/>
    <w:rsid w:val="00692A53"/>
    <w:rsid w:val="00693A46"/>
    <w:rsid w:val="006B46D4"/>
    <w:rsid w:val="006B5560"/>
    <w:rsid w:val="006C4DDA"/>
    <w:rsid w:val="006F652C"/>
    <w:rsid w:val="00711CBE"/>
    <w:rsid w:val="00733541"/>
    <w:rsid w:val="00746294"/>
    <w:rsid w:val="00763E5D"/>
    <w:rsid w:val="0078373C"/>
    <w:rsid w:val="00785362"/>
    <w:rsid w:val="00792634"/>
    <w:rsid w:val="007C581B"/>
    <w:rsid w:val="007D3A77"/>
    <w:rsid w:val="007E17C8"/>
    <w:rsid w:val="007F53C0"/>
    <w:rsid w:val="007F6FFA"/>
    <w:rsid w:val="0080316F"/>
    <w:rsid w:val="00811462"/>
    <w:rsid w:val="0081554D"/>
    <w:rsid w:val="008241E1"/>
    <w:rsid w:val="00860744"/>
    <w:rsid w:val="008654E3"/>
    <w:rsid w:val="008663BC"/>
    <w:rsid w:val="00882722"/>
    <w:rsid w:val="00883C21"/>
    <w:rsid w:val="00895620"/>
    <w:rsid w:val="008A69F9"/>
    <w:rsid w:val="008C1950"/>
    <w:rsid w:val="008C20F1"/>
    <w:rsid w:val="008C3E23"/>
    <w:rsid w:val="008E357D"/>
    <w:rsid w:val="008E6682"/>
    <w:rsid w:val="00912FFF"/>
    <w:rsid w:val="009164F5"/>
    <w:rsid w:val="00916DF6"/>
    <w:rsid w:val="00925FC2"/>
    <w:rsid w:val="00926BA8"/>
    <w:rsid w:val="00927002"/>
    <w:rsid w:val="00932E8F"/>
    <w:rsid w:val="00934C28"/>
    <w:rsid w:val="00953353"/>
    <w:rsid w:val="009633D8"/>
    <w:rsid w:val="00974480"/>
    <w:rsid w:val="00974DDF"/>
    <w:rsid w:val="00985FEE"/>
    <w:rsid w:val="009B5612"/>
    <w:rsid w:val="009B6370"/>
    <w:rsid w:val="009D2BF4"/>
    <w:rsid w:val="009D7856"/>
    <w:rsid w:val="009E2BDF"/>
    <w:rsid w:val="009E2E60"/>
    <w:rsid w:val="009F1BF5"/>
    <w:rsid w:val="00A012E3"/>
    <w:rsid w:val="00A04504"/>
    <w:rsid w:val="00A04FE9"/>
    <w:rsid w:val="00A10F3B"/>
    <w:rsid w:val="00A214AA"/>
    <w:rsid w:val="00A22CDC"/>
    <w:rsid w:val="00A25928"/>
    <w:rsid w:val="00A51420"/>
    <w:rsid w:val="00A57B92"/>
    <w:rsid w:val="00A61708"/>
    <w:rsid w:val="00A8339F"/>
    <w:rsid w:val="00AA0CCA"/>
    <w:rsid w:val="00AA2DEF"/>
    <w:rsid w:val="00AD2DBA"/>
    <w:rsid w:val="00AE12F1"/>
    <w:rsid w:val="00B009BC"/>
    <w:rsid w:val="00B11B20"/>
    <w:rsid w:val="00B209EC"/>
    <w:rsid w:val="00B31F7D"/>
    <w:rsid w:val="00B32846"/>
    <w:rsid w:val="00B32A6F"/>
    <w:rsid w:val="00B35D24"/>
    <w:rsid w:val="00B56134"/>
    <w:rsid w:val="00B63346"/>
    <w:rsid w:val="00B70501"/>
    <w:rsid w:val="00B70FBF"/>
    <w:rsid w:val="00B74423"/>
    <w:rsid w:val="00BA79F0"/>
    <w:rsid w:val="00BB0B1B"/>
    <w:rsid w:val="00BB2438"/>
    <w:rsid w:val="00BD5F04"/>
    <w:rsid w:val="00BD6277"/>
    <w:rsid w:val="00BF1CEA"/>
    <w:rsid w:val="00BF60BD"/>
    <w:rsid w:val="00C3544D"/>
    <w:rsid w:val="00C43BBD"/>
    <w:rsid w:val="00C47304"/>
    <w:rsid w:val="00C5666E"/>
    <w:rsid w:val="00C70BA4"/>
    <w:rsid w:val="00C807DC"/>
    <w:rsid w:val="00C83652"/>
    <w:rsid w:val="00CB2A35"/>
    <w:rsid w:val="00CB7303"/>
    <w:rsid w:val="00CE3064"/>
    <w:rsid w:val="00CE67A5"/>
    <w:rsid w:val="00CE7B77"/>
    <w:rsid w:val="00CF5742"/>
    <w:rsid w:val="00CF6AA4"/>
    <w:rsid w:val="00D1062E"/>
    <w:rsid w:val="00D106B6"/>
    <w:rsid w:val="00D22493"/>
    <w:rsid w:val="00D34654"/>
    <w:rsid w:val="00D37576"/>
    <w:rsid w:val="00D43802"/>
    <w:rsid w:val="00D86CAD"/>
    <w:rsid w:val="00D926F9"/>
    <w:rsid w:val="00D978AC"/>
    <w:rsid w:val="00D97EB7"/>
    <w:rsid w:val="00DA40F8"/>
    <w:rsid w:val="00DA49A8"/>
    <w:rsid w:val="00DA67AA"/>
    <w:rsid w:val="00DB318C"/>
    <w:rsid w:val="00DB463B"/>
    <w:rsid w:val="00DB6AAD"/>
    <w:rsid w:val="00DD0901"/>
    <w:rsid w:val="00DD28B2"/>
    <w:rsid w:val="00DE3225"/>
    <w:rsid w:val="00DE7EFB"/>
    <w:rsid w:val="00DF3236"/>
    <w:rsid w:val="00DF3A13"/>
    <w:rsid w:val="00DF489B"/>
    <w:rsid w:val="00E03759"/>
    <w:rsid w:val="00E04144"/>
    <w:rsid w:val="00E06327"/>
    <w:rsid w:val="00E06841"/>
    <w:rsid w:val="00E07939"/>
    <w:rsid w:val="00E10FD7"/>
    <w:rsid w:val="00E2713B"/>
    <w:rsid w:val="00E30B51"/>
    <w:rsid w:val="00E31806"/>
    <w:rsid w:val="00E35846"/>
    <w:rsid w:val="00E4493E"/>
    <w:rsid w:val="00E54BB1"/>
    <w:rsid w:val="00E6104C"/>
    <w:rsid w:val="00E65239"/>
    <w:rsid w:val="00E82B64"/>
    <w:rsid w:val="00E87438"/>
    <w:rsid w:val="00E93935"/>
    <w:rsid w:val="00EA0071"/>
    <w:rsid w:val="00EA0E73"/>
    <w:rsid w:val="00EA2613"/>
    <w:rsid w:val="00EB1E2A"/>
    <w:rsid w:val="00EB2A39"/>
    <w:rsid w:val="00EE73D7"/>
    <w:rsid w:val="00F11162"/>
    <w:rsid w:val="00F1789A"/>
    <w:rsid w:val="00F351D7"/>
    <w:rsid w:val="00F40874"/>
    <w:rsid w:val="00F6103A"/>
    <w:rsid w:val="00F67416"/>
    <w:rsid w:val="00F67F6F"/>
    <w:rsid w:val="00F809BB"/>
    <w:rsid w:val="00F87A49"/>
    <w:rsid w:val="00F969D0"/>
    <w:rsid w:val="00FB11E8"/>
    <w:rsid w:val="00FB598A"/>
    <w:rsid w:val="00FC5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91DBD"/>
  <w15:docId w15:val="{E080ED29-8764-43D7-B518-D13E21AC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pt-BR" w:eastAsia="pt-BR"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100" w:lineRule="atLeast"/>
      <w:jc w:val="both"/>
    </w:pPr>
    <w:rPr>
      <w:rFonts w:ascii="Times New Roman" w:eastAsia="SimSun" w:hAnsi="Times New Roman" w:cs="Times New Roman"/>
      <w:color w:val="000000"/>
      <w:sz w:val="24"/>
      <w:szCs w:val="24"/>
      <w:lang w:eastAsia="ar-SA"/>
    </w:rPr>
  </w:style>
  <w:style w:type="paragraph" w:styleId="Ttulo1">
    <w:name w:val="heading 1"/>
    <w:basedOn w:val="Normal"/>
    <w:next w:val="Normal"/>
    <w:uiPriority w:val="9"/>
    <w:qFormat/>
    <w:pPr>
      <w:keepNext/>
      <w:keepLines/>
      <w:spacing w:before="480"/>
      <w:outlineLvl w:val="0"/>
    </w:pPr>
    <w:rPr>
      <w:rFonts w:ascii="Calibri Light" w:eastAsia="Calibri Light" w:hAnsi="Calibri Light" w:cs="Calibri Light"/>
      <w:b/>
      <w:bCs/>
      <w:color w:val="2E74B5" w:themeColor="accent1" w:themeShade="BF"/>
      <w:sz w:val="28"/>
      <w:szCs w:val="28"/>
    </w:rPr>
  </w:style>
  <w:style w:type="paragraph" w:styleId="Ttulo2">
    <w:name w:val="heading 2"/>
    <w:basedOn w:val="N2"/>
    <w:next w:val="Normal"/>
    <w:uiPriority w:val="9"/>
    <w:unhideWhenUsed/>
    <w:qFormat/>
    <w:rsid w:val="00E93935"/>
    <w:pPr>
      <w:spacing w:line="360" w:lineRule="auto"/>
      <w:outlineLvl w:val="1"/>
    </w:pPr>
    <w:rPr>
      <w:rFonts w:ascii="Arial" w:hAnsi="Arial" w:cs="Arial"/>
      <w:color w:val="auto"/>
    </w:rPr>
  </w:style>
  <w:style w:type="paragraph" w:styleId="Ttulo3">
    <w:name w:val="heading 3"/>
    <w:basedOn w:val="N3"/>
    <w:next w:val="Normal"/>
    <w:uiPriority w:val="9"/>
    <w:unhideWhenUsed/>
    <w:qFormat/>
    <w:rsid w:val="00E93935"/>
    <w:pPr>
      <w:spacing w:line="360" w:lineRule="auto"/>
      <w:outlineLvl w:val="2"/>
    </w:pPr>
    <w:rPr>
      <w:rFonts w:ascii="Arial" w:hAnsi="Arial" w:cs="Arial"/>
      <w:color w:val="auto"/>
    </w:rPr>
  </w:style>
  <w:style w:type="paragraph" w:styleId="Ttulo4">
    <w:name w:val="heading 4"/>
    <w:basedOn w:val="Normal"/>
    <w:next w:val="Normal"/>
    <w:uiPriority w:val="9"/>
    <w:unhideWhenUsed/>
    <w:qFormat/>
    <w:pPr>
      <w:keepNext/>
      <w:keepLines/>
      <w:spacing w:before="200"/>
      <w:outlineLvl w:val="3"/>
    </w:pPr>
    <w:rPr>
      <w:rFonts w:ascii="Arial" w:eastAsia="Arial" w:hAnsi="Arial" w:cs="Arial"/>
      <w:color w:val="232323"/>
      <w:sz w:val="32"/>
      <w:szCs w:val="32"/>
    </w:rPr>
  </w:style>
  <w:style w:type="paragraph" w:styleId="Ttulo5">
    <w:name w:val="heading 5"/>
    <w:basedOn w:val="Normal"/>
    <w:next w:val="Normal"/>
    <w:uiPriority w:val="9"/>
    <w:unhideWhenUsed/>
    <w:qFormat/>
    <w:pPr>
      <w:keepNext/>
      <w:keepLines/>
      <w:spacing w:before="200"/>
      <w:outlineLvl w:val="4"/>
    </w:pPr>
    <w:rPr>
      <w:rFonts w:ascii="Arial" w:eastAsia="Arial" w:hAnsi="Arial" w:cs="Arial"/>
      <w:b/>
      <w:bCs/>
      <w:color w:val="444444"/>
      <w:sz w:val="28"/>
      <w:szCs w:val="28"/>
    </w:rPr>
  </w:style>
  <w:style w:type="paragraph" w:styleId="Ttulo6">
    <w:name w:val="heading 6"/>
    <w:basedOn w:val="Normal"/>
    <w:next w:val="Normal"/>
    <w:uiPriority w:val="9"/>
    <w:unhideWhenUsed/>
    <w:qFormat/>
    <w:pPr>
      <w:keepNext/>
      <w:keepLines/>
      <w:spacing w:before="200"/>
      <w:outlineLvl w:val="5"/>
    </w:pPr>
    <w:rPr>
      <w:rFonts w:ascii="Arial" w:eastAsia="Arial" w:hAnsi="Arial" w:cs="Arial"/>
      <w:i/>
      <w:iCs/>
      <w:color w:val="232323"/>
      <w:sz w:val="28"/>
      <w:szCs w:val="28"/>
    </w:rPr>
  </w:style>
  <w:style w:type="paragraph" w:styleId="Ttulo7">
    <w:name w:val="heading 7"/>
    <w:basedOn w:val="Normal"/>
    <w:next w:val="Normal"/>
    <w:uiPriority w:val="9"/>
    <w:unhideWhenUsed/>
    <w:qFormat/>
    <w:pPr>
      <w:keepNext/>
      <w:keepLines/>
      <w:spacing w:before="200"/>
      <w:outlineLvl w:val="6"/>
    </w:pPr>
    <w:rPr>
      <w:rFonts w:ascii="Arial" w:eastAsia="Arial" w:hAnsi="Arial" w:cs="Arial"/>
      <w:b/>
      <w:bCs/>
      <w:color w:val="606060"/>
    </w:rPr>
  </w:style>
  <w:style w:type="paragraph" w:styleId="Ttulo8">
    <w:name w:val="heading 8"/>
    <w:basedOn w:val="Normal"/>
    <w:next w:val="Normal"/>
    <w:uiPriority w:val="9"/>
    <w:unhideWhenUsed/>
    <w:qFormat/>
    <w:pPr>
      <w:keepNext/>
      <w:keepLines/>
      <w:spacing w:before="200"/>
      <w:outlineLvl w:val="7"/>
    </w:pPr>
    <w:rPr>
      <w:rFonts w:ascii="Arial" w:eastAsia="Arial" w:hAnsi="Arial" w:cs="Arial"/>
      <w:color w:val="444444"/>
    </w:rPr>
  </w:style>
  <w:style w:type="paragraph" w:styleId="Ttulo9">
    <w:name w:val="heading 9"/>
    <w:basedOn w:val="Normal"/>
    <w:next w:val="Normal"/>
    <w:uiPriority w:val="9"/>
    <w:unhideWhenUsed/>
    <w:qFormat/>
    <w:pPr>
      <w:keepNext/>
      <w:keepLines/>
      <w:spacing w:before="200"/>
      <w:outlineLvl w:val="8"/>
    </w:pPr>
    <w:rPr>
      <w:rFonts w:ascii="Arial" w:eastAsia="Arial" w:hAnsi="Arial" w:cs="Arial"/>
      <w:i/>
      <w:iCs/>
      <w:color w:val="444444"/>
      <w:sz w:val="23"/>
      <w:szCs w:val="2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paragraph" w:styleId="SemEspaamento">
    <w:name w:val="No Spacing"/>
    <w:basedOn w:val="Normal"/>
    <w:uiPriority w:val="1"/>
    <w:qFormat/>
    <w:pPr>
      <w:spacing w:line="240" w:lineRule="auto"/>
    </w:pPr>
  </w:style>
  <w:style w:type="paragraph" w:styleId="Ttulo">
    <w:name w:val="Title"/>
    <w:basedOn w:val="Normal"/>
    <w:next w:val="Normal"/>
    <w:uiPriority w:val="10"/>
    <w:qFormat/>
    <w:pPr>
      <w:pBdr>
        <w:bottom w:val="single" w:sz="24" w:space="0" w:color="000000"/>
      </w:pBdr>
      <w:spacing w:before="300" w:after="80" w:line="240" w:lineRule="auto"/>
    </w:pPr>
    <w:rPr>
      <w:b/>
      <w:sz w:val="72"/>
    </w:rPr>
  </w:style>
  <w:style w:type="paragraph" w:styleId="Subttulo">
    <w:name w:val="Subtitle"/>
    <w:basedOn w:val="Normal"/>
    <w:next w:val="Normal"/>
    <w:uiPriority w:val="11"/>
    <w:qFormat/>
    <w:pPr>
      <w:spacing w:line="240" w:lineRule="auto"/>
    </w:pPr>
    <w:rPr>
      <w:i/>
      <w:color w:val="444444"/>
      <w:sz w:val="52"/>
    </w:rPr>
  </w:style>
  <w:style w:type="paragraph" w:styleId="Citao">
    <w:name w:val="Quote"/>
    <w:basedOn w:val="Normal"/>
    <w:next w:val="Normal"/>
    <w:uiPriority w:val="29"/>
    <w:qFormat/>
    <w:pPr>
      <w:pBdr>
        <w:left w:val="single" w:sz="12" w:space="11" w:color="A6A6A6"/>
        <w:bottom w:val="single" w:sz="12" w:space="3" w:color="A6A6A6"/>
      </w:pBdr>
      <w:ind w:left="3402"/>
    </w:pPr>
    <w:rPr>
      <w:i/>
      <w:color w:val="373737"/>
      <w:sz w:val="18"/>
    </w:rPr>
  </w:style>
  <w:style w:type="paragraph" w:styleId="CitaoIntensa">
    <w:name w:val="Intense Quote"/>
    <w:basedOn w:val="Normal"/>
    <w:next w:val="Normal"/>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elanormal"/>
    <w:uiPriority w:val="99"/>
    <w:pPr>
      <w:spacing w:after="0" w:line="240" w:lineRule="auto"/>
    </w:pPr>
    <w:rPr>
      <w:color w:val="404040"/>
      <w:szCs w:val="2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elanormal"/>
    <w:uiPriority w:val="99"/>
    <w:pPr>
      <w:spacing w:after="0" w:line="240" w:lineRule="auto"/>
    </w:pPr>
    <w:rPr>
      <w:color w:val="404040"/>
      <w:szCs w:val="20"/>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elanormal"/>
    <w:uiPriority w:val="99"/>
    <w:pPr>
      <w:spacing w:after="0" w:line="240" w:lineRule="auto"/>
    </w:pPr>
    <w:rPr>
      <w:color w:val="404040"/>
      <w:szCs w:val="20"/>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elanormal"/>
    <w:uiPriority w:val="99"/>
    <w:pPr>
      <w:spacing w:after="0" w:line="240" w:lineRule="auto"/>
    </w:pPr>
    <w:rPr>
      <w:color w:val="404040"/>
      <w:szCs w:val="20"/>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elanormal"/>
    <w:uiPriority w:val="99"/>
    <w:pPr>
      <w:spacing w:after="0" w:line="240" w:lineRule="auto"/>
    </w:pPr>
    <w:rPr>
      <w:color w:val="404040"/>
      <w:szCs w:val="20"/>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elanormal"/>
    <w:uiPriority w:val="99"/>
    <w:pPr>
      <w:spacing w:after="0" w:line="240" w:lineRule="auto"/>
    </w:pPr>
    <w:rPr>
      <w:color w:val="404040"/>
      <w:szCs w:val="20"/>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elanormal"/>
    <w:uiPriority w:val="99"/>
    <w:pPr>
      <w:spacing w:after="0" w:line="240" w:lineRule="auto"/>
    </w:pPr>
    <w:rPr>
      <w:color w:val="404040"/>
      <w:szCs w:val="20"/>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Textodenotaderodap">
    <w:name w:val="footnote text"/>
    <w:basedOn w:val="Normal"/>
    <w:uiPriority w:val="99"/>
    <w:semiHidden/>
    <w:unhideWhenUsed/>
    <w:pPr>
      <w:spacing w:line="240" w:lineRule="auto"/>
    </w:pPr>
    <w:rPr>
      <w:sz w:val="20"/>
    </w:rPr>
  </w:style>
  <w:style w:type="character" w:customStyle="1" w:styleId="FootnoteTextChar">
    <w:name w:val="Footnote Text Char"/>
    <w:basedOn w:val="Fontepargpadro"/>
    <w:uiPriority w:val="99"/>
    <w:semiHidden/>
    <w:rPr>
      <w:sz w:val="20"/>
    </w:rPr>
  </w:style>
  <w:style w:type="character" w:styleId="Refdenotaderodap">
    <w:name w:val="footnote reference"/>
    <w:basedOn w:val="Fontepargpadro"/>
    <w:uiPriority w:val="99"/>
    <w:semiHidden/>
    <w:unhideWhenUsed/>
    <w:rPr>
      <w:vertAlign w:val="superscript"/>
    </w:rPr>
  </w:style>
  <w:style w:type="paragraph" w:styleId="Textodebalo">
    <w:name w:val="Balloon Text"/>
    <w:basedOn w:val="Normal"/>
    <w:uiPriority w:val="99"/>
    <w:unhideWhenUsed/>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b/>
      <w:bCs/>
      <w:color w:val="5B9BD5" w:themeColor="accent1"/>
      <w:sz w:val="18"/>
      <w:szCs w:val="18"/>
    </w:rPr>
  </w:style>
  <w:style w:type="paragraph" w:styleId="MapadoDocumento">
    <w:name w:val="Document Map"/>
    <w:basedOn w:val="Normal"/>
    <w:uiPriority w:val="99"/>
    <w:unhideWhenUsed/>
    <w:qFormat/>
    <w:pPr>
      <w:spacing w:line="240" w:lineRule="auto"/>
    </w:pPr>
  </w:style>
  <w:style w:type="paragraph" w:styleId="Rodap">
    <w:name w:val="footer"/>
    <w:basedOn w:val="Normal"/>
    <w:uiPriority w:val="99"/>
    <w:unhideWhenUsed/>
    <w:pPr>
      <w:tabs>
        <w:tab w:val="center" w:pos="4252"/>
        <w:tab w:val="right" w:pos="8504"/>
      </w:tabs>
      <w:spacing w:line="240" w:lineRule="auto"/>
    </w:pPr>
  </w:style>
  <w:style w:type="paragraph" w:styleId="Cabealho">
    <w:name w:val="header"/>
    <w:basedOn w:val="Normal"/>
    <w:uiPriority w:val="99"/>
    <w:unhideWhenUsed/>
    <w:pPr>
      <w:tabs>
        <w:tab w:val="center" w:pos="4252"/>
        <w:tab w:val="right" w:pos="8504"/>
      </w:tabs>
      <w:spacing w:line="240" w:lineRule="auto"/>
    </w:pPr>
  </w:style>
  <w:style w:type="paragraph" w:styleId="NormalWeb">
    <w:name w:val="Normal (Web)"/>
    <w:basedOn w:val="Normal"/>
    <w:uiPriority w:val="99"/>
    <w:unhideWhenUsed/>
    <w:qFormat/>
    <w:pPr>
      <w:spacing w:before="28" w:after="28"/>
    </w:pPr>
    <w:rPr>
      <w:rFonts w:eastAsia="Times New Roman"/>
    </w:rPr>
  </w:style>
  <w:style w:type="paragraph" w:styleId="Sumrio1">
    <w:name w:val="toc 1"/>
    <w:basedOn w:val="Normal"/>
    <w:next w:val="Normal"/>
    <w:uiPriority w:val="39"/>
    <w:unhideWhenUsed/>
    <w:pPr>
      <w:spacing w:before="120"/>
      <w:jc w:val="left"/>
    </w:pPr>
    <w:rPr>
      <w:rFonts w:ascii="Calibri" w:hAnsi="Calibri"/>
      <w:b/>
      <w:bCs/>
    </w:rPr>
  </w:style>
  <w:style w:type="paragraph" w:styleId="Sumrio2">
    <w:name w:val="toc 2"/>
    <w:basedOn w:val="Normal"/>
    <w:next w:val="Normal"/>
    <w:uiPriority w:val="39"/>
    <w:unhideWhenUsed/>
    <w:pPr>
      <w:ind w:left="240"/>
      <w:jc w:val="left"/>
    </w:pPr>
    <w:rPr>
      <w:rFonts w:ascii="Calibri" w:hAnsi="Calibri"/>
      <w:b/>
      <w:bCs/>
      <w:sz w:val="22"/>
      <w:szCs w:val="22"/>
    </w:rPr>
  </w:style>
  <w:style w:type="paragraph" w:styleId="Sumrio3">
    <w:name w:val="toc 3"/>
    <w:basedOn w:val="Normal"/>
    <w:next w:val="Normal"/>
    <w:uiPriority w:val="39"/>
    <w:unhideWhenUsed/>
    <w:qFormat/>
    <w:pPr>
      <w:ind w:left="480"/>
      <w:jc w:val="left"/>
    </w:pPr>
    <w:rPr>
      <w:rFonts w:ascii="Calibri" w:hAnsi="Calibri"/>
      <w:sz w:val="22"/>
      <w:szCs w:val="22"/>
    </w:rPr>
  </w:style>
  <w:style w:type="paragraph" w:styleId="Sumrio4">
    <w:name w:val="toc 4"/>
    <w:basedOn w:val="Normal"/>
    <w:next w:val="Normal"/>
    <w:uiPriority w:val="39"/>
    <w:unhideWhenUsed/>
    <w:pPr>
      <w:ind w:left="720"/>
      <w:jc w:val="left"/>
    </w:pPr>
    <w:rPr>
      <w:rFonts w:ascii="Calibri" w:hAnsi="Calibri"/>
      <w:sz w:val="20"/>
      <w:szCs w:val="20"/>
    </w:rPr>
  </w:style>
  <w:style w:type="paragraph" w:styleId="Sumrio5">
    <w:name w:val="toc 5"/>
    <w:basedOn w:val="Normal"/>
    <w:next w:val="Normal"/>
    <w:uiPriority w:val="39"/>
    <w:unhideWhenUsed/>
    <w:qFormat/>
    <w:pPr>
      <w:ind w:left="960"/>
      <w:jc w:val="left"/>
    </w:pPr>
    <w:rPr>
      <w:rFonts w:ascii="Calibri" w:hAnsi="Calibri"/>
      <w:sz w:val="20"/>
      <w:szCs w:val="20"/>
    </w:rPr>
  </w:style>
  <w:style w:type="paragraph" w:styleId="Sumrio6">
    <w:name w:val="toc 6"/>
    <w:basedOn w:val="Normal"/>
    <w:next w:val="Normal"/>
    <w:uiPriority w:val="39"/>
    <w:unhideWhenUsed/>
    <w:qFormat/>
    <w:pPr>
      <w:ind w:left="1200"/>
      <w:jc w:val="left"/>
    </w:pPr>
    <w:rPr>
      <w:rFonts w:ascii="Calibri" w:hAnsi="Calibri"/>
      <w:sz w:val="20"/>
      <w:szCs w:val="20"/>
    </w:rPr>
  </w:style>
  <w:style w:type="paragraph" w:styleId="Sumrio7">
    <w:name w:val="toc 7"/>
    <w:basedOn w:val="Normal"/>
    <w:next w:val="Normal"/>
    <w:uiPriority w:val="39"/>
    <w:unhideWhenUsed/>
    <w:qFormat/>
    <w:pPr>
      <w:ind w:left="1440"/>
      <w:jc w:val="left"/>
    </w:pPr>
    <w:rPr>
      <w:rFonts w:ascii="Calibri" w:hAnsi="Calibri"/>
      <w:sz w:val="20"/>
      <w:szCs w:val="20"/>
    </w:rPr>
  </w:style>
  <w:style w:type="paragraph" w:styleId="Sumrio8">
    <w:name w:val="toc 8"/>
    <w:basedOn w:val="Normal"/>
    <w:next w:val="Normal"/>
    <w:uiPriority w:val="39"/>
    <w:unhideWhenUsed/>
    <w:pPr>
      <w:ind w:left="1680"/>
      <w:jc w:val="left"/>
    </w:pPr>
    <w:rPr>
      <w:rFonts w:ascii="Calibri" w:hAnsi="Calibri"/>
      <w:sz w:val="20"/>
      <w:szCs w:val="20"/>
    </w:rPr>
  </w:style>
  <w:style w:type="paragraph" w:styleId="Sumrio9">
    <w:name w:val="toc 9"/>
    <w:basedOn w:val="Normal"/>
    <w:next w:val="Normal"/>
    <w:uiPriority w:val="39"/>
    <w:unhideWhenUsed/>
    <w:pPr>
      <w:ind w:left="1920"/>
      <w:jc w:val="left"/>
    </w:pPr>
    <w:rPr>
      <w:rFonts w:ascii="Calibri" w:hAnsi="Calibri"/>
      <w:sz w:val="20"/>
      <w:szCs w:val="20"/>
    </w:rPr>
  </w:style>
  <w:style w:type="character" w:styleId="HiperlinkVisitado">
    <w:name w:val="FollowedHyperlink"/>
    <w:basedOn w:val="Fontepargpadro"/>
    <w:uiPriority w:val="99"/>
    <w:unhideWhenUsed/>
    <w:qFormat/>
    <w:rPr>
      <w:color w:val="954F72" w:themeColor="followedHyperlink"/>
      <w:u w:val="single"/>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39"/>
    <w:qFormat/>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egenda1">
    <w:name w:val="Legenda1"/>
    <w:basedOn w:val="Normal"/>
    <w:qFormat/>
    <w:rPr>
      <w:b/>
      <w:bCs/>
      <w:color w:val="4F81BD"/>
      <w:sz w:val="18"/>
      <w:szCs w:val="18"/>
    </w:rPr>
  </w:style>
  <w:style w:type="paragraph" w:customStyle="1" w:styleId="PargrafodaLista1">
    <w:name w:val="Parágrafo da Lista1"/>
    <w:basedOn w:val="Normal"/>
    <w:qFormat/>
    <w:pPr>
      <w:ind w:left="720"/>
    </w:pPr>
  </w:style>
  <w:style w:type="character" w:customStyle="1" w:styleId="TextodebaloChar">
    <w:name w:val="Texto de balão Char"/>
    <w:basedOn w:val="Fontepargpadro"/>
    <w:uiPriority w:val="99"/>
    <w:semiHidden/>
    <w:qFormat/>
    <w:rPr>
      <w:rFonts w:ascii="Tahoma" w:eastAsia="SimSun" w:hAnsi="Tahoma" w:cs="Tahoma"/>
      <w:color w:val="000000"/>
      <w:sz w:val="16"/>
      <w:szCs w:val="16"/>
      <w:lang w:eastAsia="ar-SA"/>
    </w:rPr>
  </w:style>
  <w:style w:type="paragraph" w:customStyle="1" w:styleId="PargrafodaLista2">
    <w:name w:val="Parágrafo da Lista2"/>
    <w:basedOn w:val="Normal"/>
    <w:uiPriority w:val="34"/>
    <w:qFormat/>
    <w:pPr>
      <w:ind w:left="720"/>
      <w:contextualSpacing/>
    </w:pPr>
  </w:style>
  <w:style w:type="paragraph" w:customStyle="1" w:styleId="Default">
    <w:name w:val="Default"/>
    <w:pPr>
      <w:spacing w:after="0" w:line="240" w:lineRule="auto"/>
    </w:pPr>
    <w:rPr>
      <w:rFonts w:ascii="Times New Roman" w:hAnsi="Times New Roman" w:cs="Times New Roman"/>
      <w:color w:val="000000"/>
      <w:sz w:val="24"/>
      <w:szCs w:val="24"/>
      <w:lang w:eastAsia="en-US"/>
    </w:rPr>
  </w:style>
  <w:style w:type="character" w:customStyle="1" w:styleId="CabealhoChar">
    <w:name w:val="Cabeçalho Char"/>
    <w:basedOn w:val="Fontepargpadro"/>
    <w:uiPriority w:val="99"/>
    <w:qFormat/>
    <w:rPr>
      <w:rFonts w:ascii="Arial" w:eastAsia="SimSun" w:hAnsi="Arial" w:cs="Arial"/>
      <w:color w:val="000000"/>
      <w:sz w:val="24"/>
      <w:szCs w:val="24"/>
      <w:lang w:eastAsia="ar-SA"/>
    </w:rPr>
  </w:style>
  <w:style w:type="character" w:customStyle="1" w:styleId="RodapChar">
    <w:name w:val="Rodapé Char"/>
    <w:basedOn w:val="Fontepargpadro"/>
    <w:uiPriority w:val="99"/>
    <w:rPr>
      <w:rFonts w:ascii="Arial" w:eastAsia="SimSun" w:hAnsi="Arial" w:cs="Arial"/>
      <w:color w:val="000000"/>
      <w:sz w:val="24"/>
      <w:szCs w:val="24"/>
      <w:lang w:eastAsia="ar-SA"/>
    </w:rPr>
  </w:style>
  <w:style w:type="character" w:customStyle="1" w:styleId="Ttulo1Char">
    <w:name w:val="Título 1 Char"/>
    <w:basedOn w:val="Fontepargpadro"/>
    <w:uiPriority w:val="9"/>
    <w:qFormat/>
    <w:rPr>
      <w:rFonts w:ascii="Calibri Light" w:eastAsia="Calibri Light" w:hAnsi="Calibri Light" w:cs="Calibri Light"/>
      <w:b/>
      <w:bCs/>
      <w:color w:val="2E74B5" w:themeColor="accent1" w:themeShade="BF"/>
      <w:sz w:val="28"/>
      <w:szCs w:val="28"/>
      <w:lang w:eastAsia="ar-SA"/>
    </w:rPr>
  </w:style>
  <w:style w:type="paragraph" w:customStyle="1" w:styleId="CabealhodoSumrio1">
    <w:name w:val="Cabeçalho do Sumário1"/>
    <w:basedOn w:val="Ttulo1"/>
    <w:next w:val="Normal"/>
    <w:uiPriority w:val="39"/>
    <w:unhideWhenUsed/>
    <w:qFormat/>
    <w:pPr>
      <w:spacing w:line="276" w:lineRule="auto"/>
    </w:pPr>
    <w:rPr>
      <w:lang w:eastAsia="pt-BR"/>
    </w:rPr>
  </w:style>
  <w:style w:type="paragraph" w:customStyle="1" w:styleId="Standard">
    <w:name w:val="Standard"/>
    <w:pPr>
      <w:spacing w:after="0" w:line="240" w:lineRule="auto"/>
    </w:pPr>
    <w:rPr>
      <w:rFonts w:ascii="Times New Roman" w:eastAsia="Times New Roman" w:hAnsi="Times New Roman" w:cs="Times New Roman"/>
      <w:sz w:val="24"/>
      <w:szCs w:val="24"/>
      <w:lang w:eastAsia="zh-CN"/>
    </w:rPr>
  </w:style>
  <w:style w:type="paragraph" w:customStyle="1" w:styleId="N1">
    <w:name w:val="N1"/>
    <w:basedOn w:val="PargrafodaLista1"/>
    <w:qFormat/>
    <w:pPr>
      <w:numPr>
        <w:numId w:val="1"/>
      </w:numPr>
      <w:spacing w:line="480" w:lineRule="auto"/>
    </w:pPr>
    <w:rPr>
      <w:rFonts w:eastAsia="Arial"/>
      <w:b/>
    </w:rPr>
  </w:style>
  <w:style w:type="paragraph" w:customStyle="1" w:styleId="N2">
    <w:name w:val="N2"/>
    <w:basedOn w:val="PargrafodaLista1"/>
    <w:qFormat/>
    <w:pPr>
      <w:numPr>
        <w:ilvl w:val="1"/>
        <w:numId w:val="1"/>
      </w:numPr>
      <w:spacing w:line="480" w:lineRule="auto"/>
    </w:pPr>
    <w:rPr>
      <w:rFonts w:eastAsia="Arial"/>
      <w:b/>
    </w:rPr>
  </w:style>
  <w:style w:type="character" w:customStyle="1" w:styleId="PargrafodaLista1Char">
    <w:name w:val="Parágrafo da Lista1 Char"/>
    <w:basedOn w:val="Fontepargpadro"/>
    <w:rPr>
      <w:rFonts w:ascii="Arial" w:eastAsia="SimSun" w:hAnsi="Arial" w:cs="Arial"/>
      <w:color w:val="000000"/>
      <w:sz w:val="24"/>
      <w:szCs w:val="24"/>
      <w:lang w:eastAsia="ar-SA"/>
    </w:rPr>
  </w:style>
  <w:style w:type="character" w:customStyle="1" w:styleId="N1Char">
    <w:name w:val="N1 Char"/>
    <w:basedOn w:val="PargrafodaLista1Char"/>
    <w:rPr>
      <w:rFonts w:ascii="Times New Roman" w:eastAsia="Arial" w:hAnsi="Times New Roman" w:cs="Times New Roman"/>
      <w:b/>
      <w:color w:val="000000"/>
      <w:sz w:val="24"/>
      <w:szCs w:val="24"/>
      <w:lang w:eastAsia="ar-SA"/>
    </w:rPr>
  </w:style>
  <w:style w:type="paragraph" w:customStyle="1" w:styleId="N3">
    <w:name w:val="N3"/>
    <w:basedOn w:val="PargrafodaLista2"/>
    <w:qFormat/>
    <w:pPr>
      <w:numPr>
        <w:ilvl w:val="2"/>
        <w:numId w:val="1"/>
      </w:numPr>
      <w:spacing w:line="480" w:lineRule="auto"/>
      <w:contextualSpacing w:val="0"/>
    </w:pPr>
    <w:rPr>
      <w:rFonts w:eastAsia="Arial"/>
      <w:b/>
    </w:rPr>
  </w:style>
  <w:style w:type="character" w:customStyle="1" w:styleId="PargrafodaListaChar">
    <w:name w:val="Parágrafo da Lista Char"/>
    <w:basedOn w:val="Fontepargpadro"/>
    <w:uiPriority w:val="34"/>
    <w:rPr>
      <w:rFonts w:ascii="Arial" w:eastAsia="SimSun" w:hAnsi="Arial" w:cs="Arial"/>
      <w:color w:val="000000"/>
      <w:sz w:val="24"/>
      <w:szCs w:val="24"/>
      <w:lang w:eastAsia="ar-SA"/>
    </w:rPr>
  </w:style>
  <w:style w:type="character" w:customStyle="1" w:styleId="N2Char">
    <w:name w:val="N2 Char"/>
    <w:basedOn w:val="PargrafodaListaChar"/>
    <w:qFormat/>
    <w:rPr>
      <w:rFonts w:ascii="Times New Roman" w:eastAsia="Arial" w:hAnsi="Times New Roman" w:cs="Times New Roman"/>
      <w:b/>
      <w:color w:val="000000"/>
      <w:sz w:val="24"/>
      <w:szCs w:val="24"/>
      <w:lang w:eastAsia="ar-SA"/>
    </w:rPr>
  </w:style>
  <w:style w:type="character" w:customStyle="1" w:styleId="N3Char">
    <w:name w:val="N3 Char"/>
    <w:basedOn w:val="PargrafodaListaChar"/>
    <w:rPr>
      <w:rFonts w:ascii="Times New Roman" w:eastAsia="Arial" w:hAnsi="Times New Roman" w:cs="Times New Roman"/>
      <w:b/>
      <w:color w:val="000000"/>
      <w:sz w:val="24"/>
      <w:szCs w:val="24"/>
      <w:lang w:eastAsia="ar-SA"/>
    </w:rPr>
  </w:style>
  <w:style w:type="paragraph" w:customStyle="1" w:styleId="N4">
    <w:name w:val="N4"/>
    <w:basedOn w:val="PargrafodaLista2"/>
    <w:qFormat/>
    <w:pPr>
      <w:numPr>
        <w:ilvl w:val="3"/>
        <w:numId w:val="1"/>
      </w:numPr>
      <w:spacing w:line="480" w:lineRule="auto"/>
      <w:contextualSpacing w:val="0"/>
    </w:pPr>
    <w:rPr>
      <w:rFonts w:eastAsia="Arial"/>
      <w:b/>
    </w:rPr>
  </w:style>
  <w:style w:type="paragraph" w:customStyle="1" w:styleId="N5">
    <w:name w:val="N5"/>
    <w:basedOn w:val="PargrafodaLista2"/>
    <w:qFormat/>
    <w:pPr>
      <w:numPr>
        <w:ilvl w:val="4"/>
        <w:numId w:val="1"/>
      </w:numPr>
      <w:spacing w:line="480" w:lineRule="auto"/>
      <w:contextualSpacing w:val="0"/>
    </w:pPr>
    <w:rPr>
      <w:rFonts w:eastAsia="Arial"/>
      <w:b/>
    </w:rPr>
  </w:style>
  <w:style w:type="character" w:customStyle="1" w:styleId="N4Char">
    <w:name w:val="N4 Char"/>
    <w:basedOn w:val="PargrafodaListaChar"/>
    <w:qFormat/>
    <w:rPr>
      <w:rFonts w:ascii="Times New Roman" w:eastAsia="Arial" w:hAnsi="Times New Roman" w:cs="Times New Roman"/>
      <w:b/>
      <w:color w:val="000000"/>
      <w:sz w:val="24"/>
      <w:szCs w:val="24"/>
      <w:lang w:eastAsia="ar-SA"/>
    </w:rPr>
  </w:style>
  <w:style w:type="paragraph" w:customStyle="1" w:styleId="LI">
    <w:name w:val="LI"/>
    <w:basedOn w:val="Legenda"/>
    <w:qFormat/>
    <w:pPr>
      <w:spacing w:after="120" w:line="360" w:lineRule="auto"/>
      <w:jc w:val="center"/>
    </w:pPr>
    <w:rPr>
      <w:color w:val="auto"/>
      <w:sz w:val="20"/>
    </w:rPr>
  </w:style>
  <w:style w:type="character" w:customStyle="1" w:styleId="N5Char">
    <w:name w:val="N5 Char"/>
    <w:basedOn w:val="PargrafodaListaChar"/>
    <w:rPr>
      <w:rFonts w:ascii="Times New Roman" w:eastAsia="Arial" w:hAnsi="Times New Roman" w:cs="Times New Roman"/>
      <w:b/>
      <w:color w:val="000000"/>
      <w:sz w:val="24"/>
      <w:szCs w:val="24"/>
      <w:lang w:eastAsia="ar-SA"/>
    </w:rPr>
  </w:style>
  <w:style w:type="paragraph" w:customStyle="1" w:styleId="TB">
    <w:name w:val="TB"/>
    <w:basedOn w:val="Legenda"/>
    <w:qFormat/>
    <w:pPr>
      <w:tabs>
        <w:tab w:val="left" w:pos="9696"/>
        <w:tab w:val="center" w:pos="11034"/>
      </w:tabs>
      <w:spacing w:after="120" w:line="360" w:lineRule="auto"/>
      <w:jc w:val="center"/>
    </w:pPr>
    <w:rPr>
      <w:color w:val="auto"/>
      <w:sz w:val="20"/>
    </w:rPr>
  </w:style>
  <w:style w:type="character" w:customStyle="1" w:styleId="LegendaChar">
    <w:name w:val="Legenda Char"/>
    <w:basedOn w:val="Fontepargpadro"/>
    <w:uiPriority w:val="35"/>
    <w:rPr>
      <w:rFonts w:ascii="Arial" w:eastAsia="SimSun" w:hAnsi="Arial" w:cs="Arial"/>
      <w:b/>
      <w:bCs/>
      <w:color w:val="5B9BD5" w:themeColor="accent1"/>
      <w:sz w:val="18"/>
      <w:szCs w:val="18"/>
      <w:lang w:eastAsia="ar-SA"/>
    </w:rPr>
  </w:style>
  <w:style w:type="character" w:customStyle="1" w:styleId="LIChar">
    <w:name w:val="LI Char"/>
    <w:basedOn w:val="LegendaChar"/>
    <w:rPr>
      <w:rFonts w:ascii="Times New Roman" w:eastAsia="SimSun" w:hAnsi="Times New Roman" w:cs="Times New Roman"/>
      <w:b/>
      <w:bCs/>
      <w:color w:val="5B9BD5" w:themeColor="accent1"/>
      <w:sz w:val="20"/>
      <w:szCs w:val="18"/>
      <w:lang w:eastAsia="ar-SA"/>
    </w:rPr>
  </w:style>
  <w:style w:type="paragraph" w:customStyle="1" w:styleId="T1">
    <w:name w:val="T1"/>
    <w:basedOn w:val="Normal"/>
    <w:qFormat/>
    <w:pPr>
      <w:jc w:val="center"/>
    </w:pPr>
    <w:rPr>
      <w:b/>
    </w:rPr>
  </w:style>
  <w:style w:type="character" w:customStyle="1" w:styleId="TBChar">
    <w:name w:val="TB Char"/>
    <w:basedOn w:val="LegendaChar"/>
    <w:rPr>
      <w:rFonts w:ascii="Times New Roman" w:eastAsia="SimSun" w:hAnsi="Times New Roman" w:cs="Times New Roman"/>
      <w:b/>
      <w:bCs/>
      <w:color w:val="5B9BD5" w:themeColor="accent1"/>
      <w:sz w:val="20"/>
      <w:szCs w:val="18"/>
      <w:lang w:eastAsia="ar-SA"/>
    </w:rPr>
  </w:style>
  <w:style w:type="character" w:customStyle="1" w:styleId="T1Char">
    <w:name w:val="T1 Char"/>
    <w:basedOn w:val="Fontepargpadro"/>
    <w:rPr>
      <w:rFonts w:ascii="Times New Roman" w:eastAsia="SimSun" w:hAnsi="Times New Roman" w:cs="Times New Roman"/>
      <w:b/>
      <w:color w:val="000000"/>
      <w:sz w:val="24"/>
      <w:szCs w:val="24"/>
      <w:lang w:eastAsia="ar-SA"/>
    </w:rPr>
  </w:style>
  <w:style w:type="character" w:customStyle="1" w:styleId="Ttulo3Char">
    <w:name w:val="Título 3 Char"/>
    <w:basedOn w:val="Fontepargpadro"/>
    <w:uiPriority w:val="9"/>
    <w:semiHidden/>
    <w:rPr>
      <w:rFonts w:ascii="Calibri Light" w:eastAsia="Calibri Light" w:hAnsi="Calibri Light" w:cs="Calibri Light"/>
      <w:b/>
      <w:bCs/>
      <w:color w:val="5B9BD5" w:themeColor="accent1"/>
      <w:sz w:val="24"/>
      <w:szCs w:val="24"/>
      <w:lang w:eastAsia="ar-SA"/>
    </w:rPr>
  </w:style>
  <w:style w:type="character" w:customStyle="1" w:styleId="Ttulo2Char">
    <w:name w:val="Título 2 Char"/>
    <w:basedOn w:val="Fontepargpadro"/>
    <w:uiPriority w:val="9"/>
    <w:semiHidden/>
    <w:qFormat/>
    <w:rPr>
      <w:rFonts w:ascii="Calibri Light" w:eastAsia="Calibri Light" w:hAnsi="Calibri Light" w:cs="Calibri Light"/>
      <w:b/>
      <w:bCs/>
      <w:color w:val="5B9BD5" w:themeColor="accent1"/>
      <w:sz w:val="26"/>
      <w:szCs w:val="26"/>
      <w:lang w:eastAsia="ar-SA"/>
    </w:rPr>
  </w:style>
  <w:style w:type="paragraph" w:customStyle="1" w:styleId="xl63">
    <w:name w:val="xl63"/>
    <w:basedOn w:val="Normal"/>
    <w:qFormat/>
    <w:pPr>
      <w:pBdr>
        <w:top w:val="single" w:sz="8" w:space="0" w:color="auto"/>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4">
    <w:name w:val="xl64"/>
    <w:basedOn w:val="Normal"/>
    <w:pPr>
      <w:pBdr>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5">
    <w:name w:val="xl65"/>
    <w:basedOn w:val="Normal"/>
    <w:pPr>
      <w:pBdr>
        <w:left w:val="single" w:sz="8" w:space="0" w:color="auto"/>
        <w:bottom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6">
    <w:name w:val="xl66"/>
    <w:basedOn w:val="Normal"/>
    <w:qFormat/>
    <w:pPr>
      <w:pBdr>
        <w:bottom w:val="single" w:sz="8" w:space="0" w:color="auto"/>
        <w:right w:val="single" w:sz="8" w:space="0" w:color="auto"/>
      </w:pBdr>
      <w:spacing w:before="100" w:beforeAutospacing="1" w:after="100" w:afterAutospacing="1" w:line="240" w:lineRule="auto"/>
    </w:pPr>
    <w:rPr>
      <w:rFonts w:eastAsia="Times New Roman"/>
      <w:lang w:eastAsia="pt-BR"/>
    </w:rPr>
  </w:style>
  <w:style w:type="paragraph" w:customStyle="1" w:styleId="xl67">
    <w:name w:val="xl67"/>
    <w:basedOn w:val="Normal"/>
    <w:qFormat/>
    <w:pPr>
      <w:pBdr>
        <w:bottom w:val="single" w:sz="8" w:space="0" w:color="auto"/>
        <w:right w:val="single" w:sz="8" w:space="0" w:color="auto"/>
      </w:pBdr>
      <w:spacing w:before="100" w:beforeAutospacing="1" w:after="100" w:afterAutospacing="1" w:line="240" w:lineRule="auto"/>
    </w:pPr>
    <w:rPr>
      <w:rFonts w:eastAsia="Times New Roman"/>
      <w:b/>
      <w:bCs/>
      <w:lang w:eastAsia="pt-BR"/>
    </w:rPr>
  </w:style>
  <w:style w:type="paragraph" w:customStyle="1" w:styleId="xl68">
    <w:name w:val="xl68"/>
    <w:basedOn w:val="Normal"/>
    <w:pPr>
      <w:pBdr>
        <w:top w:val="single" w:sz="8" w:space="0" w:color="auto"/>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9">
    <w:name w:val="xl69"/>
    <w:basedOn w:val="Normal"/>
    <w:pPr>
      <w:pBdr>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70">
    <w:name w:val="xl70"/>
    <w:basedOn w:val="Normal"/>
    <w:qFormat/>
    <w:pPr>
      <w:pBdr>
        <w:left w:val="single" w:sz="8" w:space="0" w:color="auto"/>
        <w:bottom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71">
    <w:name w:val="xl71"/>
    <w:basedOn w:val="Normal"/>
    <w:pPr>
      <w:pBdr>
        <w:left w:val="single" w:sz="8" w:space="0" w:color="auto"/>
        <w:bottom w:val="single" w:sz="8" w:space="0" w:color="auto"/>
        <w:right w:val="single" w:sz="8" w:space="0" w:color="auto"/>
      </w:pBdr>
      <w:shd w:val="clear" w:color="auto" w:fill="BFBFBF"/>
      <w:spacing w:before="100" w:beforeAutospacing="1" w:after="100" w:afterAutospacing="1" w:line="240" w:lineRule="auto"/>
      <w:jc w:val="center"/>
    </w:pPr>
    <w:rPr>
      <w:rFonts w:eastAsia="Times New Roman"/>
      <w:lang w:eastAsia="pt-BR"/>
    </w:rPr>
  </w:style>
  <w:style w:type="paragraph" w:customStyle="1" w:styleId="xl72">
    <w:name w:val="xl72"/>
    <w:basedOn w:val="Normal"/>
    <w:qFormat/>
    <w:pPr>
      <w:pBdr>
        <w:bottom w:val="single" w:sz="8" w:space="0" w:color="auto"/>
        <w:right w:val="single" w:sz="8" w:space="0" w:color="auto"/>
      </w:pBdr>
      <w:spacing w:before="100" w:beforeAutospacing="1" w:after="100" w:afterAutospacing="1" w:line="240" w:lineRule="auto"/>
      <w:jc w:val="center"/>
    </w:pPr>
    <w:rPr>
      <w:rFonts w:eastAsia="Times New Roman"/>
      <w:lang w:eastAsia="pt-BR"/>
    </w:rPr>
  </w:style>
  <w:style w:type="paragraph" w:customStyle="1" w:styleId="xl73">
    <w:name w:val="xl73"/>
    <w:basedOn w:val="Normal"/>
    <w:qFormat/>
    <w:pPr>
      <w:pBdr>
        <w:top w:val="single" w:sz="8" w:space="0" w:color="auto"/>
        <w:left w:val="single" w:sz="8" w:space="0" w:color="auto"/>
        <w:right w:val="single" w:sz="8" w:space="0" w:color="auto"/>
      </w:pBdr>
      <w:shd w:val="clear" w:color="auto" w:fill="BFBFBF"/>
      <w:spacing w:before="100" w:beforeAutospacing="1" w:after="100" w:afterAutospacing="1" w:line="240" w:lineRule="auto"/>
      <w:jc w:val="left"/>
    </w:pPr>
    <w:rPr>
      <w:rFonts w:eastAsia="Times New Roman"/>
      <w:lang w:eastAsia="pt-BR"/>
    </w:rPr>
  </w:style>
  <w:style w:type="paragraph" w:customStyle="1" w:styleId="xl74">
    <w:name w:val="xl74"/>
    <w:basedOn w:val="Normal"/>
    <w:qFormat/>
    <w:pPr>
      <w:pBdr>
        <w:left w:val="single" w:sz="8" w:space="0" w:color="auto"/>
        <w:right w:val="single" w:sz="8" w:space="0" w:color="auto"/>
      </w:pBdr>
      <w:shd w:val="clear" w:color="auto" w:fill="BFBFBF"/>
      <w:spacing w:before="100" w:beforeAutospacing="1" w:after="100" w:afterAutospacing="1" w:line="240" w:lineRule="auto"/>
      <w:jc w:val="left"/>
    </w:pPr>
    <w:rPr>
      <w:rFonts w:eastAsia="Times New Roman"/>
      <w:lang w:eastAsia="pt-BR"/>
    </w:rPr>
  </w:style>
  <w:style w:type="paragraph" w:customStyle="1" w:styleId="xl75">
    <w:name w:val="xl75"/>
    <w:basedOn w:val="Normal"/>
    <w:qFormat/>
    <w:pPr>
      <w:pBdr>
        <w:left w:val="single" w:sz="8" w:space="0" w:color="auto"/>
        <w:bottom w:val="single" w:sz="8" w:space="0" w:color="auto"/>
        <w:right w:val="single" w:sz="8" w:space="0" w:color="auto"/>
      </w:pBdr>
      <w:shd w:val="clear" w:color="auto" w:fill="BFBFBF"/>
      <w:spacing w:before="100" w:beforeAutospacing="1" w:after="100" w:afterAutospacing="1" w:line="240" w:lineRule="auto"/>
      <w:jc w:val="left"/>
    </w:pPr>
    <w:rPr>
      <w:rFonts w:eastAsia="Times New Roman"/>
      <w:lang w:eastAsia="pt-BR"/>
    </w:rPr>
  </w:style>
  <w:style w:type="table" w:customStyle="1" w:styleId="Tabelacomgrade1">
    <w:name w:val="Tabela com grade1"/>
    <w:basedOn w:val="Tabela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apadoDocumentoChar">
    <w:name w:val="Mapa do Documento Char"/>
    <w:basedOn w:val="Fontepargpadro"/>
    <w:uiPriority w:val="99"/>
    <w:semiHidden/>
    <w:rPr>
      <w:rFonts w:ascii="Times New Roman" w:eastAsia="SimSun" w:hAnsi="Times New Roman" w:cs="Times New Roman"/>
      <w:color w:val="000000"/>
      <w:sz w:val="24"/>
      <w:szCs w:val="24"/>
      <w:lang w:eastAsia="ar-SA"/>
    </w:rPr>
  </w:style>
  <w:style w:type="paragraph" w:customStyle="1" w:styleId="Heading31">
    <w:name w:val="Heading 31"/>
    <w:basedOn w:val="Normal"/>
    <w:next w:val="Normal"/>
    <w:pPr>
      <w:widowControl w:val="0"/>
      <w:spacing w:before="440" w:after="60" w:line="240" w:lineRule="auto"/>
      <w:jc w:val="left"/>
    </w:pPr>
    <w:rPr>
      <w:rFonts w:ascii="Arial" w:eastAsia="Times New Roman" w:hAnsi="Arial" w:cs="Arial"/>
      <w:b/>
      <w:bCs/>
      <w:color w:val="auto"/>
      <w:lang w:eastAsia="pt-BR"/>
    </w:rPr>
  </w:style>
  <w:style w:type="paragraph" w:customStyle="1" w:styleId="SemEspaamento1">
    <w:name w:val="Sem Espaçamento1"/>
    <w:uiPriority w:val="1"/>
    <w:qFormat/>
    <w:pPr>
      <w:spacing w:after="0" w:line="240" w:lineRule="auto"/>
    </w:pPr>
    <w:rPr>
      <w:rFonts w:cs="Times New Roman"/>
      <w:sz w:val="22"/>
      <w:lang w:eastAsia="en-US"/>
    </w:rPr>
  </w:style>
  <w:style w:type="paragraph" w:customStyle="1" w:styleId="Estilo2">
    <w:name w:val="Estilo2"/>
    <w:basedOn w:val="Normal"/>
    <w:next w:val="Normal"/>
    <w:qFormat/>
    <w:pPr>
      <w:spacing w:line="240" w:lineRule="auto"/>
      <w:ind w:left="-96"/>
      <w:jc w:val="center"/>
    </w:pPr>
    <w:rPr>
      <w:rFonts w:ascii="Arial" w:eastAsia="Arial" w:hAnsi="Arial" w:cs="Arial"/>
      <w:color w:val="000000" w:themeColor="text1"/>
      <w:sz w:val="20"/>
      <w:szCs w:val="22"/>
      <w:lang w:eastAsia="pt-BR"/>
    </w:rPr>
  </w:style>
  <w:style w:type="character" w:customStyle="1" w:styleId="Estilo2Char">
    <w:name w:val="Estilo2 Char"/>
    <w:basedOn w:val="Fontepargpadro"/>
    <w:qFormat/>
    <w:rPr>
      <w:rFonts w:ascii="Arial" w:eastAsia="Arial" w:hAnsi="Arial" w:cs="Arial"/>
      <w:color w:val="000000" w:themeColor="text1"/>
      <w:sz w:val="20"/>
      <w:lang w:eastAsia="pt-BR"/>
    </w:rPr>
  </w:style>
  <w:style w:type="character" w:customStyle="1" w:styleId="MenoPendente1">
    <w:name w:val="Menção Pendente1"/>
    <w:basedOn w:val="Fontepargpadro"/>
    <w:uiPriority w:val="99"/>
    <w:semiHidden/>
    <w:unhideWhenUsed/>
    <w:rPr>
      <w:color w:val="808080"/>
      <w:shd w:val="clear" w:color="auto" w:fill="E6E6E6"/>
    </w:rPr>
  </w:style>
  <w:style w:type="paragraph" w:styleId="Textodecomentrio">
    <w:name w:val="annotation text"/>
    <w:basedOn w:val="Normal"/>
    <w:link w:val="TextodecomentrioChar1"/>
    <w:uiPriority w:val="99"/>
    <w:unhideWhenUsed/>
    <w:pPr>
      <w:spacing w:line="240" w:lineRule="auto"/>
    </w:pPr>
    <w:rPr>
      <w:sz w:val="20"/>
      <w:szCs w:val="20"/>
    </w:rPr>
  </w:style>
  <w:style w:type="character" w:customStyle="1" w:styleId="TextodecomentrioChar">
    <w:name w:val="Texto de comentário Char"/>
    <w:basedOn w:val="Fontepargpadro"/>
    <w:uiPriority w:val="99"/>
    <w:rPr>
      <w:rFonts w:ascii="Times New Roman" w:eastAsia="SimSun" w:hAnsi="Times New Roman" w:cs="Times New Roman"/>
      <w:color w:val="000000"/>
      <w:lang w:eastAsia="ar-SA"/>
    </w:rPr>
  </w:style>
  <w:style w:type="paragraph" w:styleId="ndicedeilustraes">
    <w:name w:val="table of figures"/>
    <w:basedOn w:val="Normal"/>
    <w:next w:val="Normal"/>
    <w:uiPriority w:val="99"/>
    <w:unhideWhenUsed/>
  </w:style>
  <w:style w:type="paragraph" w:styleId="CabealhodoSumrio">
    <w:name w:val="TOC Heading"/>
    <w:basedOn w:val="Ttulo1"/>
    <w:next w:val="Normal"/>
    <w:uiPriority w:val="39"/>
    <w:unhideWhenUsed/>
    <w:qFormat/>
    <w:pPr>
      <w:spacing w:before="240" w:line="259" w:lineRule="auto"/>
      <w:jc w:val="left"/>
    </w:pPr>
    <w:rPr>
      <w:b w:val="0"/>
      <w:bCs w:val="0"/>
      <w:sz w:val="32"/>
      <w:szCs w:val="32"/>
      <w:lang w:eastAsia="pt-BR"/>
    </w:rPr>
  </w:style>
  <w:style w:type="character" w:customStyle="1" w:styleId="MenoPendente2">
    <w:name w:val="Menção Pendente2"/>
    <w:basedOn w:val="Fontepargpadro"/>
    <w:uiPriority w:val="99"/>
    <w:semiHidden/>
    <w:unhideWhenUsed/>
    <w:rsid w:val="00160BCE"/>
    <w:rPr>
      <w:color w:val="808080"/>
      <w:shd w:val="clear" w:color="auto" w:fill="E6E6E6"/>
    </w:rPr>
  </w:style>
  <w:style w:type="character" w:styleId="Refdecomentrio">
    <w:name w:val="annotation reference"/>
    <w:basedOn w:val="Fontepargpadro"/>
    <w:uiPriority w:val="99"/>
    <w:semiHidden/>
    <w:unhideWhenUsed/>
    <w:rsid w:val="00AA0CCA"/>
    <w:rPr>
      <w:sz w:val="16"/>
      <w:szCs w:val="16"/>
    </w:rPr>
  </w:style>
  <w:style w:type="paragraph" w:styleId="Assuntodocomentrio">
    <w:name w:val="annotation subject"/>
    <w:basedOn w:val="Textodecomentrio"/>
    <w:next w:val="Textodecomentrio"/>
    <w:link w:val="AssuntodocomentrioChar"/>
    <w:uiPriority w:val="99"/>
    <w:semiHidden/>
    <w:unhideWhenUsed/>
    <w:rsid w:val="00AA0CCA"/>
    <w:rPr>
      <w:b/>
      <w:bCs/>
    </w:rPr>
  </w:style>
  <w:style w:type="character" w:customStyle="1" w:styleId="TextodecomentrioChar1">
    <w:name w:val="Texto de comentário Char1"/>
    <w:basedOn w:val="Fontepargpadro"/>
    <w:link w:val="Textodecomentrio"/>
    <w:uiPriority w:val="99"/>
    <w:rsid w:val="00AA0CCA"/>
    <w:rPr>
      <w:rFonts w:ascii="Times New Roman" w:eastAsia="SimSun" w:hAnsi="Times New Roman" w:cs="Times New Roman"/>
      <w:color w:val="000000"/>
      <w:szCs w:val="20"/>
      <w:lang w:eastAsia="ar-SA"/>
    </w:rPr>
  </w:style>
  <w:style w:type="character" w:customStyle="1" w:styleId="AssuntodocomentrioChar">
    <w:name w:val="Assunto do comentário Char"/>
    <w:basedOn w:val="TextodecomentrioChar1"/>
    <w:link w:val="Assuntodocomentrio"/>
    <w:uiPriority w:val="99"/>
    <w:semiHidden/>
    <w:rsid w:val="00AA0CCA"/>
    <w:rPr>
      <w:rFonts w:ascii="Times New Roman" w:eastAsia="SimSun" w:hAnsi="Times New Roman" w:cs="Times New Roman"/>
      <w:b/>
      <w:bCs/>
      <w:color w:val="000000"/>
      <w:szCs w:val="20"/>
      <w:lang w:eastAsia="ar-SA"/>
    </w:rPr>
  </w:style>
  <w:style w:type="paragraph" w:styleId="Bibliografia">
    <w:name w:val="Bibliography"/>
    <w:basedOn w:val="Normal"/>
    <w:next w:val="Normal"/>
    <w:uiPriority w:val="37"/>
    <w:unhideWhenUsed/>
    <w:rsid w:val="001F0ACF"/>
  </w:style>
  <w:style w:type="character" w:customStyle="1" w:styleId="apple-tab-span">
    <w:name w:val="apple-tab-span"/>
    <w:basedOn w:val="Fontepargpadro"/>
    <w:rsid w:val="00783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333">
      <w:bodyDiv w:val="1"/>
      <w:marLeft w:val="0"/>
      <w:marRight w:val="0"/>
      <w:marTop w:val="0"/>
      <w:marBottom w:val="0"/>
      <w:divBdr>
        <w:top w:val="none" w:sz="0" w:space="0" w:color="auto"/>
        <w:left w:val="none" w:sz="0" w:space="0" w:color="auto"/>
        <w:bottom w:val="none" w:sz="0" w:space="0" w:color="auto"/>
        <w:right w:val="none" w:sz="0" w:space="0" w:color="auto"/>
      </w:divBdr>
    </w:div>
    <w:div w:id="9568580">
      <w:bodyDiv w:val="1"/>
      <w:marLeft w:val="0"/>
      <w:marRight w:val="0"/>
      <w:marTop w:val="0"/>
      <w:marBottom w:val="0"/>
      <w:divBdr>
        <w:top w:val="none" w:sz="0" w:space="0" w:color="auto"/>
        <w:left w:val="none" w:sz="0" w:space="0" w:color="auto"/>
        <w:bottom w:val="none" w:sz="0" w:space="0" w:color="auto"/>
        <w:right w:val="none" w:sz="0" w:space="0" w:color="auto"/>
      </w:divBdr>
    </w:div>
    <w:div w:id="16657864">
      <w:bodyDiv w:val="1"/>
      <w:marLeft w:val="0"/>
      <w:marRight w:val="0"/>
      <w:marTop w:val="0"/>
      <w:marBottom w:val="0"/>
      <w:divBdr>
        <w:top w:val="none" w:sz="0" w:space="0" w:color="auto"/>
        <w:left w:val="none" w:sz="0" w:space="0" w:color="auto"/>
        <w:bottom w:val="none" w:sz="0" w:space="0" w:color="auto"/>
        <w:right w:val="none" w:sz="0" w:space="0" w:color="auto"/>
      </w:divBdr>
    </w:div>
    <w:div w:id="20934800">
      <w:bodyDiv w:val="1"/>
      <w:marLeft w:val="0"/>
      <w:marRight w:val="0"/>
      <w:marTop w:val="0"/>
      <w:marBottom w:val="0"/>
      <w:divBdr>
        <w:top w:val="none" w:sz="0" w:space="0" w:color="auto"/>
        <w:left w:val="none" w:sz="0" w:space="0" w:color="auto"/>
        <w:bottom w:val="none" w:sz="0" w:space="0" w:color="auto"/>
        <w:right w:val="none" w:sz="0" w:space="0" w:color="auto"/>
      </w:divBdr>
    </w:div>
    <w:div w:id="39520957">
      <w:bodyDiv w:val="1"/>
      <w:marLeft w:val="0"/>
      <w:marRight w:val="0"/>
      <w:marTop w:val="0"/>
      <w:marBottom w:val="0"/>
      <w:divBdr>
        <w:top w:val="none" w:sz="0" w:space="0" w:color="auto"/>
        <w:left w:val="none" w:sz="0" w:space="0" w:color="auto"/>
        <w:bottom w:val="none" w:sz="0" w:space="0" w:color="auto"/>
        <w:right w:val="none" w:sz="0" w:space="0" w:color="auto"/>
      </w:divBdr>
    </w:div>
    <w:div w:id="43792359">
      <w:bodyDiv w:val="1"/>
      <w:marLeft w:val="0"/>
      <w:marRight w:val="0"/>
      <w:marTop w:val="0"/>
      <w:marBottom w:val="0"/>
      <w:divBdr>
        <w:top w:val="none" w:sz="0" w:space="0" w:color="auto"/>
        <w:left w:val="none" w:sz="0" w:space="0" w:color="auto"/>
        <w:bottom w:val="none" w:sz="0" w:space="0" w:color="auto"/>
        <w:right w:val="none" w:sz="0" w:space="0" w:color="auto"/>
      </w:divBdr>
    </w:div>
    <w:div w:id="45105288">
      <w:bodyDiv w:val="1"/>
      <w:marLeft w:val="0"/>
      <w:marRight w:val="0"/>
      <w:marTop w:val="0"/>
      <w:marBottom w:val="0"/>
      <w:divBdr>
        <w:top w:val="none" w:sz="0" w:space="0" w:color="auto"/>
        <w:left w:val="none" w:sz="0" w:space="0" w:color="auto"/>
        <w:bottom w:val="none" w:sz="0" w:space="0" w:color="auto"/>
        <w:right w:val="none" w:sz="0" w:space="0" w:color="auto"/>
      </w:divBdr>
    </w:div>
    <w:div w:id="49034566">
      <w:bodyDiv w:val="1"/>
      <w:marLeft w:val="0"/>
      <w:marRight w:val="0"/>
      <w:marTop w:val="0"/>
      <w:marBottom w:val="0"/>
      <w:divBdr>
        <w:top w:val="none" w:sz="0" w:space="0" w:color="auto"/>
        <w:left w:val="none" w:sz="0" w:space="0" w:color="auto"/>
        <w:bottom w:val="none" w:sz="0" w:space="0" w:color="auto"/>
        <w:right w:val="none" w:sz="0" w:space="0" w:color="auto"/>
      </w:divBdr>
    </w:div>
    <w:div w:id="49155540">
      <w:bodyDiv w:val="1"/>
      <w:marLeft w:val="0"/>
      <w:marRight w:val="0"/>
      <w:marTop w:val="0"/>
      <w:marBottom w:val="0"/>
      <w:divBdr>
        <w:top w:val="none" w:sz="0" w:space="0" w:color="auto"/>
        <w:left w:val="none" w:sz="0" w:space="0" w:color="auto"/>
        <w:bottom w:val="none" w:sz="0" w:space="0" w:color="auto"/>
        <w:right w:val="none" w:sz="0" w:space="0" w:color="auto"/>
      </w:divBdr>
    </w:div>
    <w:div w:id="58939551">
      <w:bodyDiv w:val="1"/>
      <w:marLeft w:val="0"/>
      <w:marRight w:val="0"/>
      <w:marTop w:val="0"/>
      <w:marBottom w:val="0"/>
      <w:divBdr>
        <w:top w:val="none" w:sz="0" w:space="0" w:color="auto"/>
        <w:left w:val="none" w:sz="0" w:space="0" w:color="auto"/>
        <w:bottom w:val="none" w:sz="0" w:space="0" w:color="auto"/>
        <w:right w:val="none" w:sz="0" w:space="0" w:color="auto"/>
      </w:divBdr>
    </w:div>
    <w:div w:id="67193544">
      <w:bodyDiv w:val="1"/>
      <w:marLeft w:val="0"/>
      <w:marRight w:val="0"/>
      <w:marTop w:val="0"/>
      <w:marBottom w:val="0"/>
      <w:divBdr>
        <w:top w:val="none" w:sz="0" w:space="0" w:color="auto"/>
        <w:left w:val="none" w:sz="0" w:space="0" w:color="auto"/>
        <w:bottom w:val="none" w:sz="0" w:space="0" w:color="auto"/>
        <w:right w:val="none" w:sz="0" w:space="0" w:color="auto"/>
      </w:divBdr>
    </w:div>
    <w:div w:id="68777084">
      <w:bodyDiv w:val="1"/>
      <w:marLeft w:val="0"/>
      <w:marRight w:val="0"/>
      <w:marTop w:val="0"/>
      <w:marBottom w:val="0"/>
      <w:divBdr>
        <w:top w:val="none" w:sz="0" w:space="0" w:color="auto"/>
        <w:left w:val="none" w:sz="0" w:space="0" w:color="auto"/>
        <w:bottom w:val="none" w:sz="0" w:space="0" w:color="auto"/>
        <w:right w:val="none" w:sz="0" w:space="0" w:color="auto"/>
      </w:divBdr>
    </w:div>
    <w:div w:id="74909336">
      <w:bodyDiv w:val="1"/>
      <w:marLeft w:val="0"/>
      <w:marRight w:val="0"/>
      <w:marTop w:val="0"/>
      <w:marBottom w:val="0"/>
      <w:divBdr>
        <w:top w:val="none" w:sz="0" w:space="0" w:color="auto"/>
        <w:left w:val="none" w:sz="0" w:space="0" w:color="auto"/>
        <w:bottom w:val="none" w:sz="0" w:space="0" w:color="auto"/>
        <w:right w:val="none" w:sz="0" w:space="0" w:color="auto"/>
      </w:divBdr>
    </w:div>
    <w:div w:id="81221543">
      <w:bodyDiv w:val="1"/>
      <w:marLeft w:val="0"/>
      <w:marRight w:val="0"/>
      <w:marTop w:val="0"/>
      <w:marBottom w:val="0"/>
      <w:divBdr>
        <w:top w:val="none" w:sz="0" w:space="0" w:color="auto"/>
        <w:left w:val="none" w:sz="0" w:space="0" w:color="auto"/>
        <w:bottom w:val="none" w:sz="0" w:space="0" w:color="auto"/>
        <w:right w:val="none" w:sz="0" w:space="0" w:color="auto"/>
      </w:divBdr>
    </w:div>
    <w:div w:id="82802631">
      <w:bodyDiv w:val="1"/>
      <w:marLeft w:val="0"/>
      <w:marRight w:val="0"/>
      <w:marTop w:val="0"/>
      <w:marBottom w:val="0"/>
      <w:divBdr>
        <w:top w:val="none" w:sz="0" w:space="0" w:color="auto"/>
        <w:left w:val="none" w:sz="0" w:space="0" w:color="auto"/>
        <w:bottom w:val="none" w:sz="0" w:space="0" w:color="auto"/>
        <w:right w:val="none" w:sz="0" w:space="0" w:color="auto"/>
      </w:divBdr>
    </w:div>
    <w:div w:id="83038048">
      <w:bodyDiv w:val="1"/>
      <w:marLeft w:val="0"/>
      <w:marRight w:val="0"/>
      <w:marTop w:val="0"/>
      <w:marBottom w:val="0"/>
      <w:divBdr>
        <w:top w:val="none" w:sz="0" w:space="0" w:color="auto"/>
        <w:left w:val="none" w:sz="0" w:space="0" w:color="auto"/>
        <w:bottom w:val="none" w:sz="0" w:space="0" w:color="auto"/>
        <w:right w:val="none" w:sz="0" w:space="0" w:color="auto"/>
      </w:divBdr>
    </w:div>
    <w:div w:id="83110059">
      <w:bodyDiv w:val="1"/>
      <w:marLeft w:val="0"/>
      <w:marRight w:val="0"/>
      <w:marTop w:val="0"/>
      <w:marBottom w:val="0"/>
      <w:divBdr>
        <w:top w:val="none" w:sz="0" w:space="0" w:color="auto"/>
        <w:left w:val="none" w:sz="0" w:space="0" w:color="auto"/>
        <w:bottom w:val="none" w:sz="0" w:space="0" w:color="auto"/>
        <w:right w:val="none" w:sz="0" w:space="0" w:color="auto"/>
      </w:divBdr>
    </w:div>
    <w:div w:id="94831596">
      <w:bodyDiv w:val="1"/>
      <w:marLeft w:val="0"/>
      <w:marRight w:val="0"/>
      <w:marTop w:val="0"/>
      <w:marBottom w:val="0"/>
      <w:divBdr>
        <w:top w:val="none" w:sz="0" w:space="0" w:color="auto"/>
        <w:left w:val="none" w:sz="0" w:space="0" w:color="auto"/>
        <w:bottom w:val="none" w:sz="0" w:space="0" w:color="auto"/>
        <w:right w:val="none" w:sz="0" w:space="0" w:color="auto"/>
      </w:divBdr>
    </w:div>
    <w:div w:id="96994196">
      <w:bodyDiv w:val="1"/>
      <w:marLeft w:val="0"/>
      <w:marRight w:val="0"/>
      <w:marTop w:val="0"/>
      <w:marBottom w:val="0"/>
      <w:divBdr>
        <w:top w:val="none" w:sz="0" w:space="0" w:color="auto"/>
        <w:left w:val="none" w:sz="0" w:space="0" w:color="auto"/>
        <w:bottom w:val="none" w:sz="0" w:space="0" w:color="auto"/>
        <w:right w:val="none" w:sz="0" w:space="0" w:color="auto"/>
      </w:divBdr>
    </w:div>
    <w:div w:id="98646890">
      <w:bodyDiv w:val="1"/>
      <w:marLeft w:val="0"/>
      <w:marRight w:val="0"/>
      <w:marTop w:val="0"/>
      <w:marBottom w:val="0"/>
      <w:divBdr>
        <w:top w:val="none" w:sz="0" w:space="0" w:color="auto"/>
        <w:left w:val="none" w:sz="0" w:space="0" w:color="auto"/>
        <w:bottom w:val="none" w:sz="0" w:space="0" w:color="auto"/>
        <w:right w:val="none" w:sz="0" w:space="0" w:color="auto"/>
      </w:divBdr>
    </w:div>
    <w:div w:id="104934705">
      <w:bodyDiv w:val="1"/>
      <w:marLeft w:val="0"/>
      <w:marRight w:val="0"/>
      <w:marTop w:val="0"/>
      <w:marBottom w:val="0"/>
      <w:divBdr>
        <w:top w:val="none" w:sz="0" w:space="0" w:color="auto"/>
        <w:left w:val="none" w:sz="0" w:space="0" w:color="auto"/>
        <w:bottom w:val="none" w:sz="0" w:space="0" w:color="auto"/>
        <w:right w:val="none" w:sz="0" w:space="0" w:color="auto"/>
      </w:divBdr>
    </w:div>
    <w:div w:id="105464471">
      <w:bodyDiv w:val="1"/>
      <w:marLeft w:val="0"/>
      <w:marRight w:val="0"/>
      <w:marTop w:val="0"/>
      <w:marBottom w:val="0"/>
      <w:divBdr>
        <w:top w:val="none" w:sz="0" w:space="0" w:color="auto"/>
        <w:left w:val="none" w:sz="0" w:space="0" w:color="auto"/>
        <w:bottom w:val="none" w:sz="0" w:space="0" w:color="auto"/>
        <w:right w:val="none" w:sz="0" w:space="0" w:color="auto"/>
      </w:divBdr>
    </w:div>
    <w:div w:id="107506330">
      <w:bodyDiv w:val="1"/>
      <w:marLeft w:val="0"/>
      <w:marRight w:val="0"/>
      <w:marTop w:val="0"/>
      <w:marBottom w:val="0"/>
      <w:divBdr>
        <w:top w:val="none" w:sz="0" w:space="0" w:color="auto"/>
        <w:left w:val="none" w:sz="0" w:space="0" w:color="auto"/>
        <w:bottom w:val="none" w:sz="0" w:space="0" w:color="auto"/>
        <w:right w:val="none" w:sz="0" w:space="0" w:color="auto"/>
      </w:divBdr>
    </w:div>
    <w:div w:id="108284482">
      <w:bodyDiv w:val="1"/>
      <w:marLeft w:val="0"/>
      <w:marRight w:val="0"/>
      <w:marTop w:val="0"/>
      <w:marBottom w:val="0"/>
      <w:divBdr>
        <w:top w:val="none" w:sz="0" w:space="0" w:color="auto"/>
        <w:left w:val="none" w:sz="0" w:space="0" w:color="auto"/>
        <w:bottom w:val="none" w:sz="0" w:space="0" w:color="auto"/>
        <w:right w:val="none" w:sz="0" w:space="0" w:color="auto"/>
      </w:divBdr>
    </w:div>
    <w:div w:id="116148253">
      <w:bodyDiv w:val="1"/>
      <w:marLeft w:val="0"/>
      <w:marRight w:val="0"/>
      <w:marTop w:val="0"/>
      <w:marBottom w:val="0"/>
      <w:divBdr>
        <w:top w:val="none" w:sz="0" w:space="0" w:color="auto"/>
        <w:left w:val="none" w:sz="0" w:space="0" w:color="auto"/>
        <w:bottom w:val="none" w:sz="0" w:space="0" w:color="auto"/>
        <w:right w:val="none" w:sz="0" w:space="0" w:color="auto"/>
      </w:divBdr>
    </w:div>
    <w:div w:id="118497387">
      <w:bodyDiv w:val="1"/>
      <w:marLeft w:val="0"/>
      <w:marRight w:val="0"/>
      <w:marTop w:val="0"/>
      <w:marBottom w:val="0"/>
      <w:divBdr>
        <w:top w:val="none" w:sz="0" w:space="0" w:color="auto"/>
        <w:left w:val="none" w:sz="0" w:space="0" w:color="auto"/>
        <w:bottom w:val="none" w:sz="0" w:space="0" w:color="auto"/>
        <w:right w:val="none" w:sz="0" w:space="0" w:color="auto"/>
      </w:divBdr>
    </w:div>
    <w:div w:id="127361402">
      <w:bodyDiv w:val="1"/>
      <w:marLeft w:val="0"/>
      <w:marRight w:val="0"/>
      <w:marTop w:val="0"/>
      <w:marBottom w:val="0"/>
      <w:divBdr>
        <w:top w:val="none" w:sz="0" w:space="0" w:color="auto"/>
        <w:left w:val="none" w:sz="0" w:space="0" w:color="auto"/>
        <w:bottom w:val="none" w:sz="0" w:space="0" w:color="auto"/>
        <w:right w:val="none" w:sz="0" w:space="0" w:color="auto"/>
      </w:divBdr>
    </w:div>
    <w:div w:id="132017607">
      <w:bodyDiv w:val="1"/>
      <w:marLeft w:val="0"/>
      <w:marRight w:val="0"/>
      <w:marTop w:val="0"/>
      <w:marBottom w:val="0"/>
      <w:divBdr>
        <w:top w:val="none" w:sz="0" w:space="0" w:color="auto"/>
        <w:left w:val="none" w:sz="0" w:space="0" w:color="auto"/>
        <w:bottom w:val="none" w:sz="0" w:space="0" w:color="auto"/>
        <w:right w:val="none" w:sz="0" w:space="0" w:color="auto"/>
      </w:divBdr>
    </w:div>
    <w:div w:id="132060705">
      <w:bodyDiv w:val="1"/>
      <w:marLeft w:val="0"/>
      <w:marRight w:val="0"/>
      <w:marTop w:val="0"/>
      <w:marBottom w:val="0"/>
      <w:divBdr>
        <w:top w:val="none" w:sz="0" w:space="0" w:color="auto"/>
        <w:left w:val="none" w:sz="0" w:space="0" w:color="auto"/>
        <w:bottom w:val="none" w:sz="0" w:space="0" w:color="auto"/>
        <w:right w:val="none" w:sz="0" w:space="0" w:color="auto"/>
      </w:divBdr>
    </w:div>
    <w:div w:id="137000685">
      <w:bodyDiv w:val="1"/>
      <w:marLeft w:val="0"/>
      <w:marRight w:val="0"/>
      <w:marTop w:val="0"/>
      <w:marBottom w:val="0"/>
      <w:divBdr>
        <w:top w:val="none" w:sz="0" w:space="0" w:color="auto"/>
        <w:left w:val="none" w:sz="0" w:space="0" w:color="auto"/>
        <w:bottom w:val="none" w:sz="0" w:space="0" w:color="auto"/>
        <w:right w:val="none" w:sz="0" w:space="0" w:color="auto"/>
      </w:divBdr>
    </w:div>
    <w:div w:id="139732149">
      <w:bodyDiv w:val="1"/>
      <w:marLeft w:val="0"/>
      <w:marRight w:val="0"/>
      <w:marTop w:val="0"/>
      <w:marBottom w:val="0"/>
      <w:divBdr>
        <w:top w:val="none" w:sz="0" w:space="0" w:color="auto"/>
        <w:left w:val="none" w:sz="0" w:space="0" w:color="auto"/>
        <w:bottom w:val="none" w:sz="0" w:space="0" w:color="auto"/>
        <w:right w:val="none" w:sz="0" w:space="0" w:color="auto"/>
      </w:divBdr>
    </w:div>
    <w:div w:id="141393821">
      <w:bodyDiv w:val="1"/>
      <w:marLeft w:val="0"/>
      <w:marRight w:val="0"/>
      <w:marTop w:val="0"/>
      <w:marBottom w:val="0"/>
      <w:divBdr>
        <w:top w:val="none" w:sz="0" w:space="0" w:color="auto"/>
        <w:left w:val="none" w:sz="0" w:space="0" w:color="auto"/>
        <w:bottom w:val="none" w:sz="0" w:space="0" w:color="auto"/>
        <w:right w:val="none" w:sz="0" w:space="0" w:color="auto"/>
      </w:divBdr>
    </w:div>
    <w:div w:id="153688267">
      <w:bodyDiv w:val="1"/>
      <w:marLeft w:val="0"/>
      <w:marRight w:val="0"/>
      <w:marTop w:val="0"/>
      <w:marBottom w:val="0"/>
      <w:divBdr>
        <w:top w:val="none" w:sz="0" w:space="0" w:color="auto"/>
        <w:left w:val="none" w:sz="0" w:space="0" w:color="auto"/>
        <w:bottom w:val="none" w:sz="0" w:space="0" w:color="auto"/>
        <w:right w:val="none" w:sz="0" w:space="0" w:color="auto"/>
      </w:divBdr>
    </w:div>
    <w:div w:id="154154224">
      <w:bodyDiv w:val="1"/>
      <w:marLeft w:val="0"/>
      <w:marRight w:val="0"/>
      <w:marTop w:val="0"/>
      <w:marBottom w:val="0"/>
      <w:divBdr>
        <w:top w:val="none" w:sz="0" w:space="0" w:color="auto"/>
        <w:left w:val="none" w:sz="0" w:space="0" w:color="auto"/>
        <w:bottom w:val="none" w:sz="0" w:space="0" w:color="auto"/>
        <w:right w:val="none" w:sz="0" w:space="0" w:color="auto"/>
      </w:divBdr>
    </w:div>
    <w:div w:id="165630996">
      <w:bodyDiv w:val="1"/>
      <w:marLeft w:val="0"/>
      <w:marRight w:val="0"/>
      <w:marTop w:val="0"/>
      <w:marBottom w:val="0"/>
      <w:divBdr>
        <w:top w:val="none" w:sz="0" w:space="0" w:color="auto"/>
        <w:left w:val="none" w:sz="0" w:space="0" w:color="auto"/>
        <w:bottom w:val="none" w:sz="0" w:space="0" w:color="auto"/>
        <w:right w:val="none" w:sz="0" w:space="0" w:color="auto"/>
      </w:divBdr>
    </w:div>
    <w:div w:id="169636615">
      <w:bodyDiv w:val="1"/>
      <w:marLeft w:val="0"/>
      <w:marRight w:val="0"/>
      <w:marTop w:val="0"/>
      <w:marBottom w:val="0"/>
      <w:divBdr>
        <w:top w:val="none" w:sz="0" w:space="0" w:color="auto"/>
        <w:left w:val="none" w:sz="0" w:space="0" w:color="auto"/>
        <w:bottom w:val="none" w:sz="0" w:space="0" w:color="auto"/>
        <w:right w:val="none" w:sz="0" w:space="0" w:color="auto"/>
      </w:divBdr>
    </w:div>
    <w:div w:id="176190846">
      <w:bodyDiv w:val="1"/>
      <w:marLeft w:val="0"/>
      <w:marRight w:val="0"/>
      <w:marTop w:val="0"/>
      <w:marBottom w:val="0"/>
      <w:divBdr>
        <w:top w:val="none" w:sz="0" w:space="0" w:color="auto"/>
        <w:left w:val="none" w:sz="0" w:space="0" w:color="auto"/>
        <w:bottom w:val="none" w:sz="0" w:space="0" w:color="auto"/>
        <w:right w:val="none" w:sz="0" w:space="0" w:color="auto"/>
      </w:divBdr>
    </w:div>
    <w:div w:id="179978236">
      <w:bodyDiv w:val="1"/>
      <w:marLeft w:val="0"/>
      <w:marRight w:val="0"/>
      <w:marTop w:val="0"/>
      <w:marBottom w:val="0"/>
      <w:divBdr>
        <w:top w:val="none" w:sz="0" w:space="0" w:color="auto"/>
        <w:left w:val="none" w:sz="0" w:space="0" w:color="auto"/>
        <w:bottom w:val="none" w:sz="0" w:space="0" w:color="auto"/>
        <w:right w:val="none" w:sz="0" w:space="0" w:color="auto"/>
      </w:divBdr>
    </w:div>
    <w:div w:id="184834066">
      <w:bodyDiv w:val="1"/>
      <w:marLeft w:val="0"/>
      <w:marRight w:val="0"/>
      <w:marTop w:val="0"/>
      <w:marBottom w:val="0"/>
      <w:divBdr>
        <w:top w:val="none" w:sz="0" w:space="0" w:color="auto"/>
        <w:left w:val="none" w:sz="0" w:space="0" w:color="auto"/>
        <w:bottom w:val="none" w:sz="0" w:space="0" w:color="auto"/>
        <w:right w:val="none" w:sz="0" w:space="0" w:color="auto"/>
      </w:divBdr>
    </w:div>
    <w:div w:id="187717824">
      <w:bodyDiv w:val="1"/>
      <w:marLeft w:val="0"/>
      <w:marRight w:val="0"/>
      <w:marTop w:val="0"/>
      <w:marBottom w:val="0"/>
      <w:divBdr>
        <w:top w:val="none" w:sz="0" w:space="0" w:color="auto"/>
        <w:left w:val="none" w:sz="0" w:space="0" w:color="auto"/>
        <w:bottom w:val="none" w:sz="0" w:space="0" w:color="auto"/>
        <w:right w:val="none" w:sz="0" w:space="0" w:color="auto"/>
      </w:divBdr>
    </w:div>
    <w:div w:id="187957627">
      <w:bodyDiv w:val="1"/>
      <w:marLeft w:val="0"/>
      <w:marRight w:val="0"/>
      <w:marTop w:val="0"/>
      <w:marBottom w:val="0"/>
      <w:divBdr>
        <w:top w:val="none" w:sz="0" w:space="0" w:color="auto"/>
        <w:left w:val="none" w:sz="0" w:space="0" w:color="auto"/>
        <w:bottom w:val="none" w:sz="0" w:space="0" w:color="auto"/>
        <w:right w:val="none" w:sz="0" w:space="0" w:color="auto"/>
      </w:divBdr>
    </w:div>
    <w:div w:id="198251554">
      <w:bodyDiv w:val="1"/>
      <w:marLeft w:val="0"/>
      <w:marRight w:val="0"/>
      <w:marTop w:val="0"/>
      <w:marBottom w:val="0"/>
      <w:divBdr>
        <w:top w:val="none" w:sz="0" w:space="0" w:color="auto"/>
        <w:left w:val="none" w:sz="0" w:space="0" w:color="auto"/>
        <w:bottom w:val="none" w:sz="0" w:space="0" w:color="auto"/>
        <w:right w:val="none" w:sz="0" w:space="0" w:color="auto"/>
      </w:divBdr>
    </w:div>
    <w:div w:id="202909103">
      <w:bodyDiv w:val="1"/>
      <w:marLeft w:val="0"/>
      <w:marRight w:val="0"/>
      <w:marTop w:val="0"/>
      <w:marBottom w:val="0"/>
      <w:divBdr>
        <w:top w:val="none" w:sz="0" w:space="0" w:color="auto"/>
        <w:left w:val="none" w:sz="0" w:space="0" w:color="auto"/>
        <w:bottom w:val="none" w:sz="0" w:space="0" w:color="auto"/>
        <w:right w:val="none" w:sz="0" w:space="0" w:color="auto"/>
      </w:divBdr>
    </w:div>
    <w:div w:id="213852947">
      <w:bodyDiv w:val="1"/>
      <w:marLeft w:val="0"/>
      <w:marRight w:val="0"/>
      <w:marTop w:val="0"/>
      <w:marBottom w:val="0"/>
      <w:divBdr>
        <w:top w:val="none" w:sz="0" w:space="0" w:color="auto"/>
        <w:left w:val="none" w:sz="0" w:space="0" w:color="auto"/>
        <w:bottom w:val="none" w:sz="0" w:space="0" w:color="auto"/>
        <w:right w:val="none" w:sz="0" w:space="0" w:color="auto"/>
      </w:divBdr>
    </w:div>
    <w:div w:id="218514125">
      <w:bodyDiv w:val="1"/>
      <w:marLeft w:val="0"/>
      <w:marRight w:val="0"/>
      <w:marTop w:val="0"/>
      <w:marBottom w:val="0"/>
      <w:divBdr>
        <w:top w:val="none" w:sz="0" w:space="0" w:color="auto"/>
        <w:left w:val="none" w:sz="0" w:space="0" w:color="auto"/>
        <w:bottom w:val="none" w:sz="0" w:space="0" w:color="auto"/>
        <w:right w:val="none" w:sz="0" w:space="0" w:color="auto"/>
      </w:divBdr>
    </w:div>
    <w:div w:id="220674204">
      <w:bodyDiv w:val="1"/>
      <w:marLeft w:val="0"/>
      <w:marRight w:val="0"/>
      <w:marTop w:val="0"/>
      <w:marBottom w:val="0"/>
      <w:divBdr>
        <w:top w:val="none" w:sz="0" w:space="0" w:color="auto"/>
        <w:left w:val="none" w:sz="0" w:space="0" w:color="auto"/>
        <w:bottom w:val="none" w:sz="0" w:space="0" w:color="auto"/>
        <w:right w:val="none" w:sz="0" w:space="0" w:color="auto"/>
      </w:divBdr>
    </w:div>
    <w:div w:id="240995134">
      <w:bodyDiv w:val="1"/>
      <w:marLeft w:val="0"/>
      <w:marRight w:val="0"/>
      <w:marTop w:val="0"/>
      <w:marBottom w:val="0"/>
      <w:divBdr>
        <w:top w:val="none" w:sz="0" w:space="0" w:color="auto"/>
        <w:left w:val="none" w:sz="0" w:space="0" w:color="auto"/>
        <w:bottom w:val="none" w:sz="0" w:space="0" w:color="auto"/>
        <w:right w:val="none" w:sz="0" w:space="0" w:color="auto"/>
      </w:divBdr>
    </w:div>
    <w:div w:id="246159637">
      <w:bodyDiv w:val="1"/>
      <w:marLeft w:val="0"/>
      <w:marRight w:val="0"/>
      <w:marTop w:val="0"/>
      <w:marBottom w:val="0"/>
      <w:divBdr>
        <w:top w:val="none" w:sz="0" w:space="0" w:color="auto"/>
        <w:left w:val="none" w:sz="0" w:space="0" w:color="auto"/>
        <w:bottom w:val="none" w:sz="0" w:space="0" w:color="auto"/>
        <w:right w:val="none" w:sz="0" w:space="0" w:color="auto"/>
      </w:divBdr>
    </w:div>
    <w:div w:id="259607536">
      <w:bodyDiv w:val="1"/>
      <w:marLeft w:val="0"/>
      <w:marRight w:val="0"/>
      <w:marTop w:val="0"/>
      <w:marBottom w:val="0"/>
      <w:divBdr>
        <w:top w:val="none" w:sz="0" w:space="0" w:color="auto"/>
        <w:left w:val="none" w:sz="0" w:space="0" w:color="auto"/>
        <w:bottom w:val="none" w:sz="0" w:space="0" w:color="auto"/>
        <w:right w:val="none" w:sz="0" w:space="0" w:color="auto"/>
      </w:divBdr>
    </w:div>
    <w:div w:id="261887463">
      <w:bodyDiv w:val="1"/>
      <w:marLeft w:val="0"/>
      <w:marRight w:val="0"/>
      <w:marTop w:val="0"/>
      <w:marBottom w:val="0"/>
      <w:divBdr>
        <w:top w:val="none" w:sz="0" w:space="0" w:color="auto"/>
        <w:left w:val="none" w:sz="0" w:space="0" w:color="auto"/>
        <w:bottom w:val="none" w:sz="0" w:space="0" w:color="auto"/>
        <w:right w:val="none" w:sz="0" w:space="0" w:color="auto"/>
      </w:divBdr>
    </w:div>
    <w:div w:id="264702206">
      <w:bodyDiv w:val="1"/>
      <w:marLeft w:val="0"/>
      <w:marRight w:val="0"/>
      <w:marTop w:val="0"/>
      <w:marBottom w:val="0"/>
      <w:divBdr>
        <w:top w:val="none" w:sz="0" w:space="0" w:color="auto"/>
        <w:left w:val="none" w:sz="0" w:space="0" w:color="auto"/>
        <w:bottom w:val="none" w:sz="0" w:space="0" w:color="auto"/>
        <w:right w:val="none" w:sz="0" w:space="0" w:color="auto"/>
      </w:divBdr>
    </w:div>
    <w:div w:id="270868201">
      <w:bodyDiv w:val="1"/>
      <w:marLeft w:val="0"/>
      <w:marRight w:val="0"/>
      <w:marTop w:val="0"/>
      <w:marBottom w:val="0"/>
      <w:divBdr>
        <w:top w:val="none" w:sz="0" w:space="0" w:color="auto"/>
        <w:left w:val="none" w:sz="0" w:space="0" w:color="auto"/>
        <w:bottom w:val="none" w:sz="0" w:space="0" w:color="auto"/>
        <w:right w:val="none" w:sz="0" w:space="0" w:color="auto"/>
      </w:divBdr>
    </w:div>
    <w:div w:id="274992198">
      <w:bodyDiv w:val="1"/>
      <w:marLeft w:val="0"/>
      <w:marRight w:val="0"/>
      <w:marTop w:val="0"/>
      <w:marBottom w:val="0"/>
      <w:divBdr>
        <w:top w:val="none" w:sz="0" w:space="0" w:color="auto"/>
        <w:left w:val="none" w:sz="0" w:space="0" w:color="auto"/>
        <w:bottom w:val="none" w:sz="0" w:space="0" w:color="auto"/>
        <w:right w:val="none" w:sz="0" w:space="0" w:color="auto"/>
      </w:divBdr>
    </w:div>
    <w:div w:id="275797479">
      <w:bodyDiv w:val="1"/>
      <w:marLeft w:val="0"/>
      <w:marRight w:val="0"/>
      <w:marTop w:val="0"/>
      <w:marBottom w:val="0"/>
      <w:divBdr>
        <w:top w:val="none" w:sz="0" w:space="0" w:color="auto"/>
        <w:left w:val="none" w:sz="0" w:space="0" w:color="auto"/>
        <w:bottom w:val="none" w:sz="0" w:space="0" w:color="auto"/>
        <w:right w:val="none" w:sz="0" w:space="0" w:color="auto"/>
      </w:divBdr>
    </w:div>
    <w:div w:id="279383540">
      <w:bodyDiv w:val="1"/>
      <w:marLeft w:val="0"/>
      <w:marRight w:val="0"/>
      <w:marTop w:val="0"/>
      <w:marBottom w:val="0"/>
      <w:divBdr>
        <w:top w:val="none" w:sz="0" w:space="0" w:color="auto"/>
        <w:left w:val="none" w:sz="0" w:space="0" w:color="auto"/>
        <w:bottom w:val="none" w:sz="0" w:space="0" w:color="auto"/>
        <w:right w:val="none" w:sz="0" w:space="0" w:color="auto"/>
      </w:divBdr>
    </w:div>
    <w:div w:id="282730533">
      <w:bodyDiv w:val="1"/>
      <w:marLeft w:val="0"/>
      <w:marRight w:val="0"/>
      <w:marTop w:val="0"/>
      <w:marBottom w:val="0"/>
      <w:divBdr>
        <w:top w:val="none" w:sz="0" w:space="0" w:color="auto"/>
        <w:left w:val="none" w:sz="0" w:space="0" w:color="auto"/>
        <w:bottom w:val="none" w:sz="0" w:space="0" w:color="auto"/>
        <w:right w:val="none" w:sz="0" w:space="0" w:color="auto"/>
      </w:divBdr>
    </w:div>
    <w:div w:id="283465634">
      <w:bodyDiv w:val="1"/>
      <w:marLeft w:val="0"/>
      <w:marRight w:val="0"/>
      <w:marTop w:val="0"/>
      <w:marBottom w:val="0"/>
      <w:divBdr>
        <w:top w:val="none" w:sz="0" w:space="0" w:color="auto"/>
        <w:left w:val="none" w:sz="0" w:space="0" w:color="auto"/>
        <w:bottom w:val="none" w:sz="0" w:space="0" w:color="auto"/>
        <w:right w:val="none" w:sz="0" w:space="0" w:color="auto"/>
      </w:divBdr>
    </w:div>
    <w:div w:id="285505002">
      <w:bodyDiv w:val="1"/>
      <w:marLeft w:val="0"/>
      <w:marRight w:val="0"/>
      <w:marTop w:val="0"/>
      <w:marBottom w:val="0"/>
      <w:divBdr>
        <w:top w:val="none" w:sz="0" w:space="0" w:color="auto"/>
        <w:left w:val="none" w:sz="0" w:space="0" w:color="auto"/>
        <w:bottom w:val="none" w:sz="0" w:space="0" w:color="auto"/>
        <w:right w:val="none" w:sz="0" w:space="0" w:color="auto"/>
      </w:divBdr>
    </w:div>
    <w:div w:id="286204487">
      <w:bodyDiv w:val="1"/>
      <w:marLeft w:val="0"/>
      <w:marRight w:val="0"/>
      <w:marTop w:val="0"/>
      <w:marBottom w:val="0"/>
      <w:divBdr>
        <w:top w:val="none" w:sz="0" w:space="0" w:color="auto"/>
        <w:left w:val="none" w:sz="0" w:space="0" w:color="auto"/>
        <w:bottom w:val="none" w:sz="0" w:space="0" w:color="auto"/>
        <w:right w:val="none" w:sz="0" w:space="0" w:color="auto"/>
      </w:divBdr>
    </w:div>
    <w:div w:id="286661862">
      <w:bodyDiv w:val="1"/>
      <w:marLeft w:val="0"/>
      <w:marRight w:val="0"/>
      <w:marTop w:val="0"/>
      <w:marBottom w:val="0"/>
      <w:divBdr>
        <w:top w:val="none" w:sz="0" w:space="0" w:color="auto"/>
        <w:left w:val="none" w:sz="0" w:space="0" w:color="auto"/>
        <w:bottom w:val="none" w:sz="0" w:space="0" w:color="auto"/>
        <w:right w:val="none" w:sz="0" w:space="0" w:color="auto"/>
      </w:divBdr>
    </w:div>
    <w:div w:id="290787751">
      <w:bodyDiv w:val="1"/>
      <w:marLeft w:val="0"/>
      <w:marRight w:val="0"/>
      <w:marTop w:val="0"/>
      <w:marBottom w:val="0"/>
      <w:divBdr>
        <w:top w:val="none" w:sz="0" w:space="0" w:color="auto"/>
        <w:left w:val="none" w:sz="0" w:space="0" w:color="auto"/>
        <w:bottom w:val="none" w:sz="0" w:space="0" w:color="auto"/>
        <w:right w:val="none" w:sz="0" w:space="0" w:color="auto"/>
      </w:divBdr>
    </w:div>
    <w:div w:id="291863870">
      <w:bodyDiv w:val="1"/>
      <w:marLeft w:val="0"/>
      <w:marRight w:val="0"/>
      <w:marTop w:val="0"/>
      <w:marBottom w:val="0"/>
      <w:divBdr>
        <w:top w:val="none" w:sz="0" w:space="0" w:color="auto"/>
        <w:left w:val="none" w:sz="0" w:space="0" w:color="auto"/>
        <w:bottom w:val="none" w:sz="0" w:space="0" w:color="auto"/>
        <w:right w:val="none" w:sz="0" w:space="0" w:color="auto"/>
      </w:divBdr>
    </w:div>
    <w:div w:id="297106532">
      <w:bodyDiv w:val="1"/>
      <w:marLeft w:val="0"/>
      <w:marRight w:val="0"/>
      <w:marTop w:val="0"/>
      <w:marBottom w:val="0"/>
      <w:divBdr>
        <w:top w:val="none" w:sz="0" w:space="0" w:color="auto"/>
        <w:left w:val="none" w:sz="0" w:space="0" w:color="auto"/>
        <w:bottom w:val="none" w:sz="0" w:space="0" w:color="auto"/>
        <w:right w:val="none" w:sz="0" w:space="0" w:color="auto"/>
      </w:divBdr>
    </w:div>
    <w:div w:id="316761135">
      <w:bodyDiv w:val="1"/>
      <w:marLeft w:val="0"/>
      <w:marRight w:val="0"/>
      <w:marTop w:val="0"/>
      <w:marBottom w:val="0"/>
      <w:divBdr>
        <w:top w:val="none" w:sz="0" w:space="0" w:color="auto"/>
        <w:left w:val="none" w:sz="0" w:space="0" w:color="auto"/>
        <w:bottom w:val="none" w:sz="0" w:space="0" w:color="auto"/>
        <w:right w:val="none" w:sz="0" w:space="0" w:color="auto"/>
      </w:divBdr>
    </w:div>
    <w:div w:id="317660513">
      <w:bodyDiv w:val="1"/>
      <w:marLeft w:val="0"/>
      <w:marRight w:val="0"/>
      <w:marTop w:val="0"/>
      <w:marBottom w:val="0"/>
      <w:divBdr>
        <w:top w:val="none" w:sz="0" w:space="0" w:color="auto"/>
        <w:left w:val="none" w:sz="0" w:space="0" w:color="auto"/>
        <w:bottom w:val="none" w:sz="0" w:space="0" w:color="auto"/>
        <w:right w:val="none" w:sz="0" w:space="0" w:color="auto"/>
      </w:divBdr>
    </w:div>
    <w:div w:id="318193284">
      <w:bodyDiv w:val="1"/>
      <w:marLeft w:val="0"/>
      <w:marRight w:val="0"/>
      <w:marTop w:val="0"/>
      <w:marBottom w:val="0"/>
      <w:divBdr>
        <w:top w:val="none" w:sz="0" w:space="0" w:color="auto"/>
        <w:left w:val="none" w:sz="0" w:space="0" w:color="auto"/>
        <w:bottom w:val="none" w:sz="0" w:space="0" w:color="auto"/>
        <w:right w:val="none" w:sz="0" w:space="0" w:color="auto"/>
      </w:divBdr>
    </w:div>
    <w:div w:id="318852758">
      <w:bodyDiv w:val="1"/>
      <w:marLeft w:val="0"/>
      <w:marRight w:val="0"/>
      <w:marTop w:val="0"/>
      <w:marBottom w:val="0"/>
      <w:divBdr>
        <w:top w:val="none" w:sz="0" w:space="0" w:color="auto"/>
        <w:left w:val="none" w:sz="0" w:space="0" w:color="auto"/>
        <w:bottom w:val="none" w:sz="0" w:space="0" w:color="auto"/>
        <w:right w:val="none" w:sz="0" w:space="0" w:color="auto"/>
      </w:divBdr>
    </w:div>
    <w:div w:id="336276264">
      <w:bodyDiv w:val="1"/>
      <w:marLeft w:val="0"/>
      <w:marRight w:val="0"/>
      <w:marTop w:val="0"/>
      <w:marBottom w:val="0"/>
      <w:divBdr>
        <w:top w:val="none" w:sz="0" w:space="0" w:color="auto"/>
        <w:left w:val="none" w:sz="0" w:space="0" w:color="auto"/>
        <w:bottom w:val="none" w:sz="0" w:space="0" w:color="auto"/>
        <w:right w:val="none" w:sz="0" w:space="0" w:color="auto"/>
      </w:divBdr>
    </w:div>
    <w:div w:id="337119690">
      <w:bodyDiv w:val="1"/>
      <w:marLeft w:val="0"/>
      <w:marRight w:val="0"/>
      <w:marTop w:val="0"/>
      <w:marBottom w:val="0"/>
      <w:divBdr>
        <w:top w:val="none" w:sz="0" w:space="0" w:color="auto"/>
        <w:left w:val="none" w:sz="0" w:space="0" w:color="auto"/>
        <w:bottom w:val="none" w:sz="0" w:space="0" w:color="auto"/>
        <w:right w:val="none" w:sz="0" w:space="0" w:color="auto"/>
      </w:divBdr>
    </w:div>
    <w:div w:id="340939900">
      <w:bodyDiv w:val="1"/>
      <w:marLeft w:val="0"/>
      <w:marRight w:val="0"/>
      <w:marTop w:val="0"/>
      <w:marBottom w:val="0"/>
      <w:divBdr>
        <w:top w:val="none" w:sz="0" w:space="0" w:color="auto"/>
        <w:left w:val="none" w:sz="0" w:space="0" w:color="auto"/>
        <w:bottom w:val="none" w:sz="0" w:space="0" w:color="auto"/>
        <w:right w:val="none" w:sz="0" w:space="0" w:color="auto"/>
      </w:divBdr>
    </w:div>
    <w:div w:id="365065593">
      <w:bodyDiv w:val="1"/>
      <w:marLeft w:val="0"/>
      <w:marRight w:val="0"/>
      <w:marTop w:val="0"/>
      <w:marBottom w:val="0"/>
      <w:divBdr>
        <w:top w:val="none" w:sz="0" w:space="0" w:color="auto"/>
        <w:left w:val="none" w:sz="0" w:space="0" w:color="auto"/>
        <w:bottom w:val="none" w:sz="0" w:space="0" w:color="auto"/>
        <w:right w:val="none" w:sz="0" w:space="0" w:color="auto"/>
      </w:divBdr>
    </w:div>
    <w:div w:id="366033239">
      <w:bodyDiv w:val="1"/>
      <w:marLeft w:val="0"/>
      <w:marRight w:val="0"/>
      <w:marTop w:val="0"/>
      <w:marBottom w:val="0"/>
      <w:divBdr>
        <w:top w:val="none" w:sz="0" w:space="0" w:color="auto"/>
        <w:left w:val="none" w:sz="0" w:space="0" w:color="auto"/>
        <w:bottom w:val="none" w:sz="0" w:space="0" w:color="auto"/>
        <w:right w:val="none" w:sz="0" w:space="0" w:color="auto"/>
      </w:divBdr>
    </w:div>
    <w:div w:id="366221089">
      <w:bodyDiv w:val="1"/>
      <w:marLeft w:val="0"/>
      <w:marRight w:val="0"/>
      <w:marTop w:val="0"/>
      <w:marBottom w:val="0"/>
      <w:divBdr>
        <w:top w:val="none" w:sz="0" w:space="0" w:color="auto"/>
        <w:left w:val="none" w:sz="0" w:space="0" w:color="auto"/>
        <w:bottom w:val="none" w:sz="0" w:space="0" w:color="auto"/>
        <w:right w:val="none" w:sz="0" w:space="0" w:color="auto"/>
      </w:divBdr>
    </w:div>
    <w:div w:id="367142688">
      <w:bodyDiv w:val="1"/>
      <w:marLeft w:val="0"/>
      <w:marRight w:val="0"/>
      <w:marTop w:val="0"/>
      <w:marBottom w:val="0"/>
      <w:divBdr>
        <w:top w:val="none" w:sz="0" w:space="0" w:color="auto"/>
        <w:left w:val="none" w:sz="0" w:space="0" w:color="auto"/>
        <w:bottom w:val="none" w:sz="0" w:space="0" w:color="auto"/>
        <w:right w:val="none" w:sz="0" w:space="0" w:color="auto"/>
      </w:divBdr>
    </w:div>
    <w:div w:id="368454388">
      <w:bodyDiv w:val="1"/>
      <w:marLeft w:val="0"/>
      <w:marRight w:val="0"/>
      <w:marTop w:val="0"/>
      <w:marBottom w:val="0"/>
      <w:divBdr>
        <w:top w:val="none" w:sz="0" w:space="0" w:color="auto"/>
        <w:left w:val="none" w:sz="0" w:space="0" w:color="auto"/>
        <w:bottom w:val="none" w:sz="0" w:space="0" w:color="auto"/>
        <w:right w:val="none" w:sz="0" w:space="0" w:color="auto"/>
      </w:divBdr>
    </w:div>
    <w:div w:id="369963267">
      <w:bodyDiv w:val="1"/>
      <w:marLeft w:val="0"/>
      <w:marRight w:val="0"/>
      <w:marTop w:val="0"/>
      <w:marBottom w:val="0"/>
      <w:divBdr>
        <w:top w:val="none" w:sz="0" w:space="0" w:color="auto"/>
        <w:left w:val="none" w:sz="0" w:space="0" w:color="auto"/>
        <w:bottom w:val="none" w:sz="0" w:space="0" w:color="auto"/>
        <w:right w:val="none" w:sz="0" w:space="0" w:color="auto"/>
      </w:divBdr>
    </w:div>
    <w:div w:id="378090220">
      <w:bodyDiv w:val="1"/>
      <w:marLeft w:val="0"/>
      <w:marRight w:val="0"/>
      <w:marTop w:val="0"/>
      <w:marBottom w:val="0"/>
      <w:divBdr>
        <w:top w:val="none" w:sz="0" w:space="0" w:color="auto"/>
        <w:left w:val="none" w:sz="0" w:space="0" w:color="auto"/>
        <w:bottom w:val="none" w:sz="0" w:space="0" w:color="auto"/>
        <w:right w:val="none" w:sz="0" w:space="0" w:color="auto"/>
      </w:divBdr>
    </w:div>
    <w:div w:id="408893509">
      <w:bodyDiv w:val="1"/>
      <w:marLeft w:val="0"/>
      <w:marRight w:val="0"/>
      <w:marTop w:val="0"/>
      <w:marBottom w:val="0"/>
      <w:divBdr>
        <w:top w:val="none" w:sz="0" w:space="0" w:color="auto"/>
        <w:left w:val="none" w:sz="0" w:space="0" w:color="auto"/>
        <w:bottom w:val="none" w:sz="0" w:space="0" w:color="auto"/>
        <w:right w:val="none" w:sz="0" w:space="0" w:color="auto"/>
      </w:divBdr>
    </w:div>
    <w:div w:id="412358659">
      <w:bodyDiv w:val="1"/>
      <w:marLeft w:val="0"/>
      <w:marRight w:val="0"/>
      <w:marTop w:val="0"/>
      <w:marBottom w:val="0"/>
      <w:divBdr>
        <w:top w:val="none" w:sz="0" w:space="0" w:color="auto"/>
        <w:left w:val="none" w:sz="0" w:space="0" w:color="auto"/>
        <w:bottom w:val="none" w:sz="0" w:space="0" w:color="auto"/>
        <w:right w:val="none" w:sz="0" w:space="0" w:color="auto"/>
      </w:divBdr>
    </w:div>
    <w:div w:id="412749389">
      <w:bodyDiv w:val="1"/>
      <w:marLeft w:val="0"/>
      <w:marRight w:val="0"/>
      <w:marTop w:val="0"/>
      <w:marBottom w:val="0"/>
      <w:divBdr>
        <w:top w:val="none" w:sz="0" w:space="0" w:color="auto"/>
        <w:left w:val="none" w:sz="0" w:space="0" w:color="auto"/>
        <w:bottom w:val="none" w:sz="0" w:space="0" w:color="auto"/>
        <w:right w:val="none" w:sz="0" w:space="0" w:color="auto"/>
      </w:divBdr>
    </w:div>
    <w:div w:id="430975168">
      <w:bodyDiv w:val="1"/>
      <w:marLeft w:val="0"/>
      <w:marRight w:val="0"/>
      <w:marTop w:val="0"/>
      <w:marBottom w:val="0"/>
      <w:divBdr>
        <w:top w:val="none" w:sz="0" w:space="0" w:color="auto"/>
        <w:left w:val="none" w:sz="0" w:space="0" w:color="auto"/>
        <w:bottom w:val="none" w:sz="0" w:space="0" w:color="auto"/>
        <w:right w:val="none" w:sz="0" w:space="0" w:color="auto"/>
      </w:divBdr>
    </w:div>
    <w:div w:id="435253082">
      <w:bodyDiv w:val="1"/>
      <w:marLeft w:val="0"/>
      <w:marRight w:val="0"/>
      <w:marTop w:val="0"/>
      <w:marBottom w:val="0"/>
      <w:divBdr>
        <w:top w:val="none" w:sz="0" w:space="0" w:color="auto"/>
        <w:left w:val="none" w:sz="0" w:space="0" w:color="auto"/>
        <w:bottom w:val="none" w:sz="0" w:space="0" w:color="auto"/>
        <w:right w:val="none" w:sz="0" w:space="0" w:color="auto"/>
      </w:divBdr>
    </w:div>
    <w:div w:id="437994853">
      <w:bodyDiv w:val="1"/>
      <w:marLeft w:val="0"/>
      <w:marRight w:val="0"/>
      <w:marTop w:val="0"/>
      <w:marBottom w:val="0"/>
      <w:divBdr>
        <w:top w:val="none" w:sz="0" w:space="0" w:color="auto"/>
        <w:left w:val="none" w:sz="0" w:space="0" w:color="auto"/>
        <w:bottom w:val="none" w:sz="0" w:space="0" w:color="auto"/>
        <w:right w:val="none" w:sz="0" w:space="0" w:color="auto"/>
      </w:divBdr>
    </w:div>
    <w:div w:id="450514147">
      <w:bodyDiv w:val="1"/>
      <w:marLeft w:val="0"/>
      <w:marRight w:val="0"/>
      <w:marTop w:val="0"/>
      <w:marBottom w:val="0"/>
      <w:divBdr>
        <w:top w:val="none" w:sz="0" w:space="0" w:color="auto"/>
        <w:left w:val="none" w:sz="0" w:space="0" w:color="auto"/>
        <w:bottom w:val="none" w:sz="0" w:space="0" w:color="auto"/>
        <w:right w:val="none" w:sz="0" w:space="0" w:color="auto"/>
      </w:divBdr>
    </w:div>
    <w:div w:id="453719652">
      <w:bodyDiv w:val="1"/>
      <w:marLeft w:val="0"/>
      <w:marRight w:val="0"/>
      <w:marTop w:val="0"/>
      <w:marBottom w:val="0"/>
      <w:divBdr>
        <w:top w:val="none" w:sz="0" w:space="0" w:color="auto"/>
        <w:left w:val="none" w:sz="0" w:space="0" w:color="auto"/>
        <w:bottom w:val="none" w:sz="0" w:space="0" w:color="auto"/>
        <w:right w:val="none" w:sz="0" w:space="0" w:color="auto"/>
      </w:divBdr>
    </w:div>
    <w:div w:id="456879699">
      <w:bodyDiv w:val="1"/>
      <w:marLeft w:val="0"/>
      <w:marRight w:val="0"/>
      <w:marTop w:val="0"/>
      <w:marBottom w:val="0"/>
      <w:divBdr>
        <w:top w:val="none" w:sz="0" w:space="0" w:color="auto"/>
        <w:left w:val="none" w:sz="0" w:space="0" w:color="auto"/>
        <w:bottom w:val="none" w:sz="0" w:space="0" w:color="auto"/>
        <w:right w:val="none" w:sz="0" w:space="0" w:color="auto"/>
      </w:divBdr>
    </w:div>
    <w:div w:id="457181848">
      <w:bodyDiv w:val="1"/>
      <w:marLeft w:val="0"/>
      <w:marRight w:val="0"/>
      <w:marTop w:val="0"/>
      <w:marBottom w:val="0"/>
      <w:divBdr>
        <w:top w:val="none" w:sz="0" w:space="0" w:color="auto"/>
        <w:left w:val="none" w:sz="0" w:space="0" w:color="auto"/>
        <w:bottom w:val="none" w:sz="0" w:space="0" w:color="auto"/>
        <w:right w:val="none" w:sz="0" w:space="0" w:color="auto"/>
      </w:divBdr>
    </w:div>
    <w:div w:id="470639685">
      <w:bodyDiv w:val="1"/>
      <w:marLeft w:val="0"/>
      <w:marRight w:val="0"/>
      <w:marTop w:val="0"/>
      <w:marBottom w:val="0"/>
      <w:divBdr>
        <w:top w:val="none" w:sz="0" w:space="0" w:color="auto"/>
        <w:left w:val="none" w:sz="0" w:space="0" w:color="auto"/>
        <w:bottom w:val="none" w:sz="0" w:space="0" w:color="auto"/>
        <w:right w:val="none" w:sz="0" w:space="0" w:color="auto"/>
      </w:divBdr>
    </w:div>
    <w:div w:id="475489523">
      <w:bodyDiv w:val="1"/>
      <w:marLeft w:val="0"/>
      <w:marRight w:val="0"/>
      <w:marTop w:val="0"/>
      <w:marBottom w:val="0"/>
      <w:divBdr>
        <w:top w:val="none" w:sz="0" w:space="0" w:color="auto"/>
        <w:left w:val="none" w:sz="0" w:space="0" w:color="auto"/>
        <w:bottom w:val="none" w:sz="0" w:space="0" w:color="auto"/>
        <w:right w:val="none" w:sz="0" w:space="0" w:color="auto"/>
      </w:divBdr>
    </w:div>
    <w:div w:id="477109865">
      <w:bodyDiv w:val="1"/>
      <w:marLeft w:val="0"/>
      <w:marRight w:val="0"/>
      <w:marTop w:val="0"/>
      <w:marBottom w:val="0"/>
      <w:divBdr>
        <w:top w:val="none" w:sz="0" w:space="0" w:color="auto"/>
        <w:left w:val="none" w:sz="0" w:space="0" w:color="auto"/>
        <w:bottom w:val="none" w:sz="0" w:space="0" w:color="auto"/>
        <w:right w:val="none" w:sz="0" w:space="0" w:color="auto"/>
      </w:divBdr>
    </w:div>
    <w:div w:id="480654215">
      <w:bodyDiv w:val="1"/>
      <w:marLeft w:val="0"/>
      <w:marRight w:val="0"/>
      <w:marTop w:val="0"/>
      <w:marBottom w:val="0"/>
      <w:divBdr>
        <w:top w:val="none" w:sz="0" w:space="0" w:color="auto"/>
        <w:left w:val="none" w:sz="0" w:space="0" w:color="auto"/>
        <w:bottom w:val="none" w:sz="0" w:space="0" w:color="auto"/>
        <w:right w:val="none" w:sz="0" w:space="0" w:color="auto"/>
      </w:divBdr>
    </w:div>
    <w:div w:id="487327774">
      <w:bodyDiv w:val="1"/>
      <w:marLeft w:val="0"/>
      <w:marRight w:val="0"/>
      <w:marTop w:val="0"/>
      <w:marBottom w:val="0"/>
      <w:divBdr>
        <w:top w:val="none" w:sz="0" w:space="0" w:color="auto"/>
        <w:left w:val="none" w:sz="0" w:space="0" w:color="auto"/>
        <w:bottom w:val="none" w:sz="0" w:space="0" w:color="auto"/>
        <w:right w:val="none" w:sz="0" w:space="0" w:color="auto"/>
      </w:divBdr>
    </w:div>
    <w:div w:id="487671776">
      <w:bodyDiv w:val="1"/>
      <w:marLeft w:val="0"/>
      <w:marRight w:val="0"/>
      <w:marTop w:val="0"/>
      <w:marBottom w:val="0"/>
      <w:divBdr>
        <w:top w:val="none" w:sz="0" w:space="0" w:color="auto"/>
        <w:left w:val="none" w:sz="0" w:space="0" w:color="auto"/>
        <w:bottom w:val="none" w:sz="0" w:space="0" w:color="auto"/>
        <w:right w:val="none" w:sz="0" w:space="0" w:color="auto"/>
      </w:divBdr>
    </w:div>
    <w:div w:id="488257582">
      <w:bodyDiv w:val="1"/>
      <w:marLeft w:val="0"/>
      <w:marRight w:val="0"/>
      <w:marTop w:val="0"/>
      <w:marBottom w:val="0"/>
      <w:divBdr>
        <w:top w:val="none" w:sz="0" w:space="0" w:color="auto"/>
        <w:left w:val="none" w:sz="0" w:space="0" w:color="auto"/>
        <w:bottom w:val="none" w:sz="0" w:space="0" w:color="auto"/>
        <w:right w:val="none" w:sz="0" w:space="0" w:color="auto"/>
      </w:divBdr>
    </w:div>
    <w:div w:id="499732936">
      <w:bodyDiv w:val="1"/>
      <w:marLeft w:val="0"/>
      <w:marRight w:val="0"/>
      <w:marTop w:val="0"/>
      <w:marBottom w:val="0"/>
      <w:divBdr>
        <w:top w:val="none" w:sz="0" w:space="0" w:color="auto"/>
        <w:left w:val="none" w:sz="0" w:space="0" w:color="auto"/>
        <w:bottom w:val="none" w:sz="0" w:space="0" w:color="auto"/>
        <w:right w:val="none" w:sz="0" w:space="0" w:color="auto"/>
      </w:divBdr>
    </w:div>
    <w:div w:id="502553381">
      <w:bodyDiv w:val="1"/>
      <w:marLeft w:val="0"/>
      <w:marRight w:val="0"/>
      <w:marTop w:val="0"/>
      <w:marBottom w:val="0"/>
      <w:divBdr>
        <w:top w:val="none" w:sz="0" w:space="0" w:color="auto"/>
        <w:left w:val="none" w:sz="0" w:space="0" w:color="auto"/>
        <w:bottom w:val="none" w:sz="0" w:space="0" w:color="auto"/>
        <w:right w:val="none" w:sz="0" w:space="0" w:color="auto"/>
      </w:divBdr>
    </w:div>
    <w:div w:id="503399246">
      <w:bodyDiv w:val="1"/>
      <w:marLeft w:val="0"/>
      <w:marRight w:val="0"/>
      <w:marTop w:val="0"/>
      <w:marBottom w:val="0"/>
      <w:divBdr>
        <w:top w:val="none" w:sz="0" w:space="0" w:color="auto"/>
        <w:left w:val="none" w:sz="0" w:space="0" w:color="auto"/>
        <w:bottom w:val="none" w:sz="0" w:space="0" w:color="auto"/>
        <w:right w:val="none" w:sz="0" w:space="0" w:color="auto"/>
      </w:divBdr>
    </w:div>
    <w:div w:id="503938734">
      <w:bodyDiv w:val="1"/>
      <w:marLeft w:val="0"/>
      <w:marRight w:val="0"/>
      <w:marTop w:val="0"/>
      <w:marBottom w:val="0"/>
      <w:divBdr>
        <w:top w:val="none" w:sz="0" w:space="0" w:color="auto"/>
        <w:left w:val="none" w:sz="0" w:space="0" w:color="auto"/>
        <w:bottom w:val="none" w:sz="0" w:space="0" w:color="auto"/>
        <w:right w:val="none" w:sz="0" w:space="0" w:color="auto"/>
      </w:divBdr>
    </w:div>
    <w:div w:id="506025015">
      <w:bodyDiv w:val="1"/>
      <w:marLeft w:val="0"/>
      <w:marRight w:val="0"/>
      <w:marTop w:val="0"/>
      <w:marBottom w:val="0"/>
      <w:divBdr>
        <w:top w:val="none" w:sz="0" w:space="0" w:color="auto"/>
        <w:left w:val="none" w:sz="0" w:space="0" w:color="auto"/>
        <w:bottom w:val="none" w:sz="0" w:space="0" w:color="auto"/>
        <w:right w:val="none" w:sz="0" w:space="0" w:color="auto"/>
      </w:divBdr>
    </w:div>
    <w:div w:id="514000149">
      <w:bodyDiv w:val="1"/>
      <w:marLeft w:val="0"/>
      <w:marRight w:val="0"/>
      <w:marTop w:val="0"/>
      <w:marBottom w:val="0"/>
      <w:divBdr>
        <w:top w:val="none" w:sz="0" w:space="0" w:color="auto"/>
        <w:left w:val="none" w:sz="0" w:space="0" w:color="auto"/>
        <w:bottom w:val="none" w:sz="0" w:space="0" w:color="auto"/>
        <w:right w:val="none" w:sz="0" w:space="0" w:color="auto"/>
      </w:divBdr>
    </w:div>
    <w:div w:id="516236640">
      <w:bodyDiv w:val="1"/>
      <w:marLeft w:val="0"/>
      <w:marRight w:val="0"/>
      <w:marTop w:val="0"/>
      <w:marBottom w:val="0"/>
      <w:divBdr>
        <w:top w:val="none" w:sz="0" w:space="0" w:color="auto"/>
        <w:left w:val="none" w:sz="0" w:space="0" w:color="auto"/>
        <w:bottom w:val="none" w:sz="0" w:space="0" w:color="auto"/>
        <w:right w:val="none" w:sz="0" w:space="0" w:color="auto"/>
      </w:divBdr>
    </w:div>
    <w:div w:id="517044225">
      <w:bodyDiv w:val="1"/>
      <w:marLeft w:val="0"/>
      <w:marRight w:val="0"/>
      <w:marTop w:val="0"/>
      <w:marBottom w:val="0"/>
      <w:divBdr>
        <w:top w:val="none" w:sz="0" w:space="0" w:color="auto"/>
        <w:left w:val="none" w:sz="0" w:space="0" w:color="auto"/>
        <w:bottom w:val="none" w:sz="0" w:space="0" w:color="auto"/>
        <w:right w:val="none" w:sz="0" w:space="0" w:color="auto"/>
      </w:divBdr>
    </w:div>
    <w:div w:id="536283081">
      <w:bodyDiv w:val="1"/>
      <w:marLeft w:val="0"/>
      <w:marRight w:val="0"/>
      <w:marTop w:val="0"/>
      <w:marBottom w:val="0"/>
      <w:divBdr>
        <w:top w:val="none" w:sz="0" w:space="0" w:color="auto"/>
        <w:left w:val="none" w:sz="0" w:space="0" w:color="auto"/>
        <w:bottom w:val="none" w:sz="0" w:space="0" w:color="auto"/>
        <w:right w:val="none" w:sz="0" w:space="0" w:color="auto"/>
      </w:divBdr>
    </w:div>
    <w:div w:id="537861879">
      <w:bodyDiv w:val="1"/>
      <w:marLeft w:val="0"/>
      <w:marRight w:val="0"/>
      <w:marTop w:val="0"/>
      <w:marBottom w:val="0"/>
      <w:divBdr>
        <w:top w:val="none" w:sz="0" w:space="0" w:color="auto"/>
        <w:left w:val="none" w:sz="0" w:space="0" w:color="auto"/>
        <w:bottom w:val="none" w:sz="0" w:space="0" w:color="auto"/>
        <w:right w:val="none" w:sz="0" w:space="0" w:color="auto"/>
      </w:divBdr>
    </w:div>
    <w:div w:id="545525397">
      <w:bodyDiv w:val="1"/>
      <w:marLeft w:val="0"/>
      <w:marRight w:val="0"/>
      <w:marTop w:val="0"/>
      <w:marBottom w:val="0"/>
      <w:divBdr>
        <w:top w:val="none" w:sz="0" w:space="0" w:color="auto"/>
        <w:left w:val="none" w:sz="0" w:space="0" w:color="auto"/>
        <w:bottom w:val="none" w:sz="0" w:space="0" w:color="auto"/>
        <w:right w:val="none" w:sz="0" w:space="0" w:color="auto"/>
      </w:divBdr>
    </w:div>
    <w:div w:id="551842004">
      <w:bodyDiv w:val="1"/>
      <w:marLeft w:val="0"/>
      <w:marRight w:val="0"/>
      <w:marTop w:val="0"/>
      <w:marBottom w:val="0"/>
      <w:divBdr>
        <w:top w:val="none" w:sz="0" w:space="0" w:color="auto"/>
        <w:left w:val="none" w:sz="0" w:space="0" w:color="auto"/>
        <w:bottom w:val="none" w:sz="0" w:space="0" w:color="auto"/>
        <w:right w:val="none" w:sz="0" w:space="0" w:color="auto"/>
      </w:divBdr>
    </w:div>
    <w:div w:id="553470991">
      <w:bodyDiv w:val="1"/>
      <w:marLeft w:val="0"/>
      <w:marRight w:val="0"/>
      <w:marTop w:val="0"/>
      <w:marBottom w:val="0"/>
      <w:divBdr>
        <w:top w:val="none" w:sz="0" w:space="0" w:color="auto"/>
        <w:left w:val="none" w:sz="0" w:space="0" w:color="auto"/>
        <w:bottom w:val="none" w:sz="0" w:space="0" w:color="auto"/>
        <w:right w:val="none" w:sz="0" w:space="0" w:color="auto"/>
      </w:divBdr>
    </w:div>
    <w:div w:id="553852471">
      <w:bodyDiv w:val="1"/>
      <w:marLeft w:val="0"/>
      <w:marRight w:val="0"/>
      <w:marTop w:val="0"/>
      <w:marBottom w:val="0"/>
      <w:divBdr>
        <w:top w:val="none" w:sz="0" w:space="0" w:color="auto"/>
        <w:left w:val="none" w:sz="0" w:space="0" w:color="auto"/>
        <w:bottom w:val="none" w:sz="0" w:space="0" w:color="auto"/>
        <w:right w:val="none" w:sz="0" w:space="0" w:color="auto"/>
      </w:divBdr>
    </w:div>
    <w:div w:id="555052348">
      <w:bodyDiv w:val="1"/>
      <w:marLeft w:val="0"/>
      <w:marRight w:val="0"/>
      <w:marTop w:val="0"/>
      <w:marBottom w:val="0"/>
      <w:divBdr>
        <w:top w:val="none" w:sz="0" w:space="0" w:color="auto"/>
        <w:left w:val="none" w:sz="0" w:space="0" w:color="auto"/>
        <w:bottom w:val="none" w:sz="0" w:space="0" w:color="auto"/>
        <w:right w:val="none" w:sz="0" w:space="0" w:color="auto"/>
      </w:divBdr>
    </w:div>
    <w:div w:id="561988735">
      <w:bodyDiv w:val="1"/>
      <w:marLeft w:val="0"/>
      <w:marRight w:val="0"/>
      <w:marTop w:val="0"/>
      <w:marBottom w:val="0"/>
      <w:divBdr>
        <w:top w:val="none" w:sz="0" w:space="0" w:color="auto"/>
        <w:left w:val="none" w:sz="0" w:space="0" w:color="auto"/>
        <w:bottom w:val="none" w:sz="0" w:space="0" w:color="auto"/>
        <w:right w:val="none" w:sz="0" w:space="0" w:color="auto"/>
      </w:divBdr>
    </w:div>
    <w:div w:id="562300238">
      <w:bodyDiv w:val="1"/>
      <w:marLeft w:val="0"/>
      <w:marRight w:val="0"/>
      <w:marTop w:val="0"/>
      <w:marBottom w:val="0"/>
      <w:divBdr>
        <w:top w:val="none" w:sz="0" w:space="0" w:color="auto"/>
        <w:left w:val="none" w:sz="0" w:space="0" w:color="auto"/>
        <w:bottom w:val="none" w:sz="0" w:space="0" w:color="auto"/>
        <w:right w:val="none" w:sz="0" w:space="0" w:color="auto"/>
      </w:divBdr>
    </w:div>
    <w:div w:id="573592693">
      <w:bodyDiv w:val="1"/>
      <w:marLeft w:val="0"/>
      <w:marRight w:val="0"/>
      <w:marTop w:val="0"/>
      <w:marBottom w:val="0"/>
      <w:divBdr>
        <w:top w:val="none" w:sz="0" w:space="0" w:color="auto"/>
        <w:left w:val="none" w:sz="0" w:space="0" w:color="auto"/>
        <w:bottom w:val="none" w:sz="0" w:space="0" w:color="auto"/>
        <w:right w:val="none" w:sz="0" w:space="0" w:color="auto"/>
      </w:divBdr>
    </w:div>
    <w:div w:id="582879039">
      <w:bodyDiv w:val="1"/>
      <w:marLeft w:val="0"/>
      <w:marRight w:val="0"/>
      <w:marTop w:val="0"/>
      <w:marBottom w:val="0"/>
      <w:divBdr>
        <w:top w:val="none" w:sz="0" w:space="0" w:color="auto"/>
        <w:left w:val="none" w:sz="0" w:space="0" w:color="auto"/>
        <w:bottom w:val="none" w:sz="0" w:space="0" w:color="auto"/>
        <w:right w:val="none" w:sz="0" w:space="0" w:color="auto"/>
      </w:divBdr>
    </w:div>
    <w:div w:id="595989302">
      <w:bodyDiv w:val="1"/>
      <w:marLeft w:val="0"/>
      <w:marRight w:val="0"/>
      <w:marTop w:val="0"/>
      <w:marBottom w:val="0"/>
      <w:divBdr>
        <w:top w:val="none" w:sz="0" w:space="0" w:color="auto"/>
        <w:left w:val="none" w:sz="0" w:space="0" w:color="auto"/>
        <w:bottom w:val="none" w:sz="0" w:space="0" w:color="auto"/>
        <w:right w:val="none" w:sz="0" w:space="0" w:color="auto"/>
      </w:divBdr>
    </w:div>
    <w:div w:id="597950535">
      <w:bodyDiv w:val="1"/>
      <w:marLeft w:val="0"/>
      <w:marRight w:val="0"/>
      <w:marTop w:val="0"/>
      <w:marBottom w:val="0"/>
      <w:divBdr>
        <w:top w:val="none" w:sz="0" w:space="0" w:color="auto"/>
        <w:left w:val="none" w:sz="0" w:space="0" w:color="auto"/>
        <w:bottom w:val="none" w:sz="0" w:space="0" w:color="auto"/>
        <w:right w:val="none" w:sz="0" w:space="0" w:color="auto"/>
      </w:divBdr>
    </w:div>
    <w:div w:id="620111449">
      <w:bodyDiv w:val="1"/>
      <w:marLeft w:val="0"/>
      <w:marRight w:val="0"/>
      <w:marTop w:val="0"/>
      <w:marBottom w:val="0"/>
      <w:divBdr>
        <w:top w:val="none" w:sz="0" w:space="0" w:color="auto"/>
        <w:left w:val="none" w:sz="0" w:space="0" w:color="auto"/>
        <w:bottom w:val="none" w:sz="0" w:space="0" w:color="auto"/>
        <w:right w:val="none" w:sz="0" w:space="0" w:color="auto"/>
      </w:divBdr>
    </w:div>
    <w:div w:id="621689190">
      <w:bodyDiv w:val="1"/>
      <w:marLeft w:val="0"/>
      <w:marRight w:val="0"/>
      <w:marTop w:val="0"/>
      <w:marBottom w:val="0"/>
      <w:divBdr>
        <w:top w:val="none" w:sz="0" w:space="0" w:color="auto"/>
        <w:left w:val="none" w:sz="0" w:space="0" w:color="auto"/>
        <w:bottom w:val="none" w:sz="0" w:space="0" w:color="auto"/>
        <w:right w:val="none" w:sz="0" w:space="0" w:color="auto"/>
      </w:divBdr>
    </w:div>
    <w:div w:id="623540630">
      <w:bodyDiv w:val="1"/>
      <w:marLeft w:val="0"/>
      <w:marRight w:val="0"/>
      <w:marTop w:val="0"/>
      <w:marBottom w:val="0"/>
      <w:divBdr>
        <w:top w:val="none" w:sz="0" w:space="0" w:color="auto"/>
        <w:left w:val="none" w:sz="0" w:space="0" w:color="auto"/>
        <w:bottom w:val="none" w:sz="0" w:space="0" w:color="auto"/>
        <w:right w:val="none" w:sz="0" w:space="0" w:color="auto"/>
      </w:divBdr>
    </w:div>
    <w:div w:id="640111684">
      <w:bodyDiv w:val="1"/>
      <w:marLeft w:val="0"/>
      <w:marRight w:val="0"/>
      <w:marTop w:val="0"/>
      <w:marBottom w:val="0"/>
      <w:divBdr>
        <w:top w:val="none" w:sz="0" w:space="0" w:color="auto"/>
        <w:left w:val="none" w:sz="0" w:space="0" w:color="auto"/>
        <w:bottom w:val="none" w:sz="0" w:space="0" w:color="auto"/>
        <w:right w:val="none" w:sz="0" w:space="0" w:color="auto"/>
      </w:divBdr>
    </w:div>
    <w:div w:id="644240359">
      <w:bodyDiv w:val="1"/>
      <w:marLeft w:val="0"/>
      <w:marRight w:val="0"/>
      <w:marTop w:val="0"/>
      <w:marBottom w:val="0"/>
      <w:divBdr>
        <w:top w:val="none" w:sz="0" w:space="0" w:color="auto"/>
        <w:left w:val="none" w:sz="0" w:space="0" w:color="auto"/>
        <w:bottom w:val="none" w:sz="0" w:space="0" w:color="auto"/>
        <w:right w:val="none" w:sz="0" w:space="0" w:color="auto"/>
      </w:divBdr>
    </w:div>
    <w:div w:id="654797581">
      <w:bodyDiv w:val="1"/>
      <w:marLeft w:val="0"/>
      <w:marRight w:val="0"/>
      <w:marTop w:val="0"/>
      <w:marBottom w:val="0"/>
      <w:divBdr>
        <w:top w:val="none" w:sz="0" w:space="0" w:color="auto"/>
        <w:left w:val="none" w:sz="0" w:space="0" w:color="auto"/>
        <w:bottom w:val="none" w:sz="0" w:space="0" w:color="auto"/>
        <w:right w:val="none" w:sz="0" w:space="0" w:color="auto"/>
      </w:divBdr>
    </w:div>
    <w:div w:id="677585949">
      <w:bodyDiv w:val="1"/>
      <w:marLeft w:val="0"/>
      <w:marRight w:val="0"/>
      <w:marTop w:val="0"/>
      <w:marBottom w:val="0"/>
      <w:divBdr>
        <w:top w:val="none" w:sz="0" w:space="0" w:color="auto"/>
        <w:left w:val="none" w:sz="0" w:space="0" w:color="auto"/>
        <w:bottom w:val="none" w:sz="0" w:space="0" w:color="auto"/>
        <w:right w:val="none" w:sz="0" w:space="0" w:color="auto"/>
      </w:divBdr>
    </w:div>
    <w:div w:id="682711627">
      <w:bodyDiv w:val="1"/>
      <w:marLeft w:val="0"/>
      <w:marRight w:val="0"/>
      <w:marTop w:val="0"/>
      <w:marBottom w:val="0"/>
      <w:divBdr>
        <w:top w:val="none" w:sz="0" w:space="0" w:color="auto"/>
        <w:left w:val="none" w:sz="0" w:space="0" w:color="auto"/>
        <w:bottom w:val="none" w:sz="0" w:space="0" w:color="auto"/>
        <w:right w:val="none" w:sz="0" w:space="0" w:color="auto"/>
      </w:divBdr>
    </w:div>
    <w:div w:id="704326168">
      <w:bodyDiv w:val="1"/>
      <w:marLeft w:val="0"/>
      <w:marRight w:val="0"/>
      <w:marTop w:val="0"/>
      <w:marBottom w:val="0"/>
      <w:divBdr>
        <w:top w:val="none" w:sz="0" w:space="0" w:color="auto"/>
        <w:left w:val="none" w:sz="0" w:space="0" w:color="auto"/>
        <w:bottom w:val="none" w:sz="0" w:space="0" w:color="auto"/>
        <w:right w:val="none" w:sz="0" w:space="0" w:color="auto"/>
      </w:divBdr>
    </w:div>
    <w:div w:id="705105807">
      <w:bodyDiv w:val="1"/>
      <w:marLeft w:val="0"/>
      <w:marRight w:val="0"/>
      <w:marTop w:val="0"/>
      <w:marBottom w:val="0"/>
      <w:divBdr>
        <w:top w:val="none" w:sz="0" w:space="0" w:color="auto"/>
        <w:left w:val="none" w:sz="0" w:space="0" w:color="auto"/>
        <w:bottom w:val="none" w:sz="0" w:space="0" w:color="auto"/>
        <w:right w:val="none" w:sz="0" w:space="0" w:color="auto"/>
      </w:divBdr>
    </w:div>
    <w:div w:id="715088393">
      <w:bodyDiv w:val="1"/>
      <w:marLeft w:val="0"/>
      <w:marRight w:val="0"/>
      <w:marTop w:val="0"/>
      <w:marBottom w:val="0"/>
      <w:divBdr>
        <w:top w:val="none" w:sz="0" w:space="0" w:color="auto"/>
        <w:left w:val="none" w:sz="0" w:space="0" w:color="auto"/>
        <w:bottom w:val="none" w:sz="0" w:space="0" w:color="auto"/>
        <w:right w:val="none" w:sz="0" w:space="0" w:color="auto"/>
      </w:divBdr>
    </w:div>
    <w:div w:id="719943711">
      <w:bodyDiv w:val="1"/>
      <w:marLeft w:val="0"/>
      <w:marRight w:val="0"/>
      <w:marTop w:val="0"/>
      <w:marBottom w:val="0"/>
      <w:divBdr>
        <w:top w:val="none" w:sz="0" w:space="0" w:color="auto"/>
        <w:left w:val="none" w:sz="0" w:space="0" w:color="auto"/>
        <w:bottom w:val="none" w:sz="0" w:space="0" w:color="auto"/>
        <w:right w:val="none" w:sz="0" w:space="0" w:color="auto"/>
      </w:divBdr>
    </w:div>
    <w:div w:id="729423881">
      <w:bodyDiv w:val="1"/>
      <w:marLeft w:val="0"/>
      <w:marRight w:val="0"/>
      <w:marTop w:val="0"/>
      <w:marBottom w:val="0"/>
      <w:divBdr>
        <w:top w:val="none" w:sz="0" w:space="0" w:color="auto"/>
        <w:left w:val="none" w:sz="0" w:space="0" w:color="auto"/>
        <w:bottom w:val="none" w:sz="0" w:space="0" w:color="auto"/>
        <w:right w:val="none" w:sz="0" w:space="0" w:color="auto"/>
      </w:divBdr>
    </w:div>
    <w:div w:id="732847025">
      <w:bodyDiv w:val="1"/>
      <w:marLeft w:val="0"/>
      <w:marRight w:val="0"/>
      <w:marTop w:val="0"/>
      <w:marBottom w:val="0"/>
      <w:divBdr>
        <w:top w:val="none" w:sz="0" w:space="0" w:color="auto"/>
        <w:left w:val="none" w:sz="0" w:space="0" w:color="auto"/>
        <w:bottom w:val="none" w:sz="0" w:space="0" w:color="auto"/>
        <w:right w:val="none" w:sz="0" w:space="0" w:color="auto"/>
      </w:divBdr>
    </w:div>
    <w:div w:id="736559660">
      <w:bodyDiv w:val="1"/>
      <w:marLeft w:val="0"/>
      <w:marRight w:val="0"/>
      <w:marTop w:val="0"/>
      <w:marBottom w:val="0"/>
      <w:divBdr>
        <w:top w:val="none" w:sz="0" w:space="0" w:color="auto"/>
        <w:left w:val="none" w:sz="0" w:space="0" w:color="auto"/>
        <w:bottom w:val="none" w:sz="0" w:space="0" w:color="auto"/>
        <w:right w:val="none" w:sz="0" w:space="0" w:color="auto"/>
      </w:divBdr>
    </w:div>
    <w:div w:id="744424693">
      <w:bodyDiv w:val="1"/>
      <w:marLeft w:val="0"/>
      <w:marRight w:val="0"/>
      <w:marTop w:val="0"/>
      <w:marBottom w:val="0"/>
      <w:divBdr>
        <w:top w:val="none" w:sz="0" w:space="0" w:color="auto"/>
        <w:left w:val="none" w:sz="0" w:space="0" w:color="auto"/>
        <w:bottom w:val="none" w:sz="0" w:space="0" w:color="auto"/>
        <w:right w:val="none" w:sz="0" w:space="0" w:color="auto"/>
      </w:divBdr>
    </w:div>
    <w:div w:id="749154004">
      <w:bodyDiv w:val="1"/>
      <w:marLeft w:val="0"/>
      <w:marRight w:val="0"/>
      <w:marTop w:val="0"/>
      <w:marBottom w:val="0"/>
      <w:divBdr>
        <w:top w:val="none" w:sz="0" w:space="0" w:color="auto"/>
        <w:left w:val="none" w:sz="0" w:space="0" w:color="auto"/>
        <w:bottom w:val="none" w:sz="0" w:space="0" w:color="auto"/>
        <w:right w:val="none" w:sz="0" w:space="0" w:color="auto"/>
      </w:divBdr>
    </w:div>
    <w:div w:id="751044866">
      <w:bodyDiv w:val="1"/>
      <w:marLeft w:val="0"/>
      <w:marRight w:val="0"/>
      <w:marTop w:val="0"/>
      <w:marBottom w:val="0"/>
      <w:divBdr>
        <w:top w:val="none" w:sz="0" w:space="0" w:color="auto"/>
        <w:left w:val="none" w:sz="0" w:space="0" w:color="auto"/>
        <w:bottom w:val="none" w:sz="0" w:space="0" w:color="auto"/>
        <w:right w:val="none" w:sz="0" w:space="0" w:color="auto"/>
      </w:divBdr>
    </w:div>
    <w:div w:id="752510315">
      <w:bodyDiv w:val="1"/>
      <w:marLeft w:val="0"/>
      <w:marRight w:val="0"/>
      <w:marTop w:val="0"/>
      <w:marBottom w:val="0"/>
      <w:divBdr>
        <w:top w:val="none" w:sz="0" w:space="0" w:color="auto"/>
        <w:left w:val="none" w:sz="0" w:space="0" w:color="auto"/>
        <w:bottom w:val="none" w:sz="0" w:space="0" w:color="auto"/>
        <w:right w:val="none" w:sz="0" w:space="0" w:color="auto"/>
      </w:divBdr>
    </w:div>
    <w:div w:id="757483641">
      <w:bodyDiv w:val="1"/>
      <w:marLeft w:val="0"/>
      <w:marRight w:val="0"/>
      <w:marTop w:val="0"/>
      <w:marBottom w:val="0"/>
      <w:divBdr>
        <w:top w:val="none" w:sz="0" w:space="0" w:color="auto"/>
        <w:left w:val="none" w:sz="0" w:space="0" w:color="auto"/>
        <w:bottom w:val="none" w:sz="0" w:space="0" w:color="auto"/>
        <w:right w:val="none" w:sz="0" w:space="0" w:color="auto"/>
      </w:divBdr>
    </w:div>
    <w:div w:id="760295951">
      <w:bodyDiv w:val="1"/>
      <w:marLeft w:val="0"/>
      <w:marRight w:val="0"/>
      <w:marTop w:val="0"/>
      <w:marBottom w:val="0"/>
      <w:divBdr>
        <w:top w:val="none" w:sz="0" w:space="0" w:color="auto"/>
        <w:left w:val="none" w:sz="0" w:space="0" w:color="auto"/>
        <w:bottom w:val="none" w:sz="0" w:space="0" w:color="auto"/>
        <w:right w:val="none" w:sz="0" w:space="0" w:color="auto"/>
      </w:divBdr>
    </w:div>
    <w:div w:id="762533326">
      <w:bodyDiv w:val="1"/>
      <w:marLeft w:val="0"/>
      <w:marRight w:val="0"/>
      <w:marTop w:val="0"/>
      <w:marBottom w:val="0"/>
      <w:divBdr>
        <w:top w:val="none" w:sz="0" w:space="0" w:color="auto"/>
        <w:left w:val="none" w:sz="0" w:space="0" w:color="auto"/>
        <w:bottom w:val="none" w:sz="0" w:space="0" w:color="auto"/>
        <w:right w:val="none" w:sz="0" w:space="0" w:color="auto"/>
      </w:divBdr>
    </w:div>
    <w:div w:id="765228183">
      <w:bodyDiv w:val="1"/>
      <w:marLeft w:val="0"/>
      <w:marRight w:val="0"/>
      <w:marTop w:val="0"/>
      <w:marBottom w:val="0"/>
      <w:divBdr>
        <w:top w:val="none" w:sz="0" w:space="0" w:color="auto"/>
        <w:left w:val="none" w:sz="0" w:space="0" w:color="auto"/>
        <w:bottom w:val="none" w:sz="0" w:space="0" w:color="auto"/>
        <w:right w:val="none" w:sz="0" w:space="0" w:color="auto"/>
      </w:divBdr>
    </w:div>
    <w:div w:id="772169438">
      <w:bodyDiv w:val="1"/>
      <w:marLeft w:val="0"/>
      <w:marRight w:val="0"/>
      <w:marTop w:val="0"/>
      <w:marBottom w:val="0"/>
      <w:divBdr>
        <w:top w:val="none" w:sz="0" w:space="0" w:color="auto"/>
        <w:left w:val="none" w:sz="0" w:space="0" w:color="auto"/>
        <w:bottom w:val="none" w:sz="0" w:space="0" w:color="auto"/>
        <w:right w:val="none" w:sz="0" w:space="0" w:color="auto"/>
      </w:divBdr>
    </w:div>
    <w:div w:id="776829936">
      <w:bodyDiv w:val="1"/>
      <w:marLeft w:val="0"/>
      <w:marRight w:val="0"/>
      <w:marTop w:val="0"/>
      <w:marBottom w:val="0"/>
      <w:divBdr>
        <w:top w:val="none" w:sz="0" w:space="0" w:color="auto"/>
        <w:left w:val="none" w:sz="0" w:space="0" w:color="auto"/>
        <w:bottom w:val="none" w:sz="0" w:space="0" w:color="auto"/>
        <w:right w:val="none" w:sz="0" w:space="0" w:color="auto"/>
      </w:divBdr>
    </w:div>
    <w:div w:id="779959748">
      <w:bodyDiv w:val="1"/>
      <w:marLeft w:val="0"/>
      <w:marRight w:val="0"/>
      <w:marTop w:val="0"/>
      <w:marBottom w:val="0"/>
      <w:divBdr>
        <w:top w:val="none" w:sz="0" w:space="0" w:color="auto"/>
        <w:left w:val="none" w:sz="0" w:space="0" w:color="auto"/>
        <w:bottom w:val="none" w:sz="0" w:space="0" w:color="auto"/>
        <w:right w:val="none" w:sz="0" w:space="0" w:color="auto"/>
      </w:divBdr>
    </w:div>
    <w:div w:id="781071793">
      <w:bodyDiv w:val="1"/>
      <w:marLeft w:val="0"/>
      <w:marRight w:val="0"/>
      <w:marTop w:val="0"/>
      <w:marBottom w:val="0"/>
      <w:divBdr>
        <w:top w:val="none" w:sz="0" w:space="0" w:color="auto"/>
        <w:left w:val="none" w:sz="0" w:space="0" w:color="auto"/>
        <w:bottom w:val="none" w:sz="0" w:space="0" w:color="auto"/>
        <w:right w:val="none" w:sz="0" w:space="0" w:color="auto"/>
      </w:divBdr>
    </w:div>
    <w:div w:id="793837588">
      <w:bodyDiv w:val="1"/>
      <w:marLeft w:val="0"/>
      <w:marRight w:val="0"/>
      <w:marTop w:val="0"/>
      <w:marBottom w:val="0"/>
      <w:divBdr>
        <w:top w:val="none" w:sz="0" w:space="0" w:color="auto"/>
        <w:left w:val="none" w:sz="0" w:space="0" w:color="auto"/>
        <w:bottom w:val="none" w:sz="0" w:space="0" w:color="auto"/>
        <w:right w:val="none" w:sz="0" w:space="0" w:color="auto"/>
      </w:divBdr>
    </w:div>
    <w:div w:id="806892219">
      <w:bodyDiv w:val="1"/>
      <w:marLeft w:val="0"/>
      <w:marRight w:val="0"/>
      <w:marTop w:val="0"/>
      <w:marBottom w:val="0"/>
      <w:divBdr>
        <w:top w:val="none" w:sz="0" w:space="0" w:color="auto"/>
        <w:left w:val="none" w:sz="0" w:space="0" w:color="auto"/>
        <w:bottom w:val="none" w:sz="0" w:space="0" w:color="auto"/>
        <w:right w:val="none" w:sz="0" w:space="0" w:color="auto"/>
      </w:divBdr>
    </w:div>
    <w:div w:id="808480260">
      <w:bodyDiv w:val="1"/>
      <w:marLeft w:val="0"/>
      <w:marRight w:val="0"/>
      <w:marTop w:val="0"/>
      <w:marBottom w:val="0"/>
      <w:divBdr>
        <w:top w:val="none" w:sz="0" w:space="0" w:color="auto"/>
        <w:left w:val="none" w:sz="0" w:space="0" w:color="auto"/>
        <w:bottom w:val="none" w:sz="0" w:space="0" w:color="auto"/>
        <w:right w:val="none" w:sz="0" w:space="0" w:color="auto"/>
      </w:divBdr>
    </w:div>
    <w:div w:id="816646681">
      <w:bodyDiv w:val="1"/>
      <w:marLeft w:val="0"/>
      <w:marRight w:val="0"/>
      <w:marTop w:val="0"/>
      <w:marBottom w:val="0"/>
      <w:divBdr>
        <w:top w:val="none" w:sz="0" w:space="0" w:color="auto"/>
        <w:left w:val="none" w:sz="0" w:space="0" w:color="auto"/>
        <w:bottom w:val="none" w:sz="0" w:space="0" w:color="auto"/>
        <w:right w:val="none" w:sz="0" w:space="0" w:color="auto"/>
      </w:divBdr>
    </w:div>
    <w:div w:id="818502378">
      <w:bodyDiv w:val="1"/>
      <w:marLeft w:val="0"/>
      <w:marRight w:val="0"/>
      <w:marTop w:val="0"/>
      <w:marBottom w:val="0"/>
      <w:divBdr>
        <w:top w:val="none" w:sz="0" w:space="0" w:color="auto"/>
        <w:left w:val="none" w:sz="0" w:space="0" w:color="auto"/>
        <w:bottom w:val="none" w:sz="0" w:space="0" w:color="auto"/>
        <w:right w:val="none" w:sz="0" w:space="0" w:color="auto"/>
      </w:divBdr>
    </w:div>
    <w:div w:id="820730578">
      <w:bodyDiv w:val="1"/>
      <w:marLeft w:val="0"/>
      <w:marRight w:val="0"/>
      <w:marTop w:val="0"/>
      <w:marBottom w:val="0"/>
      <w:divBdr>
        <w:top w:val="none" w:sz="0" w:space="0" w:color="auto"/>
        <w:left w:val="none" w:sz="0" w:space="0" w:color="auto"/>
        <w:bottom w:val="none" w:sz="0" w:space="0" w:color="auto"/>
        <w:right w:val="none" w:sz="0" w:space="0" w:color="auto"/>
      </w:divBdr>
    </w:div>
    <w:div w:id="823399936">
      <w:bodyDiv w:val="1"/>
      <w:marLeft w:val="0"/>
      <w:marRight w:val="0"/>
      <w:marTop w:val="0"/>
      <w:marBottom w:val="0"/>
      <w:divBdr>
        <w:top w:val="none" w:sz="0" w:space="0" w:color="auto"/>
        <w:left w:val="none" w:sz="0" w:space="0" w:color="auto"/>
        <w:bottom w:val="none" w:sz="0" w:space="0" w:color="auto"/>
        <w:right w:val="none" w:sz="0" w:space="0" w:color="auto"/>
      </w:divBdr>
    </w:div>
    <w:div w:id="823669513">
      <w:bodyDiv w:val="1"/>
      <w:marLeft w:val="0"/>
      <w:marRight w:val="0"/>
      <w:marTop w:val="0"/>
      <w:marBottom w:val="0"/>
      <w:divBdr>
        <w:top w:val="none" w:sz="0" w:space="0" w:color="auto"/>
        <w:left w:val="none" w:sz="0" w:space="0" w:color="auto"/>
        <w:bottom w:val="none" w:sz="0" w:space="0" w:color="auto"/>
        <w:right w:val="none" w:sz="0" w:space="0" w:color="auto"/>
      </w:divBdr>
    </w:div>
    <w:div w:id="824202043">
      <w:bodyDiv w:val="1"/>
      <w:marLeft w:val="0"/>
      <w:marRight w:val="0"/>
      <w:marTop w:val="0"/>
      <w:marBottom w:val="0"/>
      <w:divBdr>
        <w:top w:val="none" w:sz="0" w:space="0" w:color="auto"/>
        <w:left w:val="none" w:sz="0" w:space="0" w:color="auto"/>
        <w:bottom w:val="none" w:sz="0" w:space="0" w:color="auto"/>
        <w:right w:val="none" w:sz="0" w:space="0" w:color="auto"/>
      </w:divBdr>
    </w:div>
    <w:div w:id="824779961">
      <w:bodyDiv w:val="1"/>
      <w:marLeft w:val="0"/>
      <w:marRight w:val="0"/>
      <w:marTop w:val="0"/>
      <w:marBottom w:val="0"/>
      <w:divBdr>
        <w:top w:val="none" w:sz="0" w:space="0" w:color="auto"/>
        <w:left w:val="none" w:sz="0" w:space="0" w:color="auto"/>
        <w:bottom w:val="none" w:sz="0" w:space="0" w:color="auto"/>
        <w:right w:val="none" w:sz="0" w:space="0" w:color="auto"/>
      </w:divBdr>
    </w:div>
    <w:div w:id="829980570">
      <w:bodyDiv w:val="1"/>
      <w:marLeft w:val="0"/>
      <w:marRight w:val="0"/>
      <w:marTop w:val="0"/>
      <w:marBottom w:val="0"/>
      <w:divBdr>
        <w:top w:val="none" w:sz="0" w:space="0" w:color="auto"/>
        <w:left w:val="none" w:sz="0" w:space="0" w:color="auto"/>
        <w:bottom w:val="none" w:sz="0" w:space="0" w:color="auto"/>
        <w:right w:val="none" w:sz="0" w:space="0" w:color="auto"/>
      </w:divBdr>
    </w:div>
    <w:div w:id="830760040">
      <w:bodyDiv w:val="1"/>
      <w:marLeft w:val="0"/>
      <w:marRight w:val="0"/>
      <w:marTop w:val="0"/>
      <w:marBottom w:val="0"/>
      <w:divBdr>
        <w:top w:val="none" w:sz="0" w:space="0" w:color="auto"/>
        <w:left w:val="none" w:sz="0" w:space="0" w:color="auto"/>
        <w:bottom w:val="none" w:sz="0" w:space="0" w:color="auto"/>
        <w:right w:val="none" w:sz="0" w:space="0" w:color="auto"/>
      </w:divBdr>
    </w:div>
    <w:div w:id="831599428">
      <w:bodyDiv w:val="1"/>
      <w:marLeft w:val="0"/>
      <w:marRight w:val="0"/>
      <w:marTop w:val="0"/>
      <w:marBottom w:val="0"/>
      <w:divBdr>
        <w:top w:val="none" w:sz="0" w:space="0" w:color="auto"/>
        <w:left w:val="none" w:sz="0" w:space="0" w:color="auto"/>
        <w:bottom w:val="none" w:sz="0" w:space="0" w:color="auto"/>
        <w:right w:val="none" w:sz="0" w:space="0" w:color="auto"/>
      </w:divBdr>
    </w:div>
    <w:div w:id="832068353">
      <w:bodyDiv w:val="1"/>
      <w:marLeft w:val="0"/>
      <w:marRight w:val="0"/>
      <w:marTop w:val="0"/>
      <w:marBottom w:val="0"/>
      <w:divBdr>
        <w:top w:val="none" w:sz="0" w:space="0" w:color="auto"/>
        <w:left w:val="none" w:sz="0" w:space="0" w:color="auto"/>
        <w:bottom w:val="none" w:sz="0" w:space="0" w:color="auto"/>
        <w:right w:val="none" w:sz="0" w:space="0" w:color="auto"/>
      </w:divBdr>
    </w:div>
    <w:div w:id="851726746">
      <w:bodyDiv w:val="1"/>
      <w:marLeft w:val="0"/>
      <w:marRight w:val="0"/>
      <w:marTop w:val="0"/>
      <w:marBottom w:val="0"/>
      <w:divBdr>
        <w:top w:val="none" w:sz="0" w:space="0" w:color="auto"/>
        <w:left w:val="none" w:sz="0" w:space="0" w:color="auto"/>
        <w:bottom w:val="none" w:sz="0" w:space="0" w:color="auto"/>
        <w:right w:val="none" w:sz="0" w:space="0" w:color="auto"/>
      </w:divBdr>
    </w:div>
    <w:div w:id="855775906">
      <w:bodyDiv w:val="1"/>
      <w:marLeft w:val="0"/>
      <w:marRight w:val="0"/>
      <w:marTop w:val="0"/>
      <w:marBottom w:val="0"/>
      <w:divBdr>
        <w:top w:val="none" w:sz="0" w:space="0" w:color="auto"/>
        <w:left w:val="none" w:sz="0" w:space="0" w:color="auto"/>
        <w:bottom w:val="none" w:sz="0" w:space="0" w:color="auto"/>
        <w:right w:val="none" w:sz="0" w:space="0" w:color="auto"/>
      </w:divBdr>
    </w:div>
    <w:div w:id="860778635">
      <w:bodyDiv w:val="1"/>
      <w:marLeft w:val="0"/>
      <w:marRight w:val="0"/>
      <w:marTop w:val="0"/>
      <w:marBottom w:val="0"/>
      <w:divBdr>
        <w:top w:val="none" w:sz="0" w:space="0" w:color="auto"/>
        <w:left w:val="none" w:sz="0" w:space="0" w:color="auto"/>
        <w:bottom w:val="none" w:sz="0" w:space="0" w:color="auto"/>
        <w:right w:val="none" w:sz="0" w:space="0" w:color="auto"/>
      </w:divBdr>
    </w:div>
    <w:div w:id="861213056">
      <w:bodyDiv w:val="1"/>
      <w:marLeft w:val="0"/>
      <w:marRight w:val="0"/>
      <w:marTop w:val="0"/>
      <w:marBottom w:val="0"/>
      <w:divBdr>
        <w:top w:val="none" w:sz="0" w:space="0" w:color="auto"/>
        <w:left w:val="none" w:sz="0" w:space="0" w:color="auto"/>
        <w:bottom w:val="none" w:sz="0" w:space="0" w:color="auto"/>
        <w:right w:val="none" w:sz="0" w:space="0" w:color="auto"/>
      </w:divBdr>
    </w:div>
    <w:div w:id="862405138">
      <w:bodyDiv w:val="1"/>
      <w:marLeft w:val="0"/>
      <w:marRight w:val="0"/>
      <w:marTop w:val="0"/>
      <w:marBottom w:val="0"/>
      <w:divBdr>
        <w:top w:val="none" w:sz="0" w:space="0" w:color="auto"/>
        <w:left w:val="none" w:sz="0" w:space="0" w:color="auto"/>
        <w:bottom w:val="none" w:sz="0" w:space="0" w:color="auto"/>
        <w:right w:val="none" w:sz="0" w:space="0" w:color="auto"/>
      </w:divBdr>
    </w:div>
    <w:div w:id="878665016">
      <w:bodyDiv w:val="1"/>
      <w:marLeft w:val="0"/>
      <w:marRight w:val="0"/>
      <w:marTop w:val="0"/>
      <w:marBottom w:val="0"/>
      <w:divBdr>
        <w:top w:val="none" w:sz="0" w:space="0" w:color="auto"/>
        <w:left w:val="none" w:sz="0" w:space="0" w:color="auto"/>
        <w:bottom w:val="none" w:sz="0" w:space="0" w:color="auto"/>
        <w:right w:val="none" w:sz="0" w:space="0" w:color="auto"/>
      </w:divBdr>
    </w:div>
    <w:div w:id="880553327">
      <w:bodyDiv w:val="1"/>
      <w:marLeft w:val="0"/>
      <w:marRight w:val="0"/>
      <w:marTop w:val="0"/>
      <w:marBottom w:val="0"/>
      <w:divBdr>
        <w:top w:val="none" w:sz="0" w:space="0" w:color="auto"/>
        <w:left w:val="none" w:sz="0" w:space="0" w:color="auto"/>
        <w:bottom w:val="none" w:sz="0" w:space="0" w:color="auto"/>
        <w:right w:val="none" w:sz="0" w:space="0" w:color="auto"/>
      </w:divBdr>
    </w:div>
    <w:div w:id="888537154">
      <w:bodyDiv w:val="1"/>
      <w:marLeft w:val="0"/>
      <w:marRight w:val="0"/>
      <w:marTop w:val="0"/>
      <w:marBottom w:val="0"/>
      <w:divBdr>
        <w:top w:val="none" w:sz="0" w:space="0" w:color="auto"/>
        <w:left w:val="none" w:sz="0" w:space="0" w:color="auto"/>
        <w:bottom w:val="none" w:sz="0" w:space="0" w:color="auto"/>
        <w:right w:val="none" w:sz="0" w:space="0" w:color="auto"/>
      </w:divBdr>
    </w:div>
    <w:div w:id="897588258">
      <w:bodyDiv w:val="1"/>
      <w:marLeft w:val="0"/>
      <w:marRight w:val="0"/>
      <w:marTop w:val="0"/>
      <w:marBottom w:val="0"/>
      <w:divBdr>
        <w:top w:val="none" w:sz="0" w:space="0" w:color="auto"/>
        <w:left w:val="none" w:sz="0" w:space="0" w:color="auto"/>
        <w:bottom w:val="none" w:sz="0" w:space="0" w:color="auto"/>
        <w:right w:val="none" w:sz="0" w:space="0" w:color="auto"/>
      </w:divBdr>
    </w:div>
    <w:div w:id="906382356">
      <w:bodyDiv w:val="1"/>
      <w:marLeft w:val="0"/>
      <w:marRight w:val="0"/>
      <w:marTop w:val="0"/>
      <w:marBottom w:val="0"/>
      <w:divBdr>
        <w:top w:val="none" w:sz="0" w:space="0" w:color="auto"/>
        <w:left w:val="none" w:sz="0" w:space="0" w:color="auto"/>
        <w:bottom w:val="none" w:sz="0" w:space="0" w:color="auto"/>
        <w:right w:val="none" w:sz="0" w:space="0" w:color="auto"/>
      </w:divBdr>
    </w:div>
    <w:div w:id="910654624">
      <w:bodyDiv w:val="1"/>
      <w:marLeft w:val="0"/>
      <w:marRight w:val="0"/>
      <w:marTop w:val="0"/>
      <w:marBottom w:val="0"/>
      <w:divBdr>
        <w:top w:val="none" w:sz="0" w:space="0" w:color="auto"/>
        <w:left w:val="none" w:sz="0" w:space="0" w:color="auto"/>
        <w:bottom w:val="none" w:sz="0" w:space="0" w:color="auto"/>
        <w:right w:val="none" w:sz="0" w:space="0" w:color="auto"/>
      </w:divBdr>
    </w:div>
    <w:div w:id="912084228">
      <w:bodyDiv w:val="1"/>
      <w:marLeft w:val="0"/>
      <w:marRight w:val="0"/>
      <w:marTop w:val="0"/>
      <w:marBottom w:val="0"/>
      <w:divBdr>
        <w:top w:val="none" w:sz="0" w:space="0" w:color="auto"/>
        <w:left w:val="none" w:sz="0" w:space="0" w:color="auto"/>
        <w:bottom w:val="none" w:sz="0" w:space="0" w:color="auto"/>
        <w:right w:val="none" w:sz="0" w:space="0" w:color="auto"/>
      </w:divBdr>
    </w:div>
    <w:div w:id="912276797">
      <w:bodyDiv w:val="1"/>
      <w:marLeft w:val="0"/>
      <w:marRight w:val="0"/>
      <w:marTop w:val="0"/>
      <w:marBottom w:val="0"/>
      <w:divBdr>
        <w:top w:val="none" w:sz="0" w:space="0" w:color="auto"/>
        <w:left w:val="none" w:sz="0" w:space="0" w:color="auto"/>
        <w:bottom w:val="none" w:sz="0" w:space="0" w:color="auto"/>
        <w:right w:val="none" w:sz="0" w:space="0" w:color="auto"/>
      </w:divBdr>
    </w:div>
    <w:div w:id="917592545">
      <w:bodyDiv w:val="1"/>
      <w:marLeft w:val="0"/>
      <w:marRight w:val="0"/>
      <w:marTop w:val="0"/>
      <w:marBottom w:val="0"/>
      <w:divBdr>
        <w:top w:val="none" w:sz="0" w:space="0" w:color="auto"/>
        <w:left w:val="none" w:sz="0" w:space="0" w:color="auto"/>
        <w:bottom w:val="none" w:sz="0" w:space="0" w:color="auto"/>
        <w:right w:val="none" w:sz="0" w:space="0" w:color="auto"/>
      </w:divBdr>
    </w:div>
    <w:div w:id="919873526">
      <w:bodyDiv w:val="1"/>
      <w:marLeft w:val="0"/>
      <w:marRight w:val="0"/>
      <w:marTop w:val="0"/>
      <w:marBottom w:val="0"/>
      <w:divBdr>
        <w:top w:val="none" w:sz="0" w:space="0" w:color="auto"/>
        <w:left w:val="none" w:sz="0" w:space="0" w:color="auto"/>
        <w:bottom w:val="none" w:sz="0" w:space="0" w:color="auto"/>
        <w:right w:val="none" w:sz="0" w:space="0" w:color="auto"/>
      </w:divBdr>
    </w:div>
    <w:div w:id="920993686">
      <w:bodyDiv w:val="1"/>
      <w:marLeft w:val="0"/>
      <w:marRight w:val="0"/>
      <w:marTop w:val="0"/>
      <w:marBottom w:val="0"/>
      <w:divBdr>
        <w:top w:val="none" w:sz="0" w:space="0" w:color="auto"/>
        <w:left w:val="none" w:sz="0" w:space="0" w:color="auto"/>
        <w:bottom w:val="none" w:sz="0" w:space="0" w:color="auto"/>
        <w:right w:val="none" w:sz="0" w:space="0" w:color="auto"/>
      </w:divBdr>
    </w:div>
    <w:div w:id="923958497">
      <w:bodyDiv w:val="1"/>
      <w:marLeft w:val="0"/>
      <w:marRight w:val="0"/>
      <w:marTop w:val="0"/>
      <w:marBottom w:val="0"/>
      <w:divBdr>
        <w:top w:val="none" w:sz="0" w:space="0" w:color="auto"/>
        <w:left w:val="none" w:sz="0" w:space="0" w:color="auto"/>
        <w:bottom w:val="none" w:sz="0" w:space="0" w:color="auto"/>
        <w:right w:val="none" w:sz="0" w:space="0" w:color="auto"/>
      </w:divBdr>
    </w:div>
    <w:div w:id="936139166">
      <w:bodyDiv w:val="1"/>
      <w:marLeft w:val="0"/>
      <w:marRight w:val="0"/>
      <w:marTop w:val="0"/>
      <w:marBottom w:val="0"/>
      <w:divBdr>
        <w:top w:val="none" w:sz="0" w:space="0" w:color="auto"/>
        <w:left w:val="none" w:sz="0" w:space="0" w:color="auto"/>
        <w:bottom w:val="none" w:sz="0" w:space="0" w:color="auto"/>
        <w:right w:val="none" w:sz="0" w:space="0" w:color="auto"/>
      </w:divBdr>
    </w:div>
    <w:div w:id="936865086">
      <w:bodyDiv w:val="1"/>
      <w:marLeft w:val="0"/>
      <w:marRight w:val="0"/>
      <w:marTop w:val="0"/>
      <w:marBottom w:val="0"/>
      <w:divBdr>
        <w:top w:val="none" w:sz="0" w:space="0" w:color="auto"/>
        <w:left w:val="none" w:sz="0" w:space="0" w:color="auto"/>
        <w:bottom w:val="none" w:sz="0" w:space="0" w:color="auto"/>
        <w:right w:val="none" w:sz="0" w:space="0" w:color="auto"/>
      </w:divBdr>
    </w:div>
    <w:div w:id="937715451">
      <w:bodyDiv w:val="1"/>
      <w:marLeft w:val="0"/>
      <w:marRight w:val="0"/>
      <w:marTop w:val="0"/>
      <w:marBottom w:val="0"/>
      <w:divBdr>
        <w:top w:val="none" w:sz="0" w:space="0" w:color="auto"/>
        <w:left w:val="none" w:sz="0" w:space="0" w:color="auto"/>
        <w:bottom w:val="none" w:sz="0" w:space="0" w:color="auto"/>
        <w:right w:val="none" w:sz="0" w:space="0" w:color="auto"/>
      </w:divBdr>
    </w:div>
    <w:div w:id="938489510">
      <w:bodyDiv w:val="1"/>
      <w:marLeft w:val="0"/>
      <w:marRight w:val="0"/>
      <w:marTop w:val="0"/>
      <w:marBottom w:val="0"/>
      <w:divBdr>
        <w:top w:val="none" w:sz="0" w:space="0" w:color="auto"/>
        <w:left w:val="none" w:sz="0" w:space="0" w:color="auto"/>
        <w:bottom w:val="none" w:sz="0" w:space="0" w:color="auto"/>
        <w:right w:val="none" w:sz="0" w:space="0" w:color="auto"/>
      </w:divBdr>
    </w:div>
    <w:div w:id="943727537">
      <w:bodyDiv w:val="1"/>
      <w:marLeft w:val="0"/>
      <w:marRight w:val="0"/>
      <w:marTop w:val="0"/>
      <w:marBottom w:val="0"/>
      <w:divBdr>
        <w:top w:val="none" w:sz="0" w:space="0" w:color="auto"/>
        <w:left w:val="none" w:sz="0" w:space="0" w:color="auto"/>
        <w:bottom w:val="none" w:sz="0" w:space="0" w:color="auto"/>
        <w:right w:val="none" w:sz="0" w:space="0" w:color="auto"/>
      </w:divBdr>
    </w:div>
    <w:div w:id="948467200">
      <w:bodyDiv w:val="1"/>
      <w:marLeft w:val="0"/>
      <w:marRight w:val="0"/>
      <w:marTop w:val="0"/>
      <w:marBottom w:val="0"/>
      <w:divBdr>
        <w:top w:val="none" w:sz="0" w:space="0" w:color="auto"/>
        <w:left w:val="none" w:sz="0" w:space="0" w:color="auto"/>
        <w:bottom w:val="none" w:sz="0" w:space="0" w:color="auto"/>
        <w:right w:val="none" w:sz="0" w:space="0" w:color="auto"/>
      </w:divBdr>
    </w:div>
    <w:div w:id="953973942">
      <w:bodyDiv w:val="1"/>
      <w:marLeft w:val="0"/>
      <w:marRight w:val="0"/>
      <w:marTop w:val="0"/>
      <w:marBottom w:val="0"/>
      <w:divBdr>
        <w:top w:val="none" w:sz="0" w:space="0" w:color="auto"/>
        <w:left w:val="none" w:sz="0" w:space="0" w:color="auto"/>
        <w:bottom w:val="none" w:sz="0" w:space="0" w:color="auto"/>
        <w:right w:val="none" w:sz="0" w:space="0" w:color="auto"/>
      </w:divBdr>
    </w:div>
    <w:div w:id="959652730">
      <w:bodyDiv w:val="1"/>
      <w:marLeft w:val="0"/>
      <w:marRight w:val="0"/>
      <w:marTop w:val="0"/>
      <w:marBottom w:val="0"/>
      <w:divBdr>
        <w:top w:val="none" w:sz="0" w:space="0" w:color="auto"/>
        <w:left w:val="none" w:sz="0" w:space="0" w:color="auto"/>
        <w:bottom w:val="none" w:sz="0" w:space="0" w:color="auto"/>
        <w:right w:val="none" w:sz="0" w:space="0" w:color="auto"/>
      </w:divBdr>
    </w:div>
    <w:div w:id="962690590">
      <w:bodyDiv w:val="1"/>
      <w:marLeft w:val="0"/>
      <w:marRight w:val="0"/>
      <w:marTop w:val="0"/>
      <w:marBottom w:val="0"/>
      <w:divBdr>
        <w:top w:val="none" w:sz="0" w:space="0" w:color="auto"/>
        <w:left w:val="none" w:sz="0" w:space="0" w:color="auto"/>
        <w:bottom w:val="none" w:sz="0" w:space="0" w:color="auto"/>
        <w:right w:val="none" w:sz="0" w:space="0" w:color="auto"/>
      </w:divBdr>
    </w:div>
    <w:div w:id="968784023">
      <w:bodyDiv w:val="1"/>
      <w:marLeft w:val="0"/>
      <w:marRight w:val="0"/>
      <w:marTop w:val="0"/>
      <w:marBottom w:val="0"/>
      <w:divBdr>
        <w:top w:val="none" w:sz="0" w:space="0" w:color="auto"/>
        <w:left w:val="none" w:sz="0" w:space="0" w:color="auto"/>
        <w:bottom w:val="none" w:sz="0" w:space="0" w:color="auto"/>
        <w:right w:val="none" w:sz="0" w:space="0" w:color="auto"/>
      </w:divBdr>
    </w:div>
    <w:div w:id="976759130">
      <w:bodyDiv w:val="1"/>
      <w:marLeft w:val="0"/>
      <w:marRight w:val="0"/>
      <w:marTop w:val="0"/>
      <w:marBottom w:val="0"/>
      <w:divBdr>
        <w:top w:val="none" w:sz="0" w:space="0" w:color="auto"/>
        <w:left w:val="none" w:sz="0" w:space="0" w:color="auto"/>
        <w:bottom w:val="none" w:sz="0" w:space="0" w:color="auto"/>
        <w:right w:val="none" w:sz="0" w:space="0" w:color="auto"/>
      </w:divBdr>
    </w:div>
    <w:div w:id="988485442">
      <w:bodyDiv w:val="1"/>
      <w:marLeft w:val="0"/>
      <w:marRight w:val="0"/>
      <w:marTop w:val="0"/>
      <w:marBottom w:val="0"/>
      <w:divBdr>
        <w:top w:val="none" w:sz="0" w:space="0" w:color="auto"/>
        <w:left w:val="none" w:sz="0" w:space="0" w:color="auto"/>
        <w:bottom w:val="none" w:sz="0" w:space="0" w:color="auto"/>
        <w:right w:val="none" w:sz="0" w:space="0" w:color="auto"/>
      </w:divBdr>
    </w:div>
    <w:div w:id="998000087">
      <w:bodyDiv w:val="1"/>
      <w:marLeft w:val="0"/>
      <w:marRight w:val="0"/>
      <w:marTop w:val="0"/>
      <w:marBottom w:val="0"/>
      <w:divBdr>
        <w:top w:val="none" w:sz="0" w:space="0" w:color="auto"/>
        <w:left w:val="none" w:sz="0" w:space="0" w:color="auto"/>
        <w:bottom w:val="none" w:sz="0" w:space="0" w:color="auto"/>
        <w:right w:val="none" w:sz="0" w:space="0" w:color="auto"/>
      </w:divBdr>
    </w:div>
    <w:div w:id="1003124334">
      <w:bodyDiv w:val="1"/>
      <w:marLeft w:val="0"/>
      <w:marRight w:val="0"/>
      <w:marTop w:val="0"/>
      <w:marBottom w:val="0"/>
      <w:divBdr>
        <w:top w:val="none" w:sz="0" w:space="0" w:color="auto"/>
        <w:left w:val="none" w:sz="0" w:space="0" w:color="auto"/>
        <w:bottom w:val="none" w:sz="0" w:space="0" w:color="auto"/>
        <w:right w:val="none" w:sz="0" w:space="0" w:color="auto"/>
      </w:divBdr>
    </w:div>
    <w:div w:id="1010176956">
      <w:bodyDiv w:val="1"/>
      <w:marLeft w:val="0"/>
      <w:marRight w:val="0"/>
      <w:marTop w:val="0"/>
      <w:marBottom w:val="0"/>
      <w:divBdr>
        <w:top w:val="none" w:sz="0" w:space="0" w:color="auto"/>
        <w:left w:val="none" w:sz="0" w:space="0" w:color="auto"/>
        <w:bottom w:val="none" w:sz="0" w:space="0" w:color="auto"/>
        <w:right w:val="none" w:sz="0" w:space="0" w:color="auto"/>
      </w:divBdr>
    </w:div>
    <w:div w:id="1020008039">
      <w:bodyDiv w:val="1"/>
      <w:marLeft w:val="0"/>
      <w:marRight w:val="0"/>
      <w:marTop w:val="0"/>
      <w:marBottom w:val="0"/>
      <w:divBdr>
        <w:top w:val="none" w:sz="0" w:space="0" w:color="auto"/>
        <w:left w:val="none" w:sz="0" w:space="0" w:color="auto"/>
        <w:bottom w:val="none" w:sz="0" w:space="0" w:color="auto"/>
        <w:right w:val="none" w:sz="0" w:space="0" w:color="auto"/>
      </w:divBdr>
    </w:div>
    <w:div w:id="1028220072">
      <w:bodyDiv w:val="1"/>
      <w:marLeft w:val="0"/>
      <w:marRight w:val="0"/>
      <w:marTop w:val="0"/>
      <w:marBottom w:val="0"/>
      <w:divBdr>
        <w:top w:val="none" w:sz="0" w:space="0" w:color="auto"/>
        <w:left w:val="none" w:sz="0" w:space="0" w:color="auto"/>
        <w:bottom w:val="none" w:sz="0" w:space="0" w:color="auto"/>
        <w:right w:val="none" w:sz="0" w:space="0" w:color="auto"/>
      </w:divBdr>
    </w:div>
    <w:div w:id="1028337108">
      <w:bodyDiv w:val="1"/>
      <w:marLeft w:val="0"/>
      <w:marRight w:val="0"/>
      <w:marTop w:val="0"/>
      <w:marBottom w:val="0"/>
      <w:divBdr>
        <w:top w:val="none" w:sz="0" w:space="0" w:color="auto"/>
        <w:left w:val="none" w:sz="0" w:space="0" w:color="auto"/>
        <w:bottom w:val="none" w:sz="0" w:space="0" w:color="auto"/>
        <w:right w:val="none" w:sz="0" w:space="0" w:color="auto"/>
      </w:divBdr>
    </w:div>
    <w:div w:id="1035153125">
      <w:bodyDiv w:val="1"/>
      <w:marLeft w:val="0"/>
      <w:marRight w:val="0"/>
      <w:marTop w:val="0"/>
      <w:marBottom w:val="0"/>
      <w:divBdr>
        <w:top w:val="none" w:sz="0" w:space="0" w:color="auto"/>
        <w:left w:val="none" w:sz="0" w:space="0" w:color="auto"/>
        <w:bottom w:val="none" w:sz="0" w:space="0" w:color="auto"/>
        <w:right w:val="none" w:sz="0" w:space="0" w:color="auto"/>
      </w:divBdr>
    </w:div>
    <w:div w:id="1040015372">
      <w:bodyDiv w:val="1"/>
      <w:marLeft w:val="0"/>
      <w:marRight w:val="0"/>
      <w:marTop w:val="0"/>
      <w:marBottom w:val="0"/>
      <w:divBdr>
        <w:top w:val="none" w:sz="0" w:space="0" w:color="auto"/>
        <w:left w:val="none" w:sz="0" w:space="0" w:color="auto"/>
        <w:bottom w:val="none" w:sz="0" w:space="0" w:color="auto"/>
        <w:right w:val="none" w:sz="0" w:space="0" w:color="auto"/>
      </w:divBdr>
    </w:div>
    <w:div w:id="1072388753">
      <w:bodyDiv w:val="1"/>
      <w:marLeft w:val="0"/>
      <w:marRight w:val="0"/>
      <w:marTop w:val="0"/>
      <w:marBottom w:val="0"/>
      <w:divBdr>
        <w:top w:val="none" w:sz="0" w:space="0" w:color="auto"/>
        <w:left w:val="none" w:sz="0" w:space="0" w:color="auto"/>
        <w:bottom w:val="none" w:sz="0" w:space="0" w:color="auto"/>
        <w:right w:val="none" w:sz="0" w:space="0" w:color="auto"/>
      </w:divBdr>
    </w:div>
    <w:div w:id="1074426049">
      <w:bodyDiv w:val="1"/>
      <w:marLeft w:val="0"/>
      <w:marRight w:val="0"/>
      <w:marTop w:val="0"/>
      <w:marBottom w:val="0"/>
      <w:divBdr>
        <w:top w:val="none" w:sz="0" w:space="0" w:color="auto"/>
        <w:left w:val="none" w:sz="0" w:space="0" w:color="auto"/>
        <w:bottom w:val="none" w:sz="0" w:space="0" w:color="auto"/>
        <w:right w:val="none" w:sz="0" w:space="0" w:color="auto"/>
      </w:divBdr>
    </w:div>
    <w:div w:id="1078137536">
      <w:bodyDiv w:val="1"/>
      <w:marLeft w:val="0"/>
      <w:marRight w:val="0"/>
      <w:marTop w:val="0"/>
      <w:marBottom w:val="0"/>
      <w:divBdr>
        <w:top w:val="none" w:sz="0" w:space="0" w:color="auto"/>
        <w:left w:val="none" w:sz="0" w:space="0" w:color="auto"/>
        <w:bottom w:val="none" w:sz="0" w:space="0" w:color="auto"/>
        <w:right w:val="none" w:sz="0" w:space="0" w:color="auto"/>
      </w:divBdr>
    </w:div>
    <w:div w:id="1078555414">
      <w:bodyDiv w:val="1"/>
      <w:marLeft w:val="0"/>
      <w:marRight w:val="0"/>
      <w:marTop w:val="0"/>
      <w:marBottom w:val="0"/>
      <w:divBdr>
        <w:top w:val="none" w:sz="0" w:space="0" w:color="auto"/>
        <w:left w:val="none" w:sz="0" w:space="0" w:color="auto"/>
        <w:bottom w:val="none" w:sz="0" w:space="0" w:color="auto"/>
        <w:right w:val="none" w:sz="0" w:space="0" w:color="auto"/>
      </w:divBdr>
    </w:div>
    <w:div w:id="1081416557">
      <w:bodyDiv w:val="1"/>
      <w:marLeft w:val="0"/>
      <w:marRight w:val="0"/>
      <w:marTop w:val="0"/>
      <w:marBottom w:val="0"/>
      <w:divBdr>
        <w:top w:val="none" w:sz="0" w:space="0" w:color="auto"/>
        <w:left w:val="none" w:sz="0" w:space="0" w:color="auto"/>
        <w:bottom w:val="none" w:sz="0" w:space="0" w:color="auto"/>
        <w:right w:val="none" w:sz="0" w:space="0" w:color="auto"/>
      </w:divBdr>
    </w:div>
    <w:div w:id="1082918476">
      <w:bodyDiv w:val="1"/>
      <w:marLeft w:val="0"/>
      <w:marRight w:val="0"/>
      <w:marTop w:val="0"/>
      <w:marBottom w:val="0"/>
      <w:divBdr>
        <w:top w:val="none" w:sz="0" w:space="0" w:color="auto"/>
        <w:left w:val="none" w:sz="0" w:space="0" w:color="auto"/>
        <w:bottom w:val="none" w:sz="0" w:space="0" w:color="auto"/>
        <w:right w:val="none" w:sz="0" w:space="0" w:color="auto"/>
      </w:divBdr>
    </w:div>
    <w:div w:id="1087966953">
      <w:bodyDiv w:val="1"/>
      <w:marLeft w:val="0"/>
      <w:marRight w:val="0"/>
      <w:marTop w:val="0"/>
      <w:marBottom w:val="0"/>
      <w:divBdr>
        <w:top w:val="none" w:sz="0" w:space="0" w:color="auto"/>
        <w:left w:val="none" w:sz="0" w:space="0" w:color="auto"/>
        <w:bottom w:val="none" w:sz="0" w:space="0" w:color="auto"/>
        <w:right w:val="none" w:sz="0" w:space="0" w:color="auto"/>
      </w:divBdr>
    </w:div>
    <w:div w:id="1089157137">
      <w:bodyDiv w:val="1"/>
      <w:marLeft w:val="0"/>
      <w:marRight w:val="0"/>
      <w:marTop w:val="0"/>
      <w:marBottom w:val="0"/>
      <w:divBdr>
        <w:top w:val="none" w:sz="0" w:space="0" w:color="auto"/>
        <w:left w:val="none" w:sz="0" w:space="0" w:color="auto"/>
        <w:bottom w:val="none" w:sz="0" w:space="0" w:color="auto"/>
        <w:right w:val="none" w:sz="0" w:space="0" w:color="auto"/>
      </w:divBdr>
    </w:div>
    <w:div w:id="1089697276">
      <w:bodyDiv w:val="1"/>
      <w:marLeft w:val="0"/>
      <w:marRight w:val="0"/>
      <w:marTop w:val="0"/>
      <w:marBottom w:val="0"/>
      <w:divBdr>
        <w:top w:val="none" w:sz="0" w:space="0" w:color="auto"/>
        <w:left w:val="none" w:sz="0" w:space="0" w:color="auto"/>
        <w:bottom w:val="none" w:sz="0" w:space="0" w:color="auto"/>
        <w:right w:val="none" w:sz="0" w:space="0" w:color="auto"/>
      </w:divBdr>
    </w:div>
    <w:div w:id="1095902626">
      <w:bodyDiv w:val="1"/>
      <w:marLeft w:val="0"/>
      <w:marRight w:val="0"/>
      <w:marTop w:val="0"/>
      <w:marBottom w:val="0"/>
      <w:divBdr>
        <w:top w:val="none" w:sz="0" w:space="0" w:color="auto"/>
        <w:left w:val="none" w:sz="0" w:space="0" w:color="auto"/>
        <w:bottom w:val="none" w:sz="0" w:space="0" w:color="auto"/>
        <w:right w:val="none" w:sz="0" w:space="0" w:color="auto"/>
      </w:divBdr>
    </w:div>
    <w:div w:id="1098520024">
      <w:bodyDiv w:val="1"/>
      <w:marLeft w:val="0"/>
      <w:marRight w:val="0"/>
      <w:marTop w:val="0"/>
      <w:marBottom w:val="0"/>
      <w:divBdr>
        <w:top w:val="none" w:sz="0" w:space="0" w:color="auto"/>
        <w:left w:val="none" w:sz="0" w:space="0" w:color="auto"/>
        <w:bottom w:val="none" w:sz="0" w:space="0" w:color="auto"/>
        <w:right w:val="none" w:sz="0" w:space="0" w:color="auto"/>
      </w:divBdr>
    </w:div>
    <w:div w:id="1099444932">
      <w:bodyDiv w:val="1"/>
      <w:marLeft w:val="0"/>
      <w:marRight w:val="0"/>
      <w:marTop w:val="0"/>
      <w:marBottom w:val="0"/>
      <w:divBdr>
        <w:top w:val="none" w:sz="0" w:space="0" w:color="auto"/>
        <w:left w:val="none" w:sz="0" w:space="0" w:color="auto"/>
        <w:bottom w:val="none" w:sz="0" w:space="0" w:color="auto"/>
        <w:right w:val="none" w:sz="0" w:space="0" w:color="auto"/>
      </w:divBdr>
    </w:div>
    <w:div w:id="1110315169">
      <w:bodyDiv w:val="1"/>
      <w:marLeft w:val="0"/>
      <w:marRight w:val="0"/>
      <w:marTop w:val="0"/>
      <w:marBottom w:val="0"/>
      <w:divBdr>
        <w:top w:val="none" w:sz="0" w:space="0" w:color="auto"/>
        <w:left w:val="none" w:sz="0" w:space="0" w:color="auto"/>
        <w:bottom w:val="none" w:sz="0" w:space="0" w:color="auto"/>
        <w:right w:val="none" w:sz="0" w:space="0" w:color="auto"/>
      </w:divBdr>
    </w:div>
    <w:div w:id="1112822811">
      <w:bodyDiv w:val="1"/>
      <w:marLeft w:val="0"/>
      <w:marRight w:val="0"/>
      <w:marTop w:val="0"/>
      <w:marBottom w:val="0"/>
      <w:divBdr>
        <w:top w:val="none" w:sz="0" w:space="0" w:color="auto"/>
        <w:left w:val="none" w:sz="0" w:space="0" w:color="auto"/>
        <w:bottom w:val="none" w:sz="0" w:space="0" w:color="auto"/>
        <w:right w:val="none" w:sz="0" w:space="0" w:color="auto"/>
      </w:divBdr>
    </w:div>
    <w:div w:id="1113592439">
      <w:bodyDiv w:val="1"/>
      <w:marLeft w:val="0"/>
      <w:marRight w:val="0"/>
      <w:marTop w:val="0"/>
      <w:marBottom w:val="0"/>
      <w:divBdr>
        <w:top w:val="none" w:sz="0" w:space="0" w:color="auto"/>
        <w:left w:val="none" w:sz="0" w:space="0" w:color="auto"/>
        <w:bottom w:val="none" w:sz="0" w:space="0" w:color="auto"/>
        <w:right w:val="none" w:sz="0" w:space="0" w:color="auto"/>
      </w:divBdr>
    </w:div>
    <w:div w:id="1115104239">
      <w:bodyDiv w:val="1"/>
      <w:marLeft w:val="0"/>
      <w:marRight w:val="0"/>
      <w:marTop w:val="0"/>
      <w:marBottom w:val="0"/>
      <w:divBdr>
        <w:top w:val="none" w:sz="0" w:space="0" w:color="auto"/>
        <w:left w:val="none" w:sz="0" w:space="0" w:color="auto"/>
        <w:bottom w:val="none" w:sz="0" w:space="0" w:color="auto"/>
        <w:right w:val="none" w:sz="0" w:space="0" w:color="auto"/>
      </w:divBdr>
    </w:div>
    <w:div w:id="1116098388">
      <w:bodyDiv w:val="1"/>
      <w:marLeft w:val="0"/>
      <w:marRight w:val="0"/>
      <w:marTop w:val="0"/>
      <w:marBottom w:val="0"/>
      <w:divBdr>
        <w:top w:val="none" w:sz="0" w:space="0" w:color="auto"/>
        <w:left w:val="none" w:sz="0" w:space="0" w:color="auto"/>
        <w:bottom w:val="none" w:sz="0" w:space="0" w:color="auto"/>
        <w:right w:val="none" w:sz="0" w:space="0" w:color="auto"/>
      </w:divBdr>
    </w:div>
    <w:div w:id="1116216266">
      <w:bodyDiv w:val="1"/>
      <w:marLeft w:val="0"/>
      <w:marRight w:val="0"/>
      <w:marTop w:val="0"/>
      <w:marBottom w:val="0"/>
      <w:divBdr>
        <w:top w:val="none" w:sz="0" w:space="0" w:color="auto"/>
        <w:left w:val="none" w:sz="0" w:space="0" w:color="auto"/>
        <w:bottom w:val="none" w:sz="0" w:space="0" w:color="auto"/>
        <w:right w:val="none" w:sz="0" w:space="0" w:color="auto"/>
      </w:divBdr>
    </w:div>
    <w:div w:id="1131941360">
      <w:bodyDiv w:val="1"/>
      <w:marLeft w:val="0"/>
      <w:marRight w:val="0"/>
      <w:marTop w:val="0"/>
      <w:marBottom w:val="0"/>
      <w:divBdr>
        <w:top w:val="none" w:sz="0" w:space="0" w:color="auto"/>
        <w:left w:val="none" w:sz="0" w:space="0" w:color="auto"/>
        <w:bottom w:val="none" w:sz="0" w:space="0" w:color="auto"/>
        <w:right w:val="none" w:sz="0" w:space="0" w:color="auto"/>
      </w:divBdr>
    </w:div>
    <w:div w:id="1148590073">
      <w:bodyDiv w:val="1"/>
      <w:marLeft w:val="0"/>
      <w:marRight w:val="0"/>
      <w:marTop w:val="0"/>
      <w:marBottom w:val="0"/>
      <w:divBdr>
        <w:top w:val="none" w:sz="0" w:space="0" w:color="auto"/>
        <w:left w:val="none" w:sz="0" w:space="0" w:color="auto"/>
        <w:bottom w:val="none" w:sz="0" w:space="0" w:color="auto"/>
        <w:right w:val="none" w:sz="0" w:space="0" w:color="auto"/>
      </w:divBdr>
    </w:div>
    <w:div w:id="1152332331">
      <w:bodyDiv w:val="1"/>
      <w:marLeft w:val="0"/>
      <w:marRight w:val="0"/>
      <w:marTop w:val="0"/>
      <w:marBottom w:val="0"/>
      <w:divBdr>
        <w:top w:val="none" w:sz="0" w:space="0" w:color="auto"/>
        <w:left w:val="none" w:sz="0" w:space="0" w:color="auto"/>
        <w:bottom w:val="none" w:sz="0" w:space="0" w:color="auto"/>
        <w:right w:val="none" w:sz="0" w:space="0" w:color="auto"/>
      </w:divBdr>
    </w:div>
    <w:div w:id="1154833598">
      <w:bodyDiv w:val="1"/>
      <w:marLeft w:val="0"/>
      <w:marRight w:val="0"/>
      <w:marTop w:val="0"/>
      <w:marBottom w:val="0"/>
      <w:divBdr>
        <w:top w:val="none" w:sz="0" w:space="0" w:color="auto"/>
        <w:left w:val="none" w:sz="0" w:space="0" w:color="auto"/>
        <w:bottom w:val="none" w:sz="0" w:space="0" w:color="auto"/>
        <w:right w:val="none" w:sz="0" w:space="0" w:color="auto"/>
      </w:divBdr>
    </w:div>
    <w:div w:id="1165820999">
      <w:bodyDiv w:val="1"/>
      <w:marLeft w:val="0"/>
      <w:marRight w:val="0"/>
      <w:marTop w:val="0"/>
      <w:marBottom w:val="0"/>
      <w:divBdr>
        <w:top w:val="none" w:sz="0" w:space="0" w:color="auto"/>
        <w:left w:val="none" w:sz="0" w:space="0" w:color="auto"/>
        <w:bottom w:val="none" w:sz="0" w:space="0" w:color="auto"/>
        <w:right w:val="none" w:sz="0" w:space="0" w:color="auto"/>
      </w:divBdr>
    </w:div>
    <w:div w:id="1171604281">
      <w:bodyDiv w:val="1"/>
      <w:marLeft w:val="0"/>
      <w:marRight w:val="0"/>
      <w:marTop w:val="0"/>
      <w:marBottom w:val="0"/>
      <w:divBdr>
        <w:top w:val="none" w:sz="0" w:space="0" w:color="auto"/>
        <w:left w:val="none" w:sz="0" w:space="0" w:color="auto"/>
        <w:bottom w:val="none" w:sz="0" w:space="0" w:color="auto"/>
        <w:right w:val="none" w:sz="0" w:space="0" w:color="auto"/>
      </w:divBdr>
    </w:div>
    <w:div w:id="1172141007">
      <w:bodyDiv w:val="1"/>
      <w:marLeft w:val="0"/>
      <w:marRight w:val="0"/>
      <w:marTop w:val="0"/>
      <w:marBottom w:val="0"/>
      <w:divBdr>
        <w:top w:val="none" w:sz="0" w:space="0" w:color="auto"/>
        <w:left w:val="none" w:sz="0" w:space="0" w:color="auto"/>
        <w:bottom w:val="none" w:sz="0" w:space="0" w:color="auto"/>
        <w:right w:val="none" w:sz="0" w:space="0" w:color="auto"/>
      </w:divBdr>
    </w:div>
    <w:div w:id="1192915099">
      <w:bodyDiv w:val="1"/>
      <w:marLeft w:val="0"/>
      <w:marRight w:val="0"/>
      <w:marTop w:val="0"/>
      <w:marBottom w:val="0"/>
      <w:divBdr>
        <w:top w:val="none" w:sz="0" w:space="0" w:color="auto"/>
        <w:left w:val="none" w:sz="0" w:space="0" w:color="auto"/>
        <w:bottom w:val="none" w:sz="0" w:space="0" w:color="auto"/>
        <w:right w:val="none" w:sz="0" w:space="0" w:color="auto"/>
      </w:divBdr>
    </w:div>
    <w:div w:id="1198467916">
      <w:bodyDiv w:val="1"/>
      <w:marLeft w:val="0"/>
      <w:marRight w:val="0"/>
      <w:marTop w:val="0"/>
      <w:marBottom w:val="0"/>
      <w:divBdr>
        <w:top w:val="none" w:sz="0" w:space="0" w:color="auto"/>
        <w:left w:val="none" w:sz="0" w:space="0" w:color="auto"/>
        <w:bottom w:val="none" w:sz="0" w:space="0" w:color="auto"/>
        <w:right w:val="none" w:sz="0" w:space="0" w:color="auto"/>
      </w:divBdr>
    </w:div>
    <w:div w:id="1207110103">
      <w:bodyDiv w:val="1"/>
      <w:marLeft w:val="0"/>
      <w:marRight w:val="0"/>
      <w:marTop w:val="0"/>
      <w:marBottom w:val="0"/>
      <w:divBdr>
        <w:top w:val="none" w:sz="0" w:space="0" w:color="auto"/>
        <w:left w:val="none" w:sz="0" w:space="0" w:color="auto"/>
        <w:bottom w:val="none" w:sz="0" w:space="0" w:color="auto"/>
        <w:right w:val="none" w:sz="0" w:space="0" w:color="auto"/>
      </w:divBdr>
    </w:div>
    <w:div w:id="1223323859">
      <w:bodyDiv w:val="1"/>
      <w:marLeft w:val="0"/>
      <w:marRight w:val="0"/>
      <w:marTop w:val="0"/>
      <w:marBottom w:val="0"/>
      <w:divBdr>
        <w:top w:val="none" w:sz="0" w:space="0" w:color="auto"/>
        <w:left w:val="none" w:sz="0" w:space="0" w:color="auto"/>
        <w:bottom w:val="none" w:sz="0" w:space="0" w:color="auto"/>
        <w:right w:val="none" w:sz="0" w:space="0" w:color="auto"/>
      </w:divBdr>
    </w:div>
    <w:div w:id="1236865726">
      <w:bodyDiv w:val="1"/>
      <w:marLeft w:val="0"/>
      <w:marRight w:val="0"/>
      <w:marTop w:val="0"/>
      <w:marBottom w:val="0"/>
      <w:divBdr>
        <w:top w:val="none" w:sz="0" w:space="0" w:color="auto"/>
        <w:left w:val="none" w:sz="0" w:space="0" w:color="auto"/>
        <w:bottom w:val="none" w:sz="0" w:space="0" w:color="auto"/>
        <w:right w:val="none" w:sz="0" w:space="0" w:color="auto"/>
      </w:divBdr>
    </w:div>
    <w:div w:id="1239242142">
      <w:bodyDiv w:val="1"/>
      <w:marLeft w:val="0"/>
      <w:marRight w:val="0"/>
      <w:marTop w:val="0"/>
      <w:marBottom w:val="0"/>
      <w:divBdr>
        <w:top w:val="none" w:sz="0" w:space="0" w:color="auto"/>
        <w:left w:val="none" w:sz="0" w:space="0" w:color="auto"/>
        <w:bottom w:val="none" w:sz="0" w:space="0" w:color="auto"/>
        <w:right w:val="none" w:sz="0" w:space="0" w:color="auto"/>
      </w:divBdr>
    </w:div>
    <w:div w:id="1241795034">
      <w:bodyDiv w:val="1"/>
      <w:marLeft w:val="0"/>
      <w:marRight w:val="0"/>
      <w:marTop w:val="0"/>
      <w:marBottom w:val="0"/>
      <w:divBdr>
        <w:top w:val="none" w:sz="0" w:space="0" w:color="auto"/>
        <w:left w:val="none" w:sz="0" w:space="0" w:color="auto"/>
        <w:bottom w:val="none" w:sz="0" w:space="0" w:color="auto"/>
        <w:right w:val="none" w:sz="0" w:space="0" w:color="auto"/>
      </w:divBdr>
    </w:div>
    <w:div w:id="1245609678">
      <w:bodyDiv w:val="1"/>
      <w:marLeft w:val="0"/>
      <w:marRight w:val="0"/>
      <w:marTop w:val="0"/>
      <w:marBottom w:val="0"/>
      <w:divBdr>
        <w:top w:val="none" w:sz="0" w:space="0" w:color="auto"/>
        <w:left w:val="none" w:sz="0" w:space="0" w:color="auto"/>
        <w:bottom w:val="none" w:sz="0" w:space="0" w:color="auto"/>
        <w:right w:val="none" w:sz="0" w:space="0" w:color="auto"/>
      </w:divBdr>
    </w:div>
    <w:div w:id="1257716505">
      <w:bodyDiv w:val="1"/>
      <w:marLeft w:val="0"/>
      <w:marRight w:val="0"/>
      <w:marTop w:val="0"/>
      <w:marBottom w:val="0"/>
      <w:divBdr>
        <w:top w:val="none" w:sz="0" w:space="0" w:color="auto"/>
        <w:left w:val="none" w:sz="0" w:space="0" w:color="auto"/>
        <w:bottom w:val="none" w:sz="0" w:space="0" w:color="auto"/>
        <w:right w:val="none" w:sz="0" w:space="0" w:color="auto"/>
      </w:divBdr>
    </w:div>
    <w:div w:id="1263145677">
      <w:bodyDiv w:val="1"/>
      <w:marLeft w:val="0"/>
      <w:marRight w:val="0"/>
      <w:marTop w:val="0"/>
      <w:marBottom w:val="0"/>
      <w:divBdr>
        <w:top w:val="none" w:sz="0" w:space="0" w:color="auto"/>
        <w:left w:val="none" w:sz="0" w:space="0" w:color="auto"/>
        <w:bottom w:val="none" w:sz="0" w:space="0" w:color="auto"/>
        <w:right w:val="none" w:sz="0" w:space="0" w:color="auto"/>
      </w:divBdr>
    </w:div>
    <w:div w:id="1264340248">
      <w:bodyDiv w:val="1"/>
      <w:marLeft w:val="0"/>
      <w:marRight w:val="0"/>
      <w:marTop w:val="0"/>
      <w:marBottom w:val="0"/>
      <w:divBdr>
        <w:top w:val="none" w:sz="0" w:space="0" w:color="auto"/>
        <w:left w:val="none" w:sz="0" w:space="0" w:color="auto"/>
        <w:bottom w:val="none" w:sz="0" w:space="0" w:color="auto"/>
        <w:right w:val="none" w:sz="0" w:space="0" w:color="auto"/>
      </w:divBdr>
    </w:div>
    <w:div w:id="1269191406">
      <w:bodyDiv w:val="1"/>
      <w:marLeft w:val="0"/>
      <w:marRight w:val="0"/>
      <w:marTop w:val="0"/>
      <w:marBottom w:val="0"/>
      <w:divBdr>
        <w:top w:val="none" w:sz="0" w:space="0" w:color="auto"/>
        <w:left w:val="none" w:sz="0" w:space="0" w:color="auto"/>
        <w:bottom w:val="none" w:sz="0" w:space="0" w:color="auto"/>
        <w:right w:val="none" w:sz="0" w:space="0" w:color="auto"/>
      </w:divBdr>
    </w:div>
    <w:div w:id="1276206115">
      <w:bodyDiv w:val="1"/>
      <w:marLeft w:val="0"/>
      <w:marRight w:val="0"/>
      <w:marTop w:val="0"/>
      <w:marBottom w:val="0"/>
      <w:divBdr>
        <w:top w:val="none" w:sz="0" w:space="0" w:color="auto"/>
        <w:left w:val="none" w:sz="0" w:space="0" w:color="auto"/>
        <w:bottom w:val="none" w:sz="0" w:space="0" w:color="auto"/>
        <w:right w:val="none" w:sz="0" w:space="0" w:color="auto"/>
      </w:divBdr>
    </w:div>
    <w:div w:id="1285506419">
      <w:bodyDiv w:val="1"/>
      <w:marLeft w:val="0"/>
      <w:marRight w:val="0"/>
      <w:marTop w:val="0"/>
      <w:marBottom w:val="0"/>
      <w:divBdr>
        <w:top w:val="none" w:sz="0" w:space="0" w:color="auto"/>
        <w:left w:val="none" w:sz="0" w:space="0" w:color="auto"/>
        <w:bottom w:val="none" w:sz="0" w:space="0" w:color="auto"/>
        <w:right w:val="none" w:sz="0" w:space="0" w:color="auto"/>
      </w:divBdr>
    </w:div>
    <w:div w:id="1286614738">
      <w:bodyDiv w:val="1"/>
      <w:marLeft w:val="0"/>
      <w:marRight w:val="0"/>
      <w:marTop w:val="0"/>
      <w:marBottom w:val="0"/>
      <w:divBdr>
        <w:top w:val="none" w:sz="0" w:space="0" w:color="auto"/>
        <w:left w:val="none" w:sz="0" w:space="0" w:color="auto"/>
        <w:bottom w:val="none" w:sz="0" w:space="0" w:color="auto"/>
        <w:right w:val="none" w:sz="0" w:space="0" w:color="auto"/>
      </w:divBdr>
    </w:div>
    <w:div w:id="1287540370">
      <w:bodyDiv w:val="1"/>
      <w:marLeft w:val="0"/>
      <w:marRight w:val="0"/>
      <w:marTop w:val="0"/>
      <w:marBottom w:val="0"/>
      <w:divBdr>
        <w:top w:val="none" w:sz="0" w:space="0" w:color="auto"/>
        <w:left w:val="none" w:sz="0" w:space="0" w:color="auto"/>
        <w:bottom w:val="none" w:sz="0" w:space="0" w:color="auto"/>
        <w:right w:val="none" w:sz="0" w:space="0" w:color="auto"/>
      </w:divBdr>
    </w:div>
    <w:div w:id="1287540837">
      <w:bodyDiv w:val="1"/>
      <w:marLeft w:val="0"/>
      <w:marRight w:val="0"/>
      <w:marTop w:val="0"/>
      <w:marBottom w:val="0"/>
      <w:divBdr>
        <w:top w:val="none" w:sz="0" w:space="0" w:color="auto"/>
        <w:left w:val="none" w:sz="0" w:space="0" w:color="auto"/>
        <w:bottom w:val="none" w:sz="0" w:space="0" w:color="auto"/>
        <w:right w:val="none" w:sz="0" w:space="0" w:color="auto"/>
      </w:divBdr>
    </w:div>
    <w:div w:id="1298491039">
      <w:bodyDiv w:val="1"/>
      <w:marLeft w:val="0"/>
      <w:marRight w:val="0"/>
      <w:marTop w:val="0"/>
      <w:marBottom w:val="0"/>
      <w:divBdr>
        <w:top w:val="none" w:sz="0" w:space="0" w:color="auto"/>
        <w:left w:val="none" w:sz="0" w:space="0" w:color="auto"/>
        <w:bottom w:val="none" w:sz="0" w:space="0" w:color="auto"/>
        <w:right w:val="none" w:sz="0" w:space="0" w:color="auto"/>
      </w:divBdr>
    </w:div>
    <w:div w:id="1302879913">
      <w:bodyDiv w:val="1"/>
      <w:marLeft w:val="0"/>
      <w:marRight w:val="0"/>
      <w:marTop w:val="0"/>
      <w:marBottom w:val="0"/>
      <w:divBdr>
        <w:top w:val="none" w:sz="0" w:space="0" w:color="auto"/>
        <w:left w:val="none" w:sz="0" w:space="0" w:color="auto"/>
        <w:bottom w:val="none" w:sz="0" w:space="0" w:color="auto"/>
        <w:right w:val="none" w:sz="0" w:space="0" w:color="auto"/>
      </w:divBdr>
    </w:div>
    <w:div w:id="1305620901">
      <w:bodyDiv w:val="1"/>
      <w:marLeft w:val="0"/>
      <w:marRight w:val="0"/>
      <w:marTop w:val="0"/>
      <w:marBottom w:val="0"/>
      <w:divBdr>
        <w:top w:val="none" w:sz="0" w:space="0" w:color="auto"/>
        <w:left w:val="none" w:sz="0" w:space="0" w:color="auto"/>
        <w:bottom w:val="none" w:sz="0" w:space="0" w:color="auto"/>
        <w:right w:val="none" w:sz="0" w:space="0" w:color="auto"/>
      </w:divBdr>
    </w:div>
    <w:div w:id="1306665972">
      <w:bodyDiv w:val="1"/>
      <w:marLeft w:val="0"/>
      <w:marRight w:val="0"/>
      <w:marTop w:val="0"/>
      <w:marBottom w:val="0"/>
      <w:divBdr>
        <w:top w:val="none" w:sz="0" w:space="0" w:color="auto"/>
        <w:left w:val="none" w:sz="0" w:space="0" w:color="auto"/>
        <w:bottom w:val="none" w:sz="0" w:space="0" w:color="auto"/>
        <w:right w:val="none" w:sz="0" w:space="0" w:color="auto"/>
      </w:divBdr>
    </w:div>
    <w:div w:id="1308320929">
      <w:bodyDiv w:val="1"/>
      <w:marLeft w:val="0"/>
      <w:marRight w:val="0"/>
      <w:marTop w:val="0"/>
      <w:marBottom w:val="0"/>
      <w:divBdr>
        <w:top w:val="none" w:sz="0" w:space="0" w:color="auto"/>
        <w:left w:val="none" w:sz="0" w:space="0" w:color="auto"/>
        <w:bottom w:val="none" w:sz="0" w:space="0" w:color="auto"/>
        <w:right w:val="none" w:sz="0" w:space="0" w:color="auto"/>
      </w:divBdr>
    </w:div>
    <w:div w:id="1321884905">
      <w:bodyDiv w:val="1"/>
      <w:marLeft w:val="0"/>
      <w:marRight w:val="0"/>
      <w:marTop w:val="0"/>
      <w:marBottom w:val="0"/>
      <w:divBdr>
        <w:top w:val="none" w:sz="0" w:space="0" w:color="auto"/>
        <w:left w:val="none" w:sz="0" w:space="0" w:color="auto"/>
        <w:bottom w:val="none" w:sz="0" w:space="0" w:color="auto"/>
        <w:right w:val="none" w:sz="0" w:space="0" w:color="auto"/>
      </w:divBdr>
    </w:div>
    <w:div w:id="1326320122">
      <w:bodyDiv w:val="1"/>
      <w:marLeft w:val="0"/>
      <w:marRight w:val="0"/>
      <w:marTop w:val="0"/>
      <w:marBottom w:val="0"/>
      <w:divBdr>
        <w:top w:val="none" w:sz="0" w:space="0" w:color="auto"/>
        <w:left w:val="none" w:sz="0" w:space="0" w:color="auto"/>
        <w:bottom w:val="none" w:sz="0" w:space="0" w:color="auto"/>
        <w:right w:val="none" w:sz="0" w:space="0" w:color="auto"/>
      </w:divBdr>
    </w:div>
    <w:div w:id="1327319431">
      <w:bodyDiv w:val="1"/>
      <w:marLeft w:val="0"/>
      <w:marRight w:val="0"/>
      <w:marTop w:val="0"/>
      <w:marBottom w:val="0"/>
      <w:divBdr>
        <w:top w:val="none" w:sz="0" w:space="0" w:color="auto"/>
        <w:left w:val="none" w:sz="0" w:space="0" w:color="auto"/>
        <w:bottom w:val="none" w:sz="0" w:space="0" w:color="auto"/>
        <w:right w:val="none" w:sz="0" w:space="0" w:color="auto"/>
      </w:divBdr>
    </w:div>
    <w:div w:id="1337852971">
      <w:bodyDiv w:val="1"/>
      <w:marLeft w:val="0"/>
      <w:marRight w:val="0"/>
      <w:marTop w:val="0"/>
      <w:marBottom w:val="0"/>
      <w:divBdr>
        <w:top w:val="none" w:sz="0" w:space="0" w:color="auto"/>
        <w:left w:val="none" w:sz="0" w:space="0" w:color="auto"/>
        <w:bottom w:val="none" w:sz="0" w:space="0" w:color="auto"/>
        <w:right w:val="none" w:sz="0" w:space="0" w:color="auto"/>
      </w:divBdr>
    </w:div>
    <w:div w:id="1349484366">
      <w:bodyDiv w:val="1"/>
      <w:marLeft w:val="0"/>
      <w:marRight w:val="0"/>
      <w:marTop w:val="0"/>
      <w:marBottom w:val="0"/>
      <w:divBdr>
        <w:top w:val="none" w:sz="0" w:space="0" w:color="auto"/>
        <w:left w:val="none" w:sz="0" w:space="0" w:color="auto"/>
        <w:bottom w:val="none" w:sz="0" w:space="0" w:color="auto"/>
        <w:right w:val="none" w:sz="0" w:space="0" w:color="auto"/>
      </w:divBdr>
    </w:div>
    <w:div w:id="1352412953">
      <w:bodyDiv w:val="1"/>
      <w:marLeft w:val="0"/>
      <w:marRight w:val="0"/>
      <w:marTop w:val="0"/>
      <w:marBottom w:val="0"/>
      <w:divBdr>
        <w:top w:val="none" w:sz="0" w:space="0" w:color="auto"/>
        <w:left w:val="none" w:sz="0" w:space="0" w:color="auto"/>
        <w:bottom w:val="none" w:sz="0" w:space="0" w:color="auto"/>
        <w:right w:val="none" w:sz="0" w:space="0" w:color="auto"/>
      </w:divBdr>
    </w:div>
    <w:div w:id="1360467525">
      <w:bodyDiv w:val="1"/>
      <w:marLeft w:val="0"/>
      <w:marRight w:val="0"/>
      <w:marTop w:val="0"/>
      <w:marBottom w:val="0"/>
      <w:divBdr>
        <w:top w:val="none" w:sz="0" w:space="0" w:color="auto"/>
        <w:left w:val="none" w:sz="0" w:space="0" w:color="auto"/>
        <w:bottom w:val="none" w:sz="0" w:space="0" w:color="auto"/>
        <w:right w:val="none" w:sz="0" w:space="0" w:color="auto"/>
      </w:divBdr>
    </w:div>
    <w:div w:id="1370109575">
      <w:bodyDiv w:val="1"/>
      <w:marLeft w:val="0"/>
      <w:marRight w:val="0"/>
      <w:marTop w:val="0"/>
      <w:marBottom w:val="0"/>
      <w:divBdr>
        <w:top w:val="none" w:sz="0" w:space="0" w:color="auto"/>
        <w:left w:val="none" w:sz="0" w:space="0" w:color="auto"/>
        <w:bottom w:val="none" w:sz="0" w:space="0" w:color="auto"/>
        <w:right w:val="none" w:sz="0" w:space="0" w:color="auto"/>
      </w:divBdr>
    </w:div>
    <w:div w:id="1376345519">
      <w:bodyDiv w:val="1"/>
      <w:marLeft w:val="0"/>
      <w:marRight w:val="0"/>
      <w:marTop w:val="0"/>
      <w:marBottom w:val="0"/>
      <w:divBdr>
        <w:top w:val="none" w:sz="0" w:space="0" w:color="auto"/>
        <w:left w:val="none" w:sz="0" w:space="0" w:color="auto"/>
        <w:bottom w:val="none" w:sz="0" w:space="0" w:color="auto"/>
        <w:right w:val="none" w:sz="0" w:space="0" w:color="auto"/>
      </w:divBdr>
    </w:div>
    <w:div w:id="1382948045">
      <w:bodyDiv w:val="1"/>
      <w:marLeft w:val="0"/>
      <w:marRight w:val="0"/>
      <w:marTop w:val="0"/>
      <w:marBottom w:val="0"/>
      <w:divBdr>
        <w:top w:val="none" w:sz="0" w:space="0" w:color="auto"/>
        <w:left w:val="none" w:sz="0" w:space="0" w:color="auto"/>
        <w:bottom w:val="none" w:sz="0" w:space="0" w:color="auto"/>
        <w:right w:val="none" w:sz="0" w:space="0" w:color="auto"/>
      </w:divBdr>
    </w:div>
    <w:div w:id="1383554050">
      <w:bodyDiv w:val="1"/>
      <w:marLeft w:val="0"/>
      <w:marRight w:val="0"/>
      <w:marTop w:val="0"/>
      <w:marBottom w:val="0"/>
      <w:divBdr>
        <w:top w:val="none" w:sz="0" w:space="0" w:color="auto"/>
        <w:left w:val="none" w:sz="0" w:space="0" w:color="auto"/>
        <w:bottom w:val="none" w:sz="0" w:space="0" w:color="auto"/>
        <w:right w:val="none" w:sz="0" w:space="0" w:color="auto"/>
      </w:divBdr>
    </w:div>
    <w:div w:id="1387995199">
      <w:bodyDiv w:val="1"/>
      <w:marLeft w:val="0"/>
      <w:marRight w:val="0"/>
      <w:marTop w:val="0"/>
      <w:marBottom w:val="0"/>
      <w:divBdr>
        <w:top w:val="none" w:sz="0" w:space="0" w:color="auto"/>
        <w:left w:val="none" w:sz="0" w:space="0" w:color="auto"/>
        <w:bottom w:val="none" w:sz="0" w:space="0" w:color="auto"/>
        <w:right w:val="none" w:sz="0" w:space="0" w:color="auto"/>
      </w:divBdr>
    </w:div>
    <w:div w:id="1392391094">
      <w:bodyDiv w:val="1"/>
      <w:marLeft w:val="0"/>
      <w:marRight w:val="0"/>
      <w:marTop w:val="0"/>
      <w:marBottom w:val="0"/>
      <w:divBdr>
        <w:top w:val="none" w:sz="0" w:space="0" w:color="auto"/>
        <w:left w:val="none" w:sz="0" w:space="0" w:color="auto"/>
        <w:bottom w:val="none" w:sz="0" w:space="0" w:color="auto"/>
        <w:right w:val="none" w:sz="0" w:space="0" w:color="auto"/>
      </w:divBdr>
    </w:div>
    <w:div w:id="1395661628">
      <w:bodyDiv w:val="1"/>
      <w:marLeft w:val="0"/>
      <w:marRight w:val="0"/>
      <w:marTop w:val="0"/>
      <w:marBottom w:val="0"/>
      <w:divBdr>
        <w:top w:val="none" w:sz="0" w:space="0" w:color="auto"/>
        <w:left w:val="none" w:sz="0" w:space="0" w:color="auto"/>
        <w:bottom w:val="none" w:sz="0" w:space="0" w:color="auto"/>
        <w:right w:val="none" w:sz="0" w:space="0" w:color="auto"/>
      </w:divBdr>
    </w:div>
    <w:div w:id="1396586675">
      <w:bodyDiv w:val="1"/>
      <w:marLeft w:val="0"/>
      <w:marRight w:val="0"/>
      <w:marTop w:val="0"/>
      <w:marBottom w:val="0"/>
      <w:divBdr>
        <w:top w:val="none" w:sz="0" w:space="0" w:color="auto"/>
        <w:left w:val="none" w:sz="0" w:space="0" w:color="auto"/>
        <w:bottom w:val="none" w:sz="0" w:space="0" w:color="auto"/>
        <w:right w:val="none" w:sz="0" w:space="0" w:color="auto"/>
      </w:divBdr>
    </w:div>
    <w:div w:id="1404522304">
      <w:bodyDiv w:val="1"/>
      <w:marLeft w:val="0"/>
      <w:marRight w:val="0"/>
      <w:marTop w:val="0"/>
      <w:marBottom w:val="0"/>
      <w:divBdr>
        <w:top w:val="none" w:sz="0" w:space="0" w:color="auto"/>
        <w:left w:val="none" w:sz="0" w:space="0" w:color="auto"/>
        <w:bottom w:val="none" w:sz="0" w:space="0" w:color="auto"/>
        <w:right w:val="none" w:sz="0" w:space="0" w:color="auto"/>
      </w:divBdr>
    </w:div>
    <w:div w:id="1407728464">
      <w:bodyDiv w:val="1"/>
      <w:marLeft w:val="0"/>
      <w:marRight w:val="0"/>
      <w:marTop w:val="0"/>
      <w:marBottom w:val="0"/>
      <w:divBdr>
        <w:top w:val="none" w:sz="0" w:space="0" w:color="auto"/>
        <w:left w:val="none" w:sz="0" w:space="0" w:color="auto"/>
        <w:bottom w:val="none" w:sz="0" w:space="0" w:color="auto"/>
        <w:right w:val="none" w:sz="0" w:space="0" w:color="auto"/>
      </w:divBdr>
    </w:div>
    <w:div w:id="1428035870">
      <w:bodyDiv w:val="1"/>
      <w:marLeft w:val="0"/>
      <w:marRight w:val="0"/>
      <w:marTop w:val="0"/>
      <w:marBottom w:val="0"/>
      <w:divBdr>
        <w:top w:val="none" w:sz="0" w:space="0" w:color="auto"/>
        <w:left w:val="none" w:sz="0" w:space="0" w:color="auto"/>
        <w:bottom w:val="none" w:sz="0" w:space="0" w:color="auto"/>
        <w:right w:val="none" w:sz="0" w:space="0" w:color="auto"/>
      </w:divBdr>
    </w:div>
    <w:div w:id="1434671489">
      <w:bodyDiv w:val="1"/>
      <w:marLeft w:val="0"/>
      <w:marRight w:val="0"/>
      <w:marTop w:val="0"/>
      <w:marBottom w:val="0"/>
      <w:divBdr>
        <w:top w:val="none" w:sz="0" w:space="0" w:color="auto"/>
        <w:left w:val="none" w:sz="0" w:space="0" w:color="auto"/>
        <w:bottom w:val="none" w:sz="0" w:space="0" w:color="auto"/>
        <w:right w:val="none" w:sz="0" w:space="0" w:color="auto"/>
      </w:divBdr>
    </w:div>
    <w:div w:id="1438258020">
      <w:bodyDiv w:val="1"/>
      <w:marLeft w:val="0"/>
      <w:marRight w:val="0"/>
      <w:marTop w:val="0"/>
      <w:marBottom w:val="0"/>
      <w:divBdr>
        <w:top w:val="none" w:sz="0" w:space="0" w:color="auto"/>
        <w:left w:val="none" w:sz="0" w:space="0" w:color="auto"/>
        <w:bottom w:val="none" w:sz="0" w:space="0" w:color="auto"/>
        <w:right w:val="none" w:sz="0" w:space="0" w:color="auto"/>
      </w:divBdr>
    </w:div>
    <w:div w:id="1460108290">
      <w:bodyDiv w:val="1"/>
      <w:marLeft w:val="0"/>
      <w:marRight w:val="0"/>
      <w:marTop w:val="0"/>
      <w:marBottom w:val="0"/>
      <w:divBdr>
        <w:top w:val="none" w:sz="0" w:space="0" w:color="auto"/>
        <w:left w:val="none" w:sz="0" w:space="0" w:color="auto"/>
        <w:bottom w:val="none" w:sz="0" w:space="0" w:color="auto"/>
        <w:right w:val="none" w:sz="0" w:space="0" w:color="auto"/>
      </w:divBdr>
    </w:div>
    <w:div w:id="1464233872">
      <w:bodyDiv w:val="1"/>
      <w:marLeft w:val="0"/>
      <w:marRight w:val="0"/>
      <w:marTop w:val="0"/>
      <w:marBottom w:val="0"/>
      <w:divBdr>
        <w:top w:val="none" w:sz="0" w:space="0" w:color="auto"/>
        <w:left w:val="none" w:sz="0" w:space="0" w:color="auto"/>
        <w:bottom w:val="none" w:sz="0" w:space="0" w:color="auto"/>
        <w:right w:val="none" w:sz="0" w:space="0" w:color="auto"/>
      </w:divBdr>
    </w:div>
    <w:div w:id="1466854894">
      <w:bodyDiv w:val="1"/>
      <w:marLeft w:val="0"/>
      <w:marRight w:val="0"/>
      <w:marTop w:val="0"/>
      <w:marBottom w:val="0"/>
      <w:divBdr>
        <w:top w:val="none" w:sz="0" w:space="0" w:color="auto"/>
        <w:left w:val="none" w:sz="0" w:space="0" w:color="auto"/>
        <w:bottom w:val="none" w:sz="0" w:space="0" w:color="auto"/>
        <w:right w:val="none" w:sz="0" w:space="0" w:color="auto"/>
      </w:divBdr>
    </w:div>
    <w:div w:id="1469974164">
      <w:bodyDiv w:val="1"/>
      <w:marLeft w:val="0"/>
      <w:marRight w:val="0"/>
      <w:marTop w:val="0"/>
      <w:marBottom w:val="0"/>
      <w:divBdr>
        <w:top w:val="none" w:sz="0" w:space="0" w:color="auto"/>
        <w:left w:val="none" w:sz="0" w:space="0" w:color="auto"/>
        <w:bottom w:val="none" w:sz="0" w:space="0" w:color="auto"/>
        <w:right w:val="none" w:sz="0" w:space="0" w:color="auto"/>
      </w:divBdr>
    </w:div>
    <w:div w:id="1473057370">
      <w:bodyDiv w:val="1"/>
      <w:marLeft w:val="0"/>
      <w:marRight w:val="0"/>
      <w:marTop w:val="0"/>
      <w:marBottom w:val="0"/>
      <w:divBdr>
        <w:top w:val="none" w:sz="0" w:space="0" w:color="auto"/>
        <w:left w:val="none" w:sz="0" w:space="0" w:color="auto"/>
        <w:bottom w:val="none" w:sz="0" w:space="0" w:color="auto"/>
        <w:right w:val="none" w:sz="0" w:space="0" w:color="auto"/>
      </w:divBdr>
    </w:div>
    <w:div w:id="1475176887">
      <w:bodyDiv w:val="1"/>
      <w:marLeft w:val="0"/>
      <w:marRight w:val="0"/>
      <w:marTop w:val="0"/>
      <w:marBottom w:val="0"/>
      <w:divBdr>
        <w:top w:val="none" w:sz="0" w:space="0" w:color="auto"/>
        <w:left w:val="none" w:sz="0" w:space="0" w:color="auto"/>
        <w:bottom w:val="none" w:sz="0" w:space="0" w:color="auto"/>
        <w:right w:val="none" w:sz="0" w:space="0" w:color="auto"/>
      </w:divBdr>
    </w:div>
    <w:div w:id="1477455276">
      <w:bodyDiv w:val="1"/>
      <w:marLeft w:val="0"/>
      <w:marRight w:val="0"/>
      <w:marTop w:val="0"/>
      <w:marBottom w:val="0"/>
      <w:divBdr>
        <w:top w:val="none" w:sz="0" w:space="0" w:color="auto"/>
        <w:left w:val="none" w:sz="0" w:space="0" w:color="auto"/>
        <w:bottom w:val="none" w:sz="0" w:space="0" w:color="auto"/>
        <w:right w:val="none" w:sz="0" w:space="0" w:color="auto"/>
      </w:divBdr>
    </w:div>
    <w:div w:id="1487164494">
      <w:bodyDiv w:val="1"/>
      <w:marLeft w:val="0"/>
      <w:marRight w:val="0"/>
      <w:marTop w:val="0"/>
      <w:marBottom w:val="0"/>
      <w:divBdr>
        <w:top w:val="none" w:sz="0" w:space="0" w:color="auto"/>
        <w:left w:val="none" w:sz="0" w:space="0" w:color="auto"/>
        <w:bottom w:val="none" w:sz="0" w:space="0" w:color="auto"/>
        <w:right w:val="none" w:sz="0" w:space="0" w:color="auto"/>
      </w:divBdr>
    </w:div>
    <w:div w:id="1501844914">
      <w:bodyDiv w:val="1"/>
      <w:marLeft w:val="0"/>
      <w:marRight w:val="0"/>
      <w:marTop w:val="0"/>
      <w:marBottom w:val="0"/>
      <w:divBdr>
        <w:top w:val="none" w:sz="0" w:space="0" w:color="auto"/>
        <w:left w:val="none" w:sz="0" w:space="0" w:color="auto"/>
        <w:bottom w:val="none" w:sz="0" w:space="0" w:color="auto"/>
        <w:right w:val="none" w:sz="0" w:space="0" w:color="auto"/>
      </w:divBdr>
    </w:div>
    <w:div w:id="1510481287">
      <w:bodyDiv w:val="1"/>
      <w:marLeft w:val="0"/>
      <w:marRight w:val="0"/>
      <w:marTop w:val="0"/>
      <w:marBottom w:val="0"/>
      <w:divBdr>
        <w:top w:val="none" w:sz="0" w:space="0" w:color="auto"/>
        <w:left w:val="none" w:sz="0" w:space="0" w:color="auto"/>
        <w:bottom w:val="none" w:sz="0" w:space="0" w:color="auto"/>
        <w:right w:val="none" w:sz="0" w:space="0" w:color="auto"/>
      </w:divBdr>
    </w:div>
    <w:div w:id="1517426684">
      <w:bodyDiv w:val="1"/>
      <w:marLeft w:val="0"/>
      <w:marRight w:val="0"/>
      <w:marTop w:val="0"/>
      <w:marBottom w:val="0"/>
      <w:divBdr>
        <w:top w:val="none" w:sz="0" w:space="0" w:color="auto"/>
        <w:left w:val="none" w:sz="0" w:space="0" w:color="auto"/>
        <w:bottom w:val="none" w:sz="0" w:space="0" w:color="auto"/>
        <w:right w:val="none" w:sz="0" w:space="0" w:color="auto"/>
      </w:divBdr>
    </w:div>
    <w:div w:id="1519075460">
      <w:bodyDiv w:val="1"/>
      <w:marLeft w:val="0"/>
      <w:marRight w:val="0"/>
      <w:marTop w:val="0"/>
      <w:marBottom w:val="0"/>
      <w:divBdr>
        <w:top w:val="none" w:sz="0" w:space="0" w:color="auto"/>
        <w:left w:val="none" w:sz="0" w:space="0" w:color="auto"/>
        <w:bottom w:val="none" w:sz="0" w:space="0" w:color="auto"/>
        <w:right w:val="none" w:sz="0" w:space="0" w:color="auto"/>
      </w:divBdr>
    </w:div>
    <w:div w:id="1533494040">
      <w:bodyDiv w:val="1"/>
      <w:marLeft w:val="0"/>
      <w:marRight w:val="0"/>
      <w:marTop w:val="0"/>
      <w:marBottom w:val="0"/>
      <w:divBdr>
        <w:top w:val="none" w:sz="0" w:space="0" w:color="auto"/>
        <w:left w:val="none" w:sz="0" w:space="0" w:color="auto"/>
        <w:bottom w:val="none" w:sz="0" w:space="0" w:color="auto"/>
        <w:right w:val="none" w:sz="0" w:space="0" w:color="auto"/>
      </w:divBdr>
    </w:div>
    <w:div w:id="1536190266">
      <w:bodyDiv w:val="1"/>
      <w:marLeft w:val="0"/>
      <w:marRight w:val="0"/>
      <w:marTop w:val="0"/>
      <w:marBottom w:val="0"/>
      <w:divBdr>
        <w:top w:val="none" w:sz="0" w:space="0" w:color="auto"/>
        <w:left w:val="none" w:sz="0" w:space="0" w:color="auto"/>
        <w:bottom w:val="none" w:sz="0" w:space="0" w:color="auto"/>
        <w:right w:val="none" w:sz="0" w:space="0" w:color="auto"/>
      </w:divBdr>
    </w:div>
    <w:div w:id="1537308589">
      <w:bodyDiv w:val="1"/>
      <w:marLeft w:val="0"/>
      <w:marRight w:val="0"/>
      <w:marTop w:val="0"/>
      <w:marBottom w:val="0"/>
      <w:divBdr>
        <w:top w:val="none" w:sz="0" w:space="0" w:color="auto"/>
        <w:left w:val="none" w:sz="0" w:space="0" w:color="auto"/>
        <w:bottom w:val="none" w:sz="0" w:space="0" w:color="auto"/>
        <w:right w:val="none" w:sz="0" w:space="0" w:color="auto"/>
      </w:divBdr>
    </w:div>
    <w:div w:id="1540388016">
      <w:bodyDiv w:val="1"/>
      <w:marLeft w:val="0"/>
      <w:marRight w:val="0"/>
      <w:marTop w:val="0"/>
      <w:marBottom w:val="0"/>
      <w:divBdr>
        <w:top w:val="none" w:sz="0" w:space="0" w:color="auto"/>
        <w:left w:val="none" w:sz="0" w:space="0" w:color="auto"/>
        <w:bottom w:val="none" w:sz="0" w:space="0" w:color="auto"/>
        <w:right w:val="none" w:sz="0" w:space="0" w:color="auto"/>
      </w:divBdr>
    </w:div>
    <w:div w:id="1550343295">
      <w:bodyDiv w:val="1"/>
      <w:marLeft w:val="0"/>
      <w:marRight w:val="0"/>
      <w:marTop w:val="0"/>
      <w:marBottom w:val="0"/>
      <w:divBdr>
        <w:top w:val="none" w:sz="0" w:space="0" w:color="auto"/>
        <w:left w:val="none" w:sz="0" w:space="0" w:color="auto"/>
        <w:bottom w:val="none" w:sz="0" w:space="0" w:color="auto"/>
        <w:right w:val="none" w:sz="0" w:space="0" w:color="auto"/>
      </w:divBdr>
    </w:div>
    <w:div w:id="1551576178">
      <w:bodyDiv w:val="1"/>
      <w:marLeft w:val="0"/>
      <w:marRight w:val="0"/>
      <w:marTop w:val="0"/>
      <w:marBottom w:val="0"/>
      <w:divBdr>
        <w:top w:val="none" w:sz="0" w:space="0" w:color="auto"/>
        <w:left w:val="none" w:sz="0" w:space="0" w:color="auto"/>
        <w:bottom w:val="none" w:sz="0" w:space="0" w:color="auto"/>
        <w:right w:val="none" w:sz="0" w:space="0" w:color="auto"/>
      </w:divBdr>
    </w:div>
    <w:div w:id="1573193833">
      <w:bodyDiv w:val="1"/>
      <w:marLeft w:val="0"/>
      <w:marRight w:val="0"/>
      <w:marTop w:val="0"/>
      <w:marBottom w:val="0"/>
      <w:divBdr>
        <w:top w:val="none" w:sz="0" w:space="0" w:color="auto"/>
        <w:left w:val="none" w:sz="0" w:space="0" w:color="auto"/>
        <w:bottom w:val="none" w:sz="0" w:space="0" w:color="auto"/>
        <w:right w:val="none" w:sz="0" w:space="0" w:color="auto"/>
      </w:divBdr>
    </w:div>
    <w:div w:id="1574654892">
      <w:bodyDiv w:val="1"/>
      <w:marLeft w:val="0"/>
      <w:marRight w:val="0"/>
      <w:marTop w:val="0"/>
      <w:marBottom w:val="0"/>
      <w:divBdr>
        <w:top w:val="none" w:sz="0" w:space="0" w:color="auto"/>
        <w:left w:val="none" w:sz="0" w:space="0" w:color="auto"/>
        <w:bottom w:val="none" w:sz="0" w:space="0" w:color="auto"/>
        <w:right w:val="none" w:sz="0" w:space="0" w:color="auto"/>
      </w:divBdr>
    </w:div>
    <w:div w:id="1576474234">
      <w:bodyDiv w:val="1"/>
      <w:marLeft w:val="0"/>
      <w:marRight w:val="0"/>
      <w:marTop w:val="0"/>
      <w:marBottom w:val="0"/>
      <w:divBdr>
        <w:top w:val="none" w:sz="0" w:space="0" w:color="auto"/>
        <w:left w:val="none" w:sz="0" w:space="0" w:color="auto"/>
        <w:bottom w:val="none" w:sz="0" w:space="0" w:color="auto"/>
        <w:right w:val="none" w:sz="0" w:space="0" w:color="auto"/>
      </w:divBdr>
    </w:div>
    <w:div w:id="1576818183">
      <w:bodyDiv w:val="1"/>
      <w:marLeft w:val="0"/>
      <w:marRight w:val="0"/>
      <w:marTop w:val="0"/>
      <w:marBottom w:val="0"/>
      <w:divBdr>
        <w:top w:val="none" w:sz="0" w:space="0" w:color="auto"/>
        <w:left w:val="none" w:sz="0" w:space="0" w:color="auto"/>
        <w:bottom w:val="none" w:sz="0" w:space="0" w:color="auto"/>
        <w:right w:val="none" w:sz="0" w:space="0" w:color="auto"/>
      </w:divBdr>
    </w:div>
    <w:div w:id="1581864087">
      <w:bodyDiv w:val="1"/>
      <w:marLeft w:val="0"/>
      <w:marRight w:val="0"/>
      <w:marTop w:val="0"/>
      <w:marBottom w:val="0"/>
      <w:divBdr>
        <w:top w:val="none" w:sz="0" w:space="0" w:color="auto"/>
        <w:left w:val="none" w:sz="0" w:space="0" w:color="auto"/>
        <w:bottom w:val="none" w:sz="0" w:space="0" w:color="auto"/>
        <w:right w:val="none" w:sz="0" w:space="0" w:color="auto"/>
      </w:divBdr>
    </w:div>
    <w:div w:id="1588346608">
      <w:bodyDiv w:val="1"/>
      <w:marLeft w:val="0"/>
      <w:marRight w:val="0"/>
      <w:marTop w:val="0"/>
      <w:marBottom w:val="0"/>
      <w:divBdr>
        <w:top w:val="none" w:sz="0" w:space="0" w:color="auto"/>
        <w:left w:val="none" w:sz="0" w:space="0" w:color="auto"/>
        <w:bottom w:val="none" w:sz="0" w:space="0" w:color="auto"/>
        <w:right w:val="none" w:sz="0" w:space="0" w:color="auto"/>
      </w:divBdr>
    </w:div>
    <w:div w:id="1594899274">
      <w:bodyDiv w:val="1"/>
      <w:marLeft w:val="0"/>
      <w:marRight w:val="0"/>
      <w:marTop w:val="0"/>
      <w:marBottom w:val="0"/>
      <w:divBdr>
        <w:top w:val="none" w:sz="0" w:space="0" w:color="auto"/>
        <w:left w:val="none" w:sz="0" w:space="0" w:color="auto"/>
        <w:bottom w:val="none" w:sz="0" w:space="0" w:color="auto"/>
        <w:right w:val="none" w:sz="0" w:space="0" w:color="auto"/>
      </w:divBdr>
    </w:div>
    <w:div w:id="1618029404">
      <w:bodyDiv w:val="1"/>
      <w:marLeft w:val="0"/>
      <w:marRight w:val="0"/>
      <w:marTop w:val="0"/>
      <w:marBottom w:val="0"/>
      <w:divBdr>
        <w:top w:val="none" w:sz="0" w:space="0" w:color="auto"/>
        <w:left w:val="none" w:sz="0" w:space="0" w:color="auto"/>
        <w:bottom w:val="none" w:sz="0" w:space="0" w:color="auto"/>
        <w:right w:val="none" w:sz="0" w:space="0" w:color="auto"/>
      </w:divBdr>
    </w:div>
    <w:div w:id="1641685602">
      <w:bodyDiv w:val="1"/>
      <w:marLeft w:val="0"/>
      <w:marRight w:val="0"/>
      <w:marTop w:val="0"/>
      <w:marBottom w:val="0"/>
      <w:divBdr>
        <w:top w:val="none" w:sz="0" w:space="0" w:color="auto"/>
        <w:left w:val="none" w:sz="0" w:space="0" w:color="auto"/>
        <w:bottom w:val="none" w:sz="0" w:space="0" w:color="auto"/>
        <w:right w:val="none" w:sz="0" w:space="0" w:color="auto"/>
      </w:divBdr>
    </w:div>
    <w:div w:id="1644189085">
      <w:bodyDiv w:val="1"/>
      <w:marLeft w:val="0"/>
      <w:marRight w:val="0"/>
      <w:marTop w:val="0"/>
      <w:marBottom w:val="0"/>
      <w:divBdr>
        <w:top w:val="none" w:sz="0" w:space="0" w:color="auto"/>
        <w:left w:val="none" w:sz="0" w:space="0" w:color="auto"/>
        <w:bottom w:val="none" w:sz="0" w:space="0" w:color="auto"/>
        <w:right w:val="none" w:sz="0" w:space="0" w:color="auto"/>
      </w:divBdr>
    </w:div>
    <w:div w:id="1644234909">
      <w:bodyDiv w:val="1"/>
      <w:marLeft w:val="0"/>
      <w:marRight w:val="0"/>
      <w:marTop w:val="0"/>
      <w:marBottom w:val="0"/>
      <w:divBdr>
        <w:top w:val="none" w:sz="0" w:space="0" w:color="auto"/>
        <w:left w:val="none" w:sz="0" w:space="0" w:color="auto"/>
        <w:bottom w:val="none" w:sz="0" w:space="0" w:color="auto"/>
        <w:right w:val="none" w:sz="0" w:space="0" w:color="auto"/>
      </w:divBdr>
    </w:div>
    <w:div w:id="1649018816">
      <w:bodyDiv w:val="1"/>
      <w:marLeft w:val="0"/>
      <w:marRight w:val="0"/>
      <w:marTop w:val="0"/>
      <w:marBottom w:val="0"/>
      <w:divBdr>
        <w:top w:val="none" w:sz="0" w:space="0" w:color="auto"/>
        <w:left w:val="none" w:sz="0" w:space="0" w:color="auto"/>
        <w:bottom w:val="none" w:sz="0" w:space="0" w:color="auto"/>
        <w:right w:val="none" w:sz="0" w:space="0" w:color="auto"/>
      </w:divBdr>
    </w:div>
    <w:div w:id="1654140750">
      <w:bodyDiv w:val="1"/>
      <w:marLeft w:val="0"/>
      <w:marRight w:val="0"/>
      <w:marTop w:val="0"/>
      <w:marBottom w:val="0"/>
      <w:divBdr>
        <w:top w:val="none" w:sz="0" w:space="0" w:color="auto"/>
        <w:left w:val="none" w:sz="0" w:space="0" w:color="auto"/>
        <w:bottom w:val="none" w:sz="0" w:space="0" w:color="auto"/>
        <w:right w:val="none" w:sz="0" w:space="0" w:color="auto"/>
      </w:divBdr>
    </w:div>
    <w:div w:id="1657805014">
      <w:bodyDiv w:val="1"/>
      <w:marLeft w:val="0"/>
      <w:marRight w:val="0"/>
      <w:marTop w:val="0"/>
      <w:marBottom w:val="0"/>
      <w:divBdr>
        <w:top w:val="none" w:sz="0" w:space="0" w:color="auto"/>
        <w:left w:val="none" w:sz="0" w:space="0" w:color="auto"/>
        <w:bottom w:val="none" w:sz="0" w:space="0" w:color="auto"/>
        <w:right w:val="none" w:sz="0" w:space="0" w:color="auto"/>
      </w:divBdr>
    </w:div>
    <w:div w:id="1660188375">
      <w:bodyDiv w:val="1"/>
      <w:marLeft w:val="0"/>
      <w:marRight w:val="0"/>
      <w:marTop w:val="0"/>
      <w:marBottom w:val="0"/>
      <w:divBdr>
        <w:top w:val="none" w:sz="0" w:space="0" w:color="auto"/>
        <w:left w:val="none" w:sz="0" w:space="0" w:color="auto"/>
        <w:bottom w:val="none" w:sz="0" w:space="0" w:color="auto"/>
        <w:right w:val="none" w:sz="0" w:space="0" w:color="auto"/>
      </w:divBdr>
    </w:div>
    <w:div w:id="1670593185">
      <w:bodyDiv w:val="1"/>
      <w:marLeft w:val="0"/>
      <w:marRight w:val="0"/>
      <w:marTop w:val="0"/>
      <w:marBottom w:val="0"/>
      <w:divBdr>
        <w:top w:val="none" w:sz="0" w:space="0" w:color="auto"/>
        <w:left w:val="none" w:sz="0" w:space="0" w:color="auto"/>
        <w:bottom w:val="none" w:sz="0" w:space="0" w:color="auto"/>
        <w:right w:val="none" w:sz="0" w:space="0" w:color="auto"/>
      </w:divBdr>
    </w:div>
    <w:div w:id="1680349733">
      <w:bodyDiv w:val="1"/>
      <w:marLeft w:val="0"/>
      <w:marRight w:val="0"/>
      <w:marTop w:val="0"/>
      <w:marBottom w:val="0"/>
      <w:divBdr>
        <w:top w:val="none" w:sz="0" w:space="0" w:color="auto"/>
        <w:left w:val="none" w:sz="0" w:space="0" w:color="auto"/>
        <w:bottom w:val="none" w:sz="0" w:space="0" w:color="auto"/>
        <w:right w:val="none" w:sz="0" w:space="0" w:color="auto"/>
      </w:divBdr>
    </w:div>
    <w:div w:id="1683699373">
      <w:bodyDiv w:val="1"/>
      <w:marLeft w:val="0"/>
      <w:marRight w:val="0"/>
      <w:marTop w:val="0"/>
      <w:marBottom w:val="0"/>
      <w:divBdr>
        <w:top w:val="none" w:sz="0" w:space="0" w:color="auto"/>
        <w:left w:val="none" w:sz="0" w:space="0" w:color="auto"/>
        <w:bottom w:val="none" w:sz="0" w:space="0" w:color="auto"/>
        <w:right w:val="none" w:sz="0" w:space="0" w:color="auto"/>
      </w:divBdr>
    </w:div>
    <w:div w:id="1689260733">
      <w:bodyDiv w:val="1"/>
      <w:marLeft w:val="0"/>
      <w:marRight w:val="0"/>
      <w:marTop w:val="0"/>
      <w:marBottom w:val="0"/>
      <w:divBdr>
        <w:top w:val="none" w:sz="0" w:space="0" w:color="auto"/>
        <w:left w:val="none" w:sz="0" w:space="0" w:color="auto"/>
        <w:bottom w:val="none" w:sz="0" w:space="0" w:color="auto"/>
        <w:right w:val="none" w:sz="0" w:space="0" w:color="auto"/>
      </w:divBdr>
    </w:div>
    <w:div w:id="1692106531">
      <w:bodyDiv w:val="1"/>
      <w:marLeft w:val="0"/>
      <w:marRight w:val="0"/>
      <w:marTop w:val="0"/>
      <w:marBottom w:val="0"/>
      <w:divBdr>
        <w:top w:val="none" w:sz="0" w:space="0" w:color="auto"/>
        <w:left w:val="none" w:sz="0" w:space="0" w:color="auto"/>
        <w:bottom w:val="none" w:sz="0" w:space="0" w:color="auto"/>
        <w:right w:val="none" w:sz="0" w:space="0" w:color="auto"/>
      </w:divBdr>
    </w:div>
    <w:div w:id="1699156663">
      <w:bodyDiv w:val="1"/>
      <w:marLeft w:val="0"/>
      <w:marRight w:val="0"/>
      <w:marTop w:val="0"/>
      <w:marBottom w:val="0"/>
      <w:divBdr>
        <w:top w:val="none" w:sz="0" w:space="0" w:color="auto"/>
        <w:left w:val="none" w:sz="0" w:space="0" w:color="auto"/>
        <w:bottom w:val="none" w:sz="0" w:space="0" w:color="auto"/>
        <w:right w:val="none" w:sz="0" w:space="0" w:color="auto"/>
      </w:divBdr>
    </w:div>
    <w:div w:id="1705904269">
      <w:bodyDiv w:val="1"/>
      <w:marLeft w:val="0"/>
      <w:marRight w:val="0"/>
      <w:marTop w:val="0"/>
      <w:marBottom w:val="0"/>
      <w:divBdr>
        <w:top w:val="none" w:sz="0" w:space="0" w:color="auto"/>
        <w:left w:val="none" w:sz="0" w:space="0" w:color="auto"/>
        <w:bottom w:val="none" w:sz="0" w:space="0" w:color="auto"/>
        <w:right w:val="none" w:sz="0" w:space="0" w:color="auto"/>
      </w:divBdr>
    </w:div>
    <w:div w:id="1713337227">
      <w:bodyDiv w:val="1"/>
      <w:marLeft w:val="0"/>
      <w:marRight w:val="0"/>
      <w:marTop w:val="0"/>
      <w:marBottom w:val="0"/>
      <w:divBdr>
        <w:top w:val="none" w:sz="0" w:space="0" w:color="auto"/>
        <w:left w:val="none" w:sz="0" w:space="0" w:color="auto"/>
        <w:bottom w:val="none" w:sz="0" w:space="0" w:color="auto"/>
        <w:right w:val="none" w:sz="0" w:space="0" w:color="auto"/>
      </w:divBdr>
    </w:div>
    <w:div w:id="1718778519">
      <w:bodyDiv w:val="1"/>
      <w:marLeft w:val="0"/>
      <w:marRight w:val="0"/>
      <w:marTop w:val="0"/>
      <w:marBottom w:val="0"/>
      <w:divBdr>
        <w:top w:val="none" w:sz="0" w:space="0" w:color="auto"/>
        <w:left w:val="none" w:sz="0" w:space="0" w:color="auto"/>
        <w:bottom w:val="none" w:sz="0" w:space="0" w:color="auto"/>
        <w:right w:val="none" w:sz="0" w:space="0" w:color="auto"/>
      </w:divBdr>
    </w:div>
    <w:div w:id="1725904157">
      <w:bodyDiv w:val="1"/>
      <w:marLeft w:val="0"/>
      <w:marRight w:val="0"/>
      <w:marTop w:val="0"/>
      <w:marBottom w:val="0"/>
      <w:divBdr>
        <w:top w:val="none" w:sz="0" w:space="0" w:color="auto"/>
        <w:left w:val="none" w:sz="0" w:space="0" w:color="auto"/>
        <w:bottom w:val="none" w:sz="0" w:space="0" w:color="auto"/>
        <w:right w:val="none" w:sz="0" w:space="0" w:color="auto"/>
      </w:divBdr>
    </w:div>
    <w:div w:id="1726101801">
      <w:bodyDiv w:val="1"/>
      <w:marLeft w:val="0"/>
      <w:marRight w:val="0"/>
      <w:marTop w:val="0"/>
      <w:marBottom w:val="0"/>
      <w:divBdr>
        <w:top w:val="none" w:sz="0" w:space="0" w:color="auto"/>
        <w:left w:val="none" w:sz="0" w:space="0" w:color="auto"/>
        <w:bottom w:val="none" w:sz="0" w:space="0" w:color="auto"/>
        <w:right w:val="none" w:sz="0" w:space="0" w:color="auto"/>
      </w:divBdr>
    </w:div>
    <w:div w:id="1731223218">
      <w:bodyDiv w:val="1"/>
      <w:marLeft w:val="0"/>
      <w:marRight w:val="0"/>
      <w:marTop w:val="0"/>
      <w:marBottom w:val="0"/>
      <w:divBdr>
        <w:top w:val="none" w:sz="0" w:space="0" w:color="auto"/>
        <w:left w:val="none" w:sz="0" w:space="0" w:color="auto"/>
        <w:bottom w:val="none" w:sz="0" w:space="0" w:color="auto"/>
        <w:right w:val="none" w:sz="0" w:space="0" w:color="auto"/>
      </w:divBdr>
    </w:div>
    <w:div w:id="1736930898">
      <w:bodyDiv w:val="1"/>
      <w:marLeft w:val="0"/>
      <w:marRight w:val="0"/>
      <w:marTop w:val="0"/>
      <w:marBottom w:val="0"/>
      <w:divBdr>
        <w:top w:val="none" w:sz="0" w:space="0" w:color="auto"/>
        <w:left w:val="none" w:sz="0" w:space="0" w:color="auto"/>
        <w:bottom w:val="none" w:sz="0" w:space="0" w:color="auto"/>
        <w:right w:val="none" w:sz="0" w:space="0" w:color="auto"/>
      </w:divBdr>
    </w:div>
    <w:div w:id="1741127556">
      <w:bodyDiv w:val="1"/>
      <w:marLeft w:val="0"/>
      <w:marRight w:val="0"/>
      <w:marTop w:val="0"/>
      <w:marBottom w:val="0"/>
      <w:divBdr>
        <w:top w:val="none" w:sz="0" w:space="0" w:color="auto"/>
        <w:left w:val="none" w:sz="0" w:space="0" w:color="auto"/>
        <w:bottom w:val="none" w:sz="0" w:space="0" w:color="auto"/>
        <w:right w:val="none" w:sz="0" w:space="0" w:color="auto"/>
      </w:divBdr>
    </w:div>
    <w:div w:id="1743288156">
      <w:bodyDiv w:val="1"/>
      <w:marLeft w:val="0"/>
      <w:marRight w:val="0"/>
      <w:marTop w:val="0"/>
      <w:marBottom w:val="0"/>
      <w:divBdr>
        <w:top w:val="none" w:sz="0" w:space="0" w:color="auto"/>
        <w:left w:val="none" w:sz="0" w:space="0" w:color="auto"/>
        <w:bottom w:val="none" w:sz="0" w:space="0" w:color="auto"/>
        <w:right w:val="none" w:sz="0" w:space="0" w:color="auto"/>
      </w:divBdr>
    </w:div>
    <w:div w:id="1752118104">
      <w:bodyDiv w:val="1"/>
      <w:marLeft w:val="0"/>
      <w:marRight w:val="0"/>
      <w:marTop w:val="0"/>
      <w:marBottom w:val="0"/>
      <w:divBdr>
        <w:top w:val="none" w:sz="0" w:space="0" w:color="auto"/>
        <w:left w:val="none" w:sz="0" w:space="0" w:color="auto"/>
        <w:bottom w:val="none" w:sz="0" w:space="0" w:color="auto"/>
        <w:right w:val="none" w:sz="0" w:space="0" w:color="auto"/>
      </w:divBdr>
    </w:div>
    <w:div w:id="1760523586">
      <w:bodyDiv w:val="1"/>
      <w:marLeft w:val="0"/>
      <w:marRight w:val="0"/>
      <w:marTop w:val="0"/>
      <w:marBottom w:val="0"/>
      <w:divBdr>
        <w:top w:val="none" w:sz="0" w:space="0" w:color="auto"/>
        <w:left w:val="none" w:sz="0" w:space="0" w:color="auto"/>
        <w:bottom w:val="none" w:sz="0" w:space="0" w:color="auto"/>
        <w:right w:val="none" w:sz="0" w:space="0" w:color="auto"/>
      </w:divBdr>
    </w:div>
    <w:div w:id="1761949058">
      <w:bodyDiv w:val="1"/>
      <w:marLeft w:val="0"/>
      <w:marRight w:val="0"/>
      <w:marTop w:val="0"/>
      <w:marBottom w:val="0"/>
      <w:divBdr>
        <w:top w:val="none" w:sz="0" w:space="0" w:color="auto"/>
        <w:left w:val="none" w:sz="0" w:space="0" w:color="auto"/>
        <w:bottom w:val="none" w:sz="0" w:space="0" w:color="auto"/>
        <w:right w:val="none" w:sz="0" w:space="0" w:color="auto"/>
      </w:divBdr>
    </w:div>
    <w:div w:id="1764448984">
      <w:bodyDiv w:val="1"/>
      <w:marLeft w:val="0"/>
      <w:marRight w:val="0"/>
      <w:marTop w:val="0"/>
      <w:marBottom w:val="0"/>
      <w:divBdr>
        <w:top w:val="none" w:sz="0" w:space="0" w:color="auto"/>
        <w:left w:val="none" w:sz="0" w:space="0" w:color="auto"/>
        <w:bottom w:val="none" w:sz="0" w:space="0" w:color="auto"/>
        <w:right w:val="none" w:sz="0" w:space="0" w:color="auto"/>
      </w:divBdr>
    </w:div>
    <w:div w:id="1766267727">
      <w:bodyDiv w:val="1"/>
      <w:marLeft w:val="0"/>
      <w:marRight w:val="0"/>
      <w:marTop w:val="0"/>
      <w:marBottom w:val="0"/>
      <w:divBdr>
        <w:top w:val="none" w:sz="0" w:space="0" w:color="auto"/>
        <w:left w:val="none" w:sz="0" w:space="0" w:color="auto"/>
        <w:bottom w:val="none" w:sz="0" w:space="0" w:color="auto"/>
        <w:right w:val="none" w:sz="0" w:space="0" w:color="auto"/>
      </w:divBdr>
    </w:div>
    <w:div w:id="1767338486">
      <w:bodyDiv w:val="1"/>
      <w:marLeft w:val="0"/>
      <w:marRight w:val="0"/>
      <w:marTop w:val="0"/>
      <w:marBottom w:val="0"/>
      <w:divBdr>
        <w:top w:val="none" w:sz="0" w:space="0" w:color="auto"/>
        <w:left w:val="none" w:sz="0" w:space="0" w:color="auto"/>
        <w:bottom w:val="none" w:sz="0" w:space="0" w:color="auto"/>
        <w:right w:val="none" w:sz="0" w:space="0" w:color="auto"/>
      </w:divBdr>
    </w:div>
    <w:div w:id="1771392547">
      <w:bodyDiv w:val="1"/>
      <w:marLeft w:val="0"/>
      <w:marRight w:val="0"/>
      <w:marTop w:val="0"/>
      <w:marBottom w:val="0"/>
      <w:divBdr>
        <w:top w:val="none" w:sz="0" w:space="0" w:color="auto"/>
        <w:left w:val="none" w:sz="0" w:space="0" w:color="auto"/>
        <w:bottom w:val="none" w:sz="0" w:space="0" w:color="auto"/>
        <w:right w:val="none" w:sz="0" w:space="0" w:color="auto"/>
      </w:divBdr>
    </w:div>
    <w:div w:id="1772168180">
      <w:bodyDiv w:val="1"/>
      <w:marLeft w:val="0"/>
      <w:marRight w:val="0"/>
      <w:marTop w:val="0"/>
      <w:marBottom w:val="0"/>
      <w:divBdr>
        <w:top w:val="none" w:sz="0" w:space="0" w:color="auto"/>
        <w:left w:val="none" w:sz="0" w:space="0" w:color="auto"/>
        <w:bottom w:val="none" w:sz="0" w:space="0" w:color="auto"/>
        <w:right w:val="none" w:sz="0" w:space="0" w:color="auto"/>
      </w:divBdr>
    </w:div>
    <w:div w:id="1786001529">
      <w:bodyDiv w:val="1"/>
      <w:marLeft w:val="0"/>
      <w:marRight w:val="0"/>
      <w:marTop w:val="0"/>
      <w:marBottom w:val="0"/>
      <w:divBdr>
        <w:top w:val="none" w:sz="0" w:space="0" w:color="auto"/>
        <w:left w:val="none" w:sz="0" w:space="0" w:color="auto"/>
        <w:bottom w:val="none" w:sz="0" w:space="0" w:color="auto"/>
        <w:right w:val="none" w:sz="0" w:space="0" w:color="auto"/>
      </w:divBdr>
    </w:div>
    <w:div w:id="1795054397">
      <w:bodyDiv w:val="1"/>
      <w:marLeft w:val="0"/>
      <w:marRight w:val="0"/>
      <w:marTop w:val="0"/>
      <w:marBottom w:val="0"/>
      <w:divBdr>
        <w:top w:val="none" w:sz="0" w:space="0" w:color="auto"/>
        <w:left w:val="none" w:sz="0" w:space="0" w:color="auto"/>
        <w:bottom w:val="none" w:sz="0" w:space="0" w:color="auto"/>
        <w:right w:val="none" w:sz="0" w:space="0" w:color="auto"/>
      </w:divBdr>
    </w:div>
    <w:div w:id="1796168473">
      <w:bodyDiv w:val="1"/>
      <w:marLeft w:val="0"/>
      <w:marRight w:val="0"/>
      <w:marTop w:val="0"/>
      <w:marBottom w:val="0"/>
      <w:divBdr>
        <w:top w:val="none" w:sz="0" w:space="0" w:color="auto"/>
        <w:left w:val="none" w:sz="0" w:space="0" w:color="auto"/>
        <w:bottom w:val="none" w:sz="0" w:space="0" w:color="auto"/>
        <w:right w:val="none" w:sz="0" w:space="0" w:color="auto"/>
      </w:divBdr>
    </w:div>
    <w:div w:id="1809938343">
      <w:bodyDiv w:val="1"/>
      <w:marLeft w:val="0"/>
      <w:marRight w:val="0"/>
      <w:marTop w:val="0"/>
      <w:marBottom w:val="0"/>
      <w:divBdr>
        <w:top w:val="none" w:sz="0" w:space="0" w:color="auto"/>
        <w:left w:val="none" w:sz="0" w:space="0" w:color="auto"/>
        <w:bottom w:val="none" w:sz="0" w:space="0" w:color="auto"/>
        <w:right w:val="none" w:sz="0" w:space="0" w:color="auto"/>
      </w:divBdr>
    </w:div>
    <w:div w:id="1811367030">
      <w:bodyDiv w:val="1"/>
      <w:marLeft w:val="0"/>
      <w:marRight w:val="0"/>
      <w:marTop w:val="0"/>
      <w:marBottom w:val="0"/>
      <w:divBdr>
        <w:top w:val="none" w:sz="0" w:space="0" w:color="auto"/>
        <w:left w:val="none" w:sz="0" w:space="0" w:color="auto"/>
        <w:bottom w:val="none" w:sz="0" w:space="0" w:color="auto"/>
        <w:right w:val="none" w:sz="0" w:space="0" w:color="auto"/>
      </w:divBdr>
    </w:div>
    <w:div w:id="1815484190">
      <w:bodyDiv w:val="1"/>
      <w:marLeft w:val="0"/>
      <w:marRight w:val="0"/>
      <w:marTop w:val="0"/>
      <w:marBottom w:val="0"/>
      <w:divBdr>
        <w:top w:val="none" w:sz="0" w:space="0" w:color="auto"/>
        <w:left w:val="none" w:sz="0" w:space="0" w:color="auto"/>
        <w:bottom w:val="none" w:sz="0" w:space="0" w:color="auto"/>
        <w:right w:val="none" w:sz="0" w:space="0" w:color="auto"/>
      </w:divBdr>
    </w:div>
    <w:div w:id="1818377637">
      <w:bodyDiv w:val="1"/>
      <w:marLeft w:val="0"/>
      <w:marRight w:val="0"/>
      <w:marTop w:val="0"/>
      <w:marBottom w:val="0"/>
      <w:divBdr>
        <w:top w:val="none" w:sz="0" w:space="0" w:color="auto"/>
        <w:left w:val="none" w:sz="0" w:space="0" w:color="auto"/>
        <w:bottom w:val="none" w:sz="0" w:space="0" w:color="auto"/>
        <w:right w:val="none" w:sz="0" w:space="0" w:color="auto"/>
      </w:divBdr>
    </w:div>
    <w:div w:id="1821577841">
      <w:bodyDiv w:val="1"/>
      <w:marLeft w:val="0"/>
      <w:marRight w:val="0"/>
      <w:marTop w:val="0"/>
      <w:marBottom w:val="0"/>
      <w:divBdr>
        <w:top w:val="none" w:sz="0" w:space="0" w:color="auto"/>
        <w:left w:val="none" w:sz="0" w:space="0" w:color="auto"/>
        <w:bottom w:val="none" w:sz="0" w:space="0" w:color="auto"/>
        <w:right w:val="none" w:sz="0" w:space="0" w:color="auto"/>
      </w:divBdr>
    </w:div>
    <w:div w:id="1825197238">
      <w:bodyDiv w:val="1"/>
      <w:marLeft w:val="0"/>
      <w:marRight w:val="0"/>
      <w:marTop w:val="0"/>
      <w:marBottom w:val="0"/>
      <w:divBdr>
        <w:top w:val="none" w:sz="0" w:space="0" w:color="auto"/>
        <w:left w:val="none" w:sz="0" w:space="0" w:color="auto"/>
        <w:bottom w:val="none" w:sz="0" w:space="0" w:color="auto"/>
        <w:right w:val="none" w:sz="0" w:space="0" w:color="auto"/>
      </w:divBdr>
    </w:div>
    <w:div w:id="1827429613">
      <w:bodyDiv w:val="1"/>
      <w:marLeft w:val="0"/>
      <w:marRight w:val="0"/>
      <w:marTop w:val="0"/>
      <w:marBottom w:val="0"/>
      <w:divBdr>
        <w:top w:val="none" w:sz="0" w:space="0" w:color="auto"/>
        <w:left w:val="none" w:sz="0" w:space="0" w:color="auto"/>
        <w:bottom w:val="none" w:sz="0" w:space="0" w:color="auto"/>
        <w:right w:val="none" w:sz="0" w:space="0" w:color="auto"/>
      </w:divBdr>
    </w:div>
    <w:div w:id="1832211052">
      <w:bodyDiv w:val="1"/>
      <w:marLeft w:val="0"/>
      <w:marRight w:val="0"/>
      <w:marTop w:val="0"/>
      <w:marBottom w:val="0"/>
      <w:divBdr>
        <w:top w:val="none" w:sz="0" w:space="0" w:color="auto"/>
        <w:left w:val="none" w:sz="0" w:space="0" w:color="auto"/>
        <w:bottom w:val="none" w:sz="0" w:space="0" w:color="auto"/>
        <w:right w:val="none" w:sz="0" w:space="0" w:color="auto"/>
      </w:divBdr>
    </w:div>
    <w:div w:id="1839804217">
      <w:bodyDiv w:val="1"/>
      <w:marLeft w:val="0"/>
      <w:marRight w:val="0"/>
      <w:marTop w:val="0"/>
      <w:marBottom w:val="0"/>
      <w:divBdr>
        <w:top w:val="none" w:sz="0" w:space="0" w:color="auto"/>
        <w:left w:val="none" w:sz="0" w:space="0" w:color="auto"/>
        <w:bottom w:val="none" w:sz="0" w:space="0" w:color="auto"/>
        <w:right w:val="none" w:sz="0" w:space="0" w:color="auto"/>
      </w:divBdr>
    </w:div>
    <w:div w:id="1848907598">
      <w:bodyDiv w:val="1"/>
      <w:marLeft w:val="0"/>
      <w:marRight w:val="0"/>
      <w:marTop w:val="0"/>
      <w:marBottom w:val="0"/>
      <w:divBdr>
        <w:top w:val="none" w:sz="0" w:space="0" w:color="auto"/>
        <w:left w:val="none" w:sz="0" w:space="0" w:color="auto"/>
        <w:bottom w:val="none" w:sz="0" w:space="0" w:color="auto"/>
        <w:right w:val="none" w:sz="0" w:space="0" w:color="auto"/>
      </w:divBdr>
    </w:div>
    <w:div w:id="1856915778">
      <w:bodyDiv w:val="1"/>
      <w:marLeft w:val="0"/>
      <w:marRight w:val="0"/>
      <w:marTop w:val="0"/>
      <w:marBottom w:val="0"/>
      <w:divBdr>
        <w:top w:val="none" w:sz="0" w:space="0" w:color="auto"/>
        <w:left w:val="none" w:sz="0" w:space="0" w:color="auto"/>
        <w:bottom w:val="none" w:sz="0" w:space="0" w:color="auto"/>
        <w:right w:val="none" w:sz="0" w:space="0" w:color="auto"/>
      </w:divBdr>
    </w:div>
    <w:div w:id="1861046013">
      <w:bodyDiv w:val="1"/>
      <w:marLeft w:val="0"/>
      <w:marRight w:val="0"/>
      <w:marTop w:val="0"/>
      <w:marBottom w:val="0"/>
      <w:divBdr>
        <w:top w:val="none" w:sz="0" w:space="0" w:color="auto"/>
        <w:left w:val="none" w:sz="0" w:space="0" w:color="auto"/>
        <w:bottom w:val="none" w:sz="0" w:space="0" w:color="auto"/>
        <w:right w:val="none" w:sz="0" w:space="0" w:color="auto"/>
      </w:divBdr>
    </w:div>
    <w:div w:id="1869291231">
      <w:bodyDiv w:val="1"/>
      <w:marLeft w:val="0"/>
      <w:marRight w:val="0"/>
      <w:marTop w:val="0"/>
      <w:marBottom w:val="0"/>
      <w:divBdr>
        <w:top w:val="none" w:sz="0" w:space="0" w:color="auto"/>
        <w:left w:val="none" w:sz="0" w:space="0" w:color="auto"/>
        <w:bottom w:val="none" w:sz="0" w:space="0" w:color="auto"/>
        <w:right w:val="none" w:sz="0" w:space="0" w:color="auto"/>
      </w:divBdr>
    </w:div>
    <w:div w:id="1870490495">
      <w:bodyDiv w:val="1"/>
      <w:marLeft w:val="0"/>
      <w:marRight w:val="0"/>
      <w:marTop w:val="0"/>
      <w:marBottom w:val="0"/>
      <w:divBdr>
        <w:top w:val="none" w:sz="0" w:space="0" w:color="auto"/>
        <w:left w:val="none" w:sz="0" w:space="0" w:color="auto"/>
        <w:bottom w:val="none" w:sz="0" w:space="0" w:color="auto"/>
        <w:right w:val="none" w:sz="0" w:space="0" w:color="auto"/>
      </w:divBdr>
    </w:div>
    <w:div w:id="1879077474">
      <w:bodyDiv w:val="1"/>
      <w:marLeft w:val="0"/>
      <w:marRight w:val="0"/>
      <w:marTop w:val="0"/>
      <w:marBottom w:val="0"/>
      <w:divBdr>
        <w:top w:val="none" w:sz="0" w:space="0" w:color="auto"/>
        <w:left w:val="none" w:sz="0" w:space="0" w:color="auto"/>
        <w:bottom w:val="none" w:sz="0" w:space="0" w:color="auto"/>
        <w:right w:val="none" w:sz="0" w:space="0" w:color="auto"/>
      </w:divBdr>
    </w:div>
    <w:div w:id="1884058461">
      <w:bodyDiv w:val="1"/>
      <w:marLeft w:val="0"/>
      <w:marRight w:val="0"/>
      <w:marTop w:val="0"/>
      <w:marBottom w:val="0"/>
      <w:divBdr>
        <w:top w:val="none" w:sz="0" w:space="0" w:color="auto"/>
        <w:left w:val="none" w:sz="0" w:space="0" w:color="auto"/>
        <w:bottom w:val="none" w:sz="0" w:space="0" w:color="auto"/>
        <w:right w:val="none" w:sz="0" w:space="0" w:color="auto"/>
      </w:divBdr>
    </w:div>
    <w:div w:id="1889219267">
      <w:bodyDiv w:val="1"/>
      <w:marLeft w:val="0"/>
      <w:marRight w:val="0"/>
      <w:marTop w:val="0"/>
      <w:marBottom w:val="0"/>
      <w:divBdr>
        <w:top w:val="none" w:sz="0" w:space="0" w:color="auto"/>
        <w:left w:val="none" w:sz="0" w:space="0" w:color="auto"/>
        <w:bottom w:val="none" w:sz="0" w:space="0" w:color="auto"/>
        <w:right w:val="none" w:sz="0" w:space="0" w:color="auto"/>
      </w:divBdr>
    </w:div>
    <w:div w:id="1904483731">
      <w:bodyDiv w:val="1"/>
      <w:marLeft w:val="0"/>
      <w:marRight w:val="0"/>
      <w:marTop w:val="0"/>
      <w:marBottom w:val="0"/>
      <w:divBdr>
        <w:top w:val="none" w:sz="0" w:space="0" w:color="auto"/>
        <w:left w:val="none" w:sz="0" w:space="0" w:color="auto"/>
        <w:bottom w:val="none" w:sz="0" w:space="0" w:color="auto"/>
        <w:right w:val="none" w:sz="0" w:space="0" w:color="auto"/>
      </w:divBdr>
    </w:div>
    <w:div w:id="1907639863">
      <w:bodyDiv w:val="1"/>
      <w:marLeft w:val="0"/>
      <w:marRight w:val="0"/>
      <w:marTop w:val="0"/>
      <w:marBottom w:val="0"/>
      <w:divBdr>
        <w:top w:val="none" w:sz="0" w:space="0" w:color="auto"/>
        <w:left w:val="none" w:sz="0" w:space="0" w:color="auto"/>
        <w:bottom w:val="none" w:sz="0" w:space="0" w:color="auto"/>
        <w:right w:val="none" w:sz="0" w:space="0" w:color="auto"/>
      </w:divBdr>
    </w:div>
    <w:div w:id="1908296831">
      <w:bodyDiv w:val="1"/>
      <w:marLeft w:val="0"/>
      <w:marRight w:val="0"/>
      <w:marTop w:val="0"/>
      <w:marBottom w:val="0"/>
      <w:divBdr>
        <w:top w:val="none" w:sz="0" w:space="0" w:color="auto"/>
        <w:left w:val="none" w:sz="0" w:space="0" w:color="auto"/>
        <w:bottom w:val="none" w:sz="0" w:space="0" w:color="auto"/>
        <w:right w:val="none" w:sz="0" w:space="0" w:color="auto"/>
      </w:divBdr>
    </w:div>
    <w:div w:id="1914925687">
      <w:bodyDiv w:val="1"/>
      <w:marLeft w:val="0"/>
      <w:marRight w:val="0"/>
      <w:marTop w:val="0"/>
      <w:marBottom w:val="0"/>
      <w:divBdr>
        <w:top w:val="none" w:sz="0" w:space="0" w:color="auto"/>
        <w:left w:val="none" w:sz="0" w:space="0" w:color="auto"/>
        <w:bottom w:val="none" w:sz="0" w:space="0" w:color="auto"/>
        <w:right w:val="none" w:sz="0" w:space="0" w:color="auto"/>
      </w:divBdr>
    </w:div>
    <w:div w:id="1915823401">
      <w:bodyDiv w:val="1"/>
      <w:marLeft w:val="0"/>
      <w:marRight w:val="0"/>
      <w:marTop w:val="0"/>
      <w:marBottom w:val="0"/>
      <w:divBdr>
        <w:top w:val="none" w:sz="0" w:space="0" w:color="auto"/>
        <w:left w:val="none" w:sz="0" w:space="0" w:color="auto"/>
        <w:bottom w:val="none" w:sz="0" w:space="0" w:color="auto"/>
        <w:right w:val="none" w:sz="0" w:space="0" w:color="auto"/>
      </w:divBdr>
    </w:div>
    <w:div w:id="1920752097">
      <w:bodyDiv w:val="1"/>
      <w:marLeft w:val="0"/>
      <w:marRight w:val="0"/>
      <w:marTop w:val="0"/>
      <w:marBottom w:val="0"/>
      <w:divBdr>
        <w:top w:val="none" w:sz="0" w:space="0" w:color="auto"/>
        <w:left w:val="none" w:sz="0" w:space="0" w:color="auto"/>
        <w:bottom w:val="none" w:sz="0" w:space="0" w:color="auto"/>
        <w:right w:val="none" w:sz="0" w:space="0" w:color="auto"/>
      </w:divBdr>
    </w:div>
    <w:div w:id="1924293139">
      <w:bodyDiv w:val="1"/>
      <w:marLeft w:val="0"/>
      <w:marRight w:val="0"/>
      <w:marTop w:val="0"/>
      <w:marBottom w:val="0"/>
      <w:divBdr>
        <w:top w:val="none" w:sz="0" w:space="0" w:color="auto"/>
        <w:left w:val="none" w:sz="0" w:space="0" w:color="auto"/>
        <w:bottom w:val="none" w:sz="0" w:space="0" w:color="auto"/>
        <w:right w:val="none" w:sz="0" w:space="0" w:color="auto"/>
      </w:divBdr>
    </w:div>
    <w:div w:id="1940023859">
      <w:bodyDiv w:val="1"/>
      <w:marLeft w:val="0"/>
      <w:marRight w:val="0"/>
      <w:marTop w:val="0"/>
      <w:marBottom w:val="0"/>
      <w:divBdr>
        <w:top w:val="none" w:sz="0" w:space="0" w:color="auto"/>
        <w:left w:val="none" w:sz="0" w:space="0" w:color="auto"/>
        <w:bottom w:val="none" w:sz="0" w:space="0" w:color="auto"/>
        <w:right w:val="none" w:sz="0" w:space="0" w:color="auto"/>
      </w:divBdr>
    </w:div>
    <w:div w:id="1945646003">
      <w:bodyDiv w:val="1"/>
      <w:marLeft w:val="0"/>
      <w:marRight w:val="0"/>
      <w:marTop w:val="0"/>
      <w:marBottom w:val="0"/>
      <w:divBdr>
        <w:top w:val="none" w:sz="0" w:space="0" w:color="auto"/>
        <w:left w:val="none" w:sz="0" w:space="0" w:color="auto"/>
        <w:bottom w:val="none" w:sz="0" w:space="0" w:color="auto"/>
        <w:right w:val="none" w:sz="0" w:space="0" w:color="auto"/>
      </w:divBdr>
    </w:div>
    <w:div w:id="1961909607">
      <w:bodyDiv w:val="1"/>
      <w:marLeft w:val="0"/>
      <w:marRight w:val="0"/>
      <w:marTop w:val="0"/>
      <w:marBottom w:val="0"/>
      <w:divBdr>
        <w:top w:val="none" w:sz="0" w:space="0" w:color="auto"/>
        <w:left w:val="none" w:sz="0" w:space="0" w:color="auto"/>
        <w:bottom w:val="none" w:sz="0" w:space="0" w:color="auto"/>
        <w:right w:val="none" w:sz="0" w:space="0" w:color="auto"/>
      </w:divBdr>
    </w:div>
    <w:div w:id="1976523638">
      <w:bodyDiv w:val="1"/>
      <w:marLeft w:val="0"/>
      <w:marRight w:val="0"/>
      <w:marTop w:val="0"/>
      <w:marBottom w:val="0"/>
      <w:divBdr>
        <w:top w:val="none" w:sz="0" w:space="0" w:color="auto"/>
        <w:left w:val="none" w:sz="0" w:space="0" w:color="auto"/>
        <w:bottom w:val="none" w:sz="0" w:space="0" w:color="auto"/>
        <w:right w:val="none" w:sz="0" w:space="0" w:color="auto"/>
      </w:divBdr>
    </w:div>
    <w:div w:id="1976714755">
      <w:bodyDiv w:val="1"/>
      <w:marLeft w:val="0"/>
      <w:marRight w:val="0"/>
      <w:marTop w:val="0"/>
      <w:marBottom w:val="0"/>
      <w:divBdr>
        <w:top w:val="none" w:sz="0" w:space="0" w:color="auto"/>
        <w:left w:val="none" w:sz="0" w:space="0" w:color="auto"/>
        <w:bottom w:val="none" w:sz="0" w:space="0" w:color="auto"/>
        <w:right w:val="none" w:sz="0" w:space="0" w:color="auto"/>
      </w:divBdr>
    </w:div>
    <w:div w:id="1987542025">
      <w:bodyDiv w:val="1"/>
      <w:marLeft w:val="0"/>
      <w:marRight w:val="0"/>
      <w:marTop w:val="0"/>
      <w:marBottom w:val="0"/>
      <w:divBdr>
        <w:top w:val="none" w:sz="0" w:space="0" w:color="auto"/>
        <w:left w:val="none" w:sz="0" w:space="0" w:color="auto"/>
        <w:bottom w:val="none" w:sz="0" w:space="0" w:color="auto"/>
        <w:right w:val="none" w:sz="0" w:space="0" w:color="auto"/>
      </w:divBdr>
    </w:div>
    <w:div w:id="1988624744">
      <w:bodyDiv w:val="1"/>
      <w:marLeft w:val="0"/>
      <w:marRight w:val="0"/>
      <w:marTop w:val="0"/>
      <w:marBottom w:val="0"/>
      <w:divBdr>
        <w:top w:val="none" w:sz="0" w:space="0" w:color="auto"/>
        <w:left w:val="none" w:sz="0" w:space="0" w:color="auto"/>
        <w:bottom w:val="none" w:sz="0" w:space="0" w:color="auto"/>
        <w:right w:val="none" w:sz="0" w:space="0" w:color="auto"/>
      </w:divBdr>
    </w:div>
    <w:div w:id="1991058979">
      <w:bodyDiv w:val="1"/>
      <w:marLeft w:val="0"/>
      <w:marRight w:val="0"/>
      <w:marTop w:val="0"/>
      <w:marBottom w:val="0"/>
      <w:divBdr>
        <w:top w:val="none" w:sz="0" w:space="0" w:color="auto"/>
        <w:left w:val="none" w:sz="0" w:space="0" w:color="auto"/>
        <w:bottom w:val="none" w:sz="0" w:space="0" w:color="auto"/>
        <w:right w:val="none" w:sz="0" w:space="0" w:color="auto"/>
      </w:divBdr>
    </w:div>
    <w:div w:id="1993175410">
      <w:bodyDiv w:val="1"/>
      <w:marLeft w:val="0"/>
      <w:marRight w:val="0"/>
      <w:marTop w:val="0"/>
      <w:marBottom w:val="0"/>
      <w:divBdr>
        <w:top w:val="none" w:sz="0" w:space="0" w:color="auto"/>
        <w:left w:val="none" w:sz="0" w:space="0" w:color="auto"/>
        <w:bottom w:val="none" w:sz="0" w:space="0" w:color="auto"/>
        <w:right w:val="none" w:sz="0" w:space="0" w:color="auto"/>
      </w:divBdr>
    </w:div>
    <w:div w:id="2000310549">
      <w:bodyDiv w:val="1"/>
      <w:marLeft w:val="0"/>
      <w:marRight w:val="0"/>
      <w:marTop w:val="0"/>
      <w:marBottom w:val="0"/>
      <w:divBdr>
        <w:top w:val="none" w:sz="0" w:space="0" w:color="auto"/>
        <w:left w:val="none" w:sz="0" w:space="0" w:color="auto"/>
        <w:bottom w:val="none" w:sz="0" w:space="0" w:color="auto"/>
        <w:right w:val="none" w:sz="0" w:space="0" w:color="auto"/>
      </w:divBdr>
    </w:div>
    <w:div w:id="2005931182">
      <w:bodyDiv w:val="1"/>
      <w:marLeft w:val="0"/>
      <w:marRight w:val="0"/>
      <w:marTop w:val="0"/>
      <w:marBottom w:val="0"/>
      <w:divBdr>
        <w:top w:val="none" w:sz="0" w:space="0" w:color="auto"/>
        <w:left w:val="none" w:sz="0" w:space="0" w:color="auto"/>
        <w:bottom w:val="none" w:sz="0" w:space="0" w:color="auto"/>
        <w:right w:val="none" w:sz="0" w:space="0" w:color="auto"/>
      </w:divBdr>
    </w:div>
    <w:div w:id="2009942592">
      <w:bodyDiv w:val="1"/>
      <w:marLeft w:val="0"/>
      <w:marRight w:val="0"/>
      <w:marTop w:val="0"/>
      <w:marBottom w:val="0"/>
      <w:divBdr>
        <w:top w:val="none" w:sz="0" w:space="0" w:color="auto"/>
        <w:left w:val="none" w:sz="0" w:space="0" w:color="auto"/>
        <w:bottom w:val="none" w:sz="0" w:space="0" w:color="auto"/>
        <w:right w:val="none" w:sz="0" w:space="0" w:color="auto"/>
      </w:divBdr>
    </w:div>
    <w:div w:id="2014649619">
      <w:bodyDiv w:val="1"/>
      <w:marLeft w:val="0"/>
      <w:marRight w:val="0"/>
      <w:marTop w:val="0"/>
      <w:marBottom w:val="0"/>
      <w:divBdr>
        <w:top w:val="none" w:sz="0" w:space="0" w:color="auto"/>
        <w:left w:val="none" w:sz="0" w:space="0" w:color="auto"/>
        <w:bottom w:val="none" w:sz="0" w:space="0" w:color="auto"/>
        <w:right w:val="none" w:sz="0" w:space="0" w:color="auto"/>
      </w:divBdr>
    </w:div>
    <w:div w:id="2018072956">
      <w:bodyDiv w:val="1"/>
      <w:marLeft w:val="0"/>
      <w:marRight w:val="0"/>
      <w:marTop w:val="0"/>
      <w:marBottom w:val="0"/>
      <w:divBdr>
        <w:top w:val="none" w:sz="0" w:space="0" w:color="auto"/>
        <w:left w:val="none" w:sz="0" w:space="0" w:color="auto"/>
        <w:bottom w:val="none" w:sz="0" w:space="0" w:color="auto"/>
        <w:right w:val="none" w:sz="0" w:space="0" w:color="auto"/>
      </w:divBdr>
    </w:div>
    <w:div w:id="2018194242">
      <w:bodyDiv w:val="1"/>
      <w:marLeft w:val="0"/>
      <w:marRight w:val="0"/>
      <w:marTop w:val="0"/>
      <w:marBottom w:val="0"/>
      <w:divBdr>
        <w:top w:val="none" w:sz="0" w:space="0" w:color="auto"/>
        <w:left w:val="none" w:sz="0" w:space="0" w:color="auto"/>
        <w:bottom w:val="none" w:sz="0" w:space="0" w:color="auto"/>
        <w:right w:val="none" w:sz="0" w:space="0" w:color="auto"/>
      </w:divBdr>
    </w:div>
    <w:div w:id="2023433634">
      <w:bodyDiv w:val="1"/>
      <w:marLeft w:val="0"/>
      <w:marRight w:val="0"/>
      <w:marTop w:val="0"/>
      <w:marBottom w:val="0"/>
      <w:divBdr>
        <w:top w:val="none" w:sz="0" w:space="0" w:color="auto"/>
        <w:left w:val="none" w:sz="0" w:space="0" w:color="auto"/>
        <w:bottom w:val="none" w:sz="0" w:space="0" w:color="auto"/>
        <w:right w:val="none" w:sz="0" w:space="0" w:color="auto"/>
      </w:divBdr>
    </w:div>
    <w:div w:id="2044550864">
      <w:bodyDiv w:val="1"/>
      <w:marLeft w:val="0"/>
      <w:marRight w:val="0"/>
      <w:marTop w:val="0"/>
      <w:marBottom w:val="0"/>
      <w:divBdr>
        <w:top w:val="none" w:sz="0" w:space="0" w:color="auto"/>
        <w:left w:val="none" w:sz="0" w:space="0" w:color="auto"/>
        <w:bottom w:val="none" w:sz="0" w:space="0" w:color="auto"/>
        <w:right w:val="none" w:sz="0" w:space="0" w:color="auto"/>
      </w:divBdr>
    </w:div>
    <w:div w:id="2046522985">
      <w:bodyDiv w:val="1"/>
      <w:marLeft w:val="0"/>
      <w:marRight w:val="0"/>
      <w:marTop w:val="0"/>
      <w:marBottom w:val="0"/>
      <w:divBdr>
        <w:top w:val="none" w:sz="0" w:space="0" w:color="auto"/>
        <w:left w:val="none" w:sz="0" w:space="0" w:color="auto"/>
        <w:bottom w:val="none" w:sz="0" w:space="0" w:color="auto"/>
        <w:right w:val="none" w:sz="0" w:space="0" w:color="auto"/>
      </w:divBdr>
    </w:div>
    <w:div w:id="2047296207">
      <w:bodyDiv w:val="1"/>
      <w:marLeft w:val="0"/>
      <w:marRight w:val="0"/>
      <w:marTop w:val="0"/>
      <w:marBottom w:val="0"/>
      <w:divBdr>
        <w:top w:val="none" w:sz="0" w:space="0" w:color="auto"/>
        <w:left w:val="none" w:sz="0" w:space="0" w:color="auto"/>
        <w:bottom w:val="none" w:sz="0" w:space="0" w:color="auto"/>
        <w:right w:val="none" w:sz="0" w:space="0" w:color="auto"/>
      </w:divBdr>
    </w:div>
    <w:div w:id="2053651418">
      <w:bodyDiv w:val="1"/>
      <w:marLeft w:val="0"/>
      <w:marRight w:val="0"/>
      <w:marTop w:val="0"/>
      <w:marBottom w:val="0"/>
      <w:divBdr>
        <w:top w:val="none" w:sz="0" w:space="0" w:color="auto"/>
        <w:left w:val="none" w:sz="0" w:space="0" w:color="auto"/>
        <w:bottom w:val="none" w:sz="0" w:space="0" w:color="auto"/>
        <w:right w:val="none" w:sz="0" w:space="0" w:color="auto"/>
      </w:divBdr>
    </w:div>
    <w:div w:id="2053797572">
      <w:bodyDiv w:val="1"/>
      <w:marLeft w:val="0"/>
      <w:marRight w:val="0"/>
      <w:marTop w:val="0"/>
      <w:marBottom w:val="0"/>
      <w:divBdr>
        <w:top w:val="none" w:sz="0" w:space="0" w:color="auto"/>
        <w:left w:val="none" w:sz="0" w:space="0" w:color="auto"/>
        <w:bottom w:val="none" w:sz="0" w:space="0" w:color="auto"/>
        <w:right w:val="none" w:sz="0" w:space="0" w:color="auto"/>
      </w:divBdr>
    </w:div>
    <w:div w:id="2060743748">
      <w:bodyDiv w:val="1"/>
      <w:marLeft w:val="0"/>
      <w:marRight w:val="0"/>
      <w:marTop w:val="0"/>
      <w:marBottom w:val="0"/>
      <w:divBdr>
        <w:top w:val="none" w:sz="0" w:space="0" w:color="auto"/>
        <w:left w:val="none" w:sz="0" w:space="0" w:color="auto"/>
        <w:bottom w:val="none" w:sz="0" w:space="0" w:color="auto"/>
        <w:right w:val="none" w:sz="0" w:space="0" w:color="auto"/>
      </w:divBdr>
    </w:div>
    <w:div w:id="2061637115">
      <w:bodyDiv w:val="1"/>
      <w:marLeft w:val="0"/>
      <w:marRight w:val="0"/>
      <w:marTop w:val="0"/>
      <w:marBottom w:val="0"/>
      <w:divBdr>
        <w:top w:val="none" w:sz="0" w:space="0" w:color="auto"/>
        <w:left w:val="none" w:sz="0" w:space="0" w:color="auto"/>
        <w:bottom w:val="none" w:sz="0" w:space="0" w:color="auto"/>
        <w:right w:val="none" w:sz="0" w:space="0" w:color="auto"/>
      </w:divBdr>
    </w:div>
    <w:div w:id="2062358583">
      <w:bodyDiv w:val="1"/>
      <w:marLeft w:val="0"/>
      <w:marRight w:val="0"/>
      <w:marTop w:val="0"/>
      <w:marBottom w:val="0"/>
      <w:divBdr>
        <w:top w:val="none" w:sz="0" w:space="0" w:color="auto"/>
        <w:left w:val="none" w:sz="0" w:space="0" w:color="auto"/>
        <w:bottom w:val="none" w:sz="0" w:space="0" w:color="auto"/>
        <w:right w:val="none" w:sz="0" w:space="0" w:color="auto"/>
      </w:divBdr>
    </w:div>
    <w:div w:id="2065640618">
      <w:bodyDiv w:val="1"/>
      <w:marLeft w:val="0"/>
      <w:marRight w:val="0"/>
      <w:marTop w:val="0"/>
      <w:marBottom w:val="0"/>
      <w:divBdr>
        <w:top w:val="none" w:sz="0" w:space="0" w:color="auto"/>
        <w:left w:val="none" w:sz="0" w:space="0" w:color="auto"/>
        <w:bottom w:val="none" w:sz="0" w:space="0" w:color="auto"/>
        <w:right w:val="none" w:sz="0" w:space="0" w:color="auto"/>
      </w:divBdr>
    </w:div>
    <w:div w:id="2066444885">
      <w:bodyDiv w:val="1"/>
      <w:marLeft w:val="0"/>
      <w:marRight w:val="0"/>
      <w:marTop w:val="0"/>
      <w:marBottom w:val="0"/>
      <w:divBdr>
        <w:top w:val="none" w:sz="0" w:space="0" w:color="auto"/>
        <w:left w:val="none" w:sz="0" w:space="0" w:color="auto"/>
        <w:bottom w:val="none" w:sz="0" w:space="0" w:color="auto"/>
        <w:right w:val="none" w:sz="0" w:space="0" w:color="auto"/>
      </w:divBdr>
    </w:div>
    <w:div w:id="2077623723">
      <w:bodyDiv w:val="1"/>
      <w:marLeft w:val="0"/>
      <w:marRight w:val="0"/>
      <w:marTop w:val="0"/>
      <w:marBottom w:val="0"/>
      <w:divBdr>
        <w:top w:val="none" w:sz="0" w:space="0" w:color="auto"/>
        <w:left w:val="none" w:sz="0" w:space="0" w:color="auto"/>
        <w:bottom w:val="none" w:sz="0" w:space="0" w:color="auto"/>
        <w:right w:val="none" w:sz="0" w:space="0" w:color="auto"/>
      </w:divBdr>
    </w:div>
    <w:div w:id="2090035336">
      <w:bodyDiv w:val="1"/>
      <w:marLeft w:val="0"/>
      <w:marRight w:val="0"/>
      <w:marTop w:val="0"/>
      <w:marBottom w:val="0"/>
      <w:divBdr>
        <w:top w:val="none" w:sz="0" w:space="0" w:color="auto"/>
        <w:left w:val="none" w:sz="0" w:space="0" w:color="auto"/>
        <w:bottom w:val="none" w:sz="0" w:space="0" w:color="auto"/>
        <w:right w:val="none" w:sz="0" w:space="0" w:color="auto"/>
      </w:divBdr>
    </w:div>
    <w:div w:id="2093820397">
      <w:bodyDiv w:val="1"/>
      <w:marLeft w:val="0"/>
      <w:marRight w:val="0"/>
      <w:marTop w:val="0"/>
      <w:marBottom w:val="0"/>
      <w:divBdr>
        <w:top w:val="none" w:sz="0" w:space="0" w:color="auto"/>
        <w:left w:val="none" w:sz="0" w:space="0" w:color="auto"/>
        <w:bottom w:val="none" w:sz="0" w:space="0" w:color="auto"/>
        <w:right w:val="none" w:sz="0" w:space="0" w:color="auto"/>
      </w:divBdr>
    </w:div>
    <w:div w:id="2107967476">
      <w:bodyDiv w:val="1"/>
      <w:marLeft w:val="0"/>
      <w:marRight w:val="0"/>
      <w:marTop w:val="0"/>
      <w:marBottom w:val="0"/>
      <w:divBdr>
        <w:top w:val="none" w:sz="0" w:space="0" w:color="auto"/>
        <w:left w:val="none" w:sz="0" w:space="0" w:color="auto"/>
        <w:bottom w:val="none" w:sz="0" w:space="0" w:color="auto"/>
        <w:right w:val="none" w:sz="0" w:space="0" w:color="auto"/>
      </w:divBdr>
    </w:div>
    <w:div w:id="2115201350">
      <w:bodyDiv w:val="1"/>
      <w:marLeft w:val="0"/>
      <w:marRight w:val="0"/>
      <w:marTop w:val="0"/>
      <w:marBottom w:val="0"/>
      <w:divBdr>
        <w:top w:val="none" w:sz="0" w:space="0" w:color="auto"/>
        <w:left w:val="none" w:sz="0" w:space="0" w:color="auto"/>
        <w:bottom w:val="none" w:sz="0" w:space="0" w:color="auto"/>
        <w:right w:val="none" w:sz="0" w:space="0" w:color="auto"/>
      </w:divBdr>
    </w:div>
    <w:div w:id="2119833515">
      <w:bodyDiv w:val="1"/>
      <w:marLeft w:val="0"/>
      <w:marRight w:val="0"/>
      <w:marTop w:val="0"/>
      <w:marBottom w:val="0"/>
      <w:divBdr>
        <w:top w:val="none" w:sz="0" w:space="0" w:color="auto"/>
        <w:left w:val="none" w:sz="0" w:space="0" w:color="auto"/>
        <w:bottom w:val="none" w:sz="0" w:space="0" w:color="auto"/>
        <w:right w:val="none" w:sz="0" w:space="0" w:color="auto"/>
      </w:divBdr>
    </w:div>
    <w:div w:id="2122335013">
      <w:bodyDiv w:val="1"/>
      <w:marLeft w:val="0"/>
      <w:marRight w:val="0"/>
      <w:marTop w:val="0"/>
      <w:marBottom w:val="0"/>
      <w:divBdr>
        <w:top w:val="none" w:sz="0" w:space="0" w:color="auto"/>
        <w:left w:val="none" w:sz="0" w:space="0" w:color="auto"/>
        <w:bottom w:val="none" w:sz="0" w:space="0" w:color="auto"/>
        <w:right w:val="none" w:sz="0" w:space="0" w:color="auto"/>
      </w:divBdr>
    </w:div>
    <w:div w:id="2126583025">
      <w:bodyDiv w:val="1"/>
      <w:marLeft w:val="0"/>
      <w:marRight w:val="0"/>
      <w:marTop w:val="0"/>
      <w:marBottom w:val="0"/>
      <w:divBdr>
        <w:top w:val="none" w:sz="0" w:space="0" w:color="auto"/>
        <w:left w:val="none" w:sz="0" w:space="0" w:color="auto"/>
        <w:bottom w:val="none" w:sz="0" w:space="0" w:color="auto"/>
        <w:right w:val="none" w:sz="0" w:space="0" w:color="auto"/>
      </w:divBdr>
    </w:div>
    <w:div w:id="2127968350">
      <w:bodyDiv w:val="1"/>
      <w:marLeft w:val="0"/>
      <w:marRight w:val="0"/>
      <w:marTop w:val="0"/>
      <w:marBottom w:val="0"/>
      <w:divBdr>
        <w:top w:val="none" w:sz="0" w:space="0" w:color="auto"/>
        <w:left w:val="none" w:sz="0" w:space="0" w:color="auto"/>
        <w:bottom w:val="none" w:sz="0" w:space="0" w:color="auto"/>
        <w:right w:val="none" w:sz="0" w:space="0" w:color="auto"/>
      </w:divBdr>
    </w:div>
    <w:div w:id="2129808280">
      <w:bodyDiv w:val="1"/>
      <w:marLeft w:val="0"/>
      <w:marRight w:val="0"/>
      <w:marTop w:val="0"/>
      <w:marBottom w:val="0"/>
      <w:divBdr>
        <w:top w:val="none" w:sz="0" w:space="0" w:color="auto"/>
        <w:left w:val="none" w:sz="0" w:space="0" w:color="auto"/>
        <w:bottom w:val="none" w:sz="0" w:space="0" w:color="auto"/>
        <w:right w:val="none" w:sz="0" w:space="0" w:color="auto"/>
      </w:divBdr>
    </w:div>
    <w:div w:id="2129934135">
      <w:bodyDiv w:val="1"/>
      <w:marLeft w:val="0"/>
      <w:marRight w:val="0"/>
      <w:marTop w:val="0"/>
      <w:marBottom w:val="0"/>
      <w:divBdr>
        <w:top w:val="none" w:sz="0" w:space="0" w:color="auto"/>
        <w:left w:val="none" w:sz="0" w:space="0" w:color="auto"/>
        <w:bottom w:val="none" w:sz="0" w:space="0" w:color="auto"/>
        <w:right w:val="none" w:sz="0" w:space="0" w:color="auto"/>
      </w:divBdr>
    </w:div>
    <w:div w:id="2130395872">
      <w:bodyDiv w:val="1"/>
      <w:marLeft w:val="0"/>
      <w:marRight w:val="0"/>
      <w:marTop w:val="0"/>
      <w:marBottom w:val="0"/>
      <w:divBdr>
        <w:top w:val="none" w:sz="0" w:space="0" w:color="auto"/>
        <w:left w:val="none" w:sz="0" w:space="0" w:color="auto"/>
        <w:bottom w:val="none" w:sz="0" w:space="0" w:color="auto"/>
        <w:right w:val="none" w:sz="0" w:space="0" w:color="auto"/>
      </w:divBdr>
    </w:div>
    <w:div w:id="2134902406">
      <w:bodyDiv w:val="1"/>
      <w:marLeft w:val="0"/>
      <w:marRight w:val="0"/>
      <w:marTop w:val="0"/>
      <w:marBottom w:val="0"/>
      <w:divBdr>
        <w:top w:val="none" w:sz="0" w:space="0" w:color="auto"/>
        <w:left w:val="none" w:sz="0" w:space="0" w:color="auto"/>
        <w:bottom w:val="none" w:sz="0" w:space="0" w:color="auto"/>
        <w:right w:val="none" w:sz="0" w:space="0" w:color="auto"/>
      </w:divBdr>
    </w:div>
    <w:div w:id="2136020914">
      <w:bodyDiv w:val="1"/>
      <w:marLeft w:val="0"/>
      <w:marRight w:val="0"/>
      <w:marTop w:val="0"/>
      <w:marBottom w:val="0"/>
      <w:divBdr>
        <w:top w:val="none" w:sz="0" w:space="0" w:color="auto"/>
        <w:left w:val="none" w:sz="0" w:space="0" w:color="auto"/>
        <w:bottom w:val="none" w:sz="0" w:space="0" w:color="auto"/>
        <w:right w:val="none" w:sz="0" w:space="0" w:color="auto"/>
      </w:divBdr>
    </w:div>
    <w:div w:id="2136556186">
      <w:bodyDiv w:val="1"/>
      <w:marLeft w:val="0"/>
      <w:marRight w:val="0"/>
      <w:marTop w:val="0"/>
      <w:marBottom w:val="0"/>
      <w:divBdr>
        <w:top w:val="none" w:sz="0" w:space="0" w:color="auto"/>
        <w:left w:val="none" w:sz="0" w:space="0" w:color="auto"/>
        <w:bottom w:val="none" w:sz="0" w:space="0" w:color="auto"/>
        <w:right w:val="none" w:sz="0" w:space="0" w:color="auto"/>
      </w:divBdr>
    </w:div>
    <w:div w:id="213721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JP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5.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Arial"/>
        <a:cs typeface="Arial"/>
      </a:majorFont>
      <a:minorFont>
        <a:latin typeface="Calibri"/>
        <a:ea typeface="Arial"/>
        <a:cs typeface="Arial"/>
      </a:minorFont>
    </a:fontScheme>
    <a:fmtScheme name="Escritório">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Pre16</b:Tag>
    <b:SourceType>Book</b:SourceType>
    <b:Guid>{B84EF058-1660-48B9-8025-B23C21785AE1}</b:Guid>
    <b:Title>Engenharia de Software. Uma Abordagem Profissional</b:Title>
    <b:Year>2016</b:Year>
    <b:Publisher>Mc Graw Hill</b:Publisher>
    <b:LCID>pt-BR</b:LCID>
    <b:Author>
      <b:Author>
        <b:NameList>
          <b:Person>
            <b:Last>Pressman</b:Last>
            <b:First>Roger</b:First>
            <b:Middle>S.</b:Middle>
          </b:Person>
          <b:Person>
            <b:Last>Maxim</b:Last>
            <b:First>Bruce</b:First>
            <b:Middle>R.</b:Middle>
          </b:Person>
        </b:NameList>
      </b:Author>
    </b:Author>
    <b:RefOrder>6</b:RefOrder>
  </b:Source>
  <b:Source>
    <b:Tag>Luc18</b:Tag>
    <b:SourceType>InternetSite</b:SourceType>
    <b:Guid>{8FA36095-8565-4206-9439-6128E0F59C4E}</b:Guid>
    <b:Year>2018</b:Year>
    <b:InternetSiteTitle>LucidChart</b:InternetSiteTitle>
    <b:YearAccessed>2018</b:YearAccessed>
    <b:MonthAccessed>Maio</b:MonthAccessed>
    <b:DayAccessed>2018</b:DayAccessed>
    <b:URL>https://www.lucidchart.com/pages/pt/fluxograma-online</b:URL>
    <b:Author>
      <b:Author>
        <b:NameList>
          <b:Person>
            <b:Last>LucidChart</b:Last>
          </b:Person>
        </b:NameList>
      </b:Author>
    </b:Author>
    <b:RefOrder>7</b:RefOrder>
  </b:Source>
  <b:Source>
    <b:Tag>Che90</b:Tag>
    <b:SourceType>Book</b:SourceType>
    <b:Guid>{EE2A812C-E6A9-48D2-BC83-44F80FD16A05}</b:Guid>
    <b:Author>
      <b:Author>
        <b:NameList>
          <b:Person>
            <b:Last>Chen</b:Last>
            <b:First>Peter</b:First>
          </b:Person>
        </b:NameList>
      </b:Author>
    </b:Author>
    <b:Title>Modelagem de Dados. A Abordagem Entidade-Relacionamento para Projeto Lógico</b:Title>
    <b:Year>1990</b:Year>
    <b:Publisher>Makron Books</b:Publisher>
    <b:RefOrder>10</b:RefOrder>
  </b:Source>
  <b:Source>
    <b:Tag>Biz18</b:Tag>
    <b:SourceType>InternetSite</b:SourceType>
    <b:Guid>{3BA1F9E4-53EB-491A-8F10-6BEED1BF7F62}</b:Guid>
    <b:Title>Bizagi BPMN Suite</b:Title>
    <b:InternetSiteTitle>Bizagi Modeler</b:InternetSiteTitle>
    <b:YearAccessed>2018</b:YearAccessed>
    <b:MonthAccessed>Maio</b:MonthAccessed>
    <b:DayAccessed>24</b:DayAccessed>
    <b:URL>https://www.bizagi.com/pt/produtos/bpm-suite/modeler</b:URL>
    <b:Author>
      <b:Author>
        <b:NameList>
          <b:Person>
            <b:Last>Bizagi</b:Last>
          </b:Person>
        </b:NameList>
      </b:Author>
    </b:Author>
    <b:Year>2018</b:Year>
    <b:RefOrder>8</b:RefOrder>
  </b:Source>
  <b:Source>
    <b:Tag>Mar05</b:Tag>
    <b:SourceType>InternetSite</b:SourceType>
    <b:Guid>{06CC1477-9FFA-486D-A368-F3B4365F8FEF}</b:Guid>
    <b:Title>Marinha do Brasil</b:Title>
    <b:InternetSiteTitle>DPC-02</b:InternetSiteTitle>
    <b:Year>2005</b:Year>
    <b:YearAccessed>2018</b:YearAccessed>
    <b:MonthAccessed>Maio</b:MonthAccessed>
    <b:DayAccessed>24</b:DayAccessed>
    <b:URL>http://www.dpc.mar.mil.br/sites/default/files/normam-02_dpc_mod18.pdf</b:URL>
    <b:Author>
      <b:Author>
        <b:NameList>
          <b:Person>
            <b:Last>Marinha</b:Last>
          </b:Person>
        </b:NameList>
      </b:Author>
    </b:Author>
    <b:RefOrder>3</b:RefOrder>
  </b:Source>
  <b:Source>
    <b:Tag>Ora18</b:Tag>
    <b:SourceType>InternetSite</b:SourceType>
    <b:Guid>{30F2B703-9F9F-4FCD-AF92-9622B8EB7D2D}</b:Guid>
    <b:Author>
      <b:Author>
        <b:NameList>
          <b:Person>
            <b:Last>Oracle</b:Last>
          </b:Person>
        </b:NameList>
      </b:Author>
    </b:Author>
    <b:InternetSiteTitle>Site da Oracle</b:InternetSiteTitle>
    <b:ProductionCompany>Oracle</b:ProductionCompany>
    <b:YearAccessed>2018</b:YearAccessed>
    <b:MonthAccessed>Maio</b:MonthAccessed>
    <b:DayAccessed>25</b:DayAccessed>
    <b:URL>http://www.oracle.com/technetwork/java/javaee/downloads/apis-139520.html</b:URL>
    <b:Year>2018</b:Year>
    <b:RefOrder>20</b:RefOrder>
  </b:Source>
  <b:Source>
    <b:Tag>W3S18</b:Tag>
    <b:SourceType>InternetSite</b:SourceType>
    <b:Guid>{7C04702F-BCEF-4AA5-8D07-B8E5E85D2E25}</b:Guid>
    <b:Title>W3 CSS</b:Title>
    <b:InternetSiteTitle>Site da W3 Corporation</b:InternetSiteTitle>
    <b:YearAccessed>2018</b:YearAccessed>
    <b:MonthAccessed>Maio</b:MonthAccessed>
    <b:DayAccessed>25</b:DayAccessed>
    <b:URL>https://www.w3schools.com/w3css/</b:URL>
    <b:Author>
      <b:Author>
        <b:NameList>
          <b:Person>
            <b:Last>W3Schools</b:Last>
          </b:Person>
        </b:NameList>
      </b:Author>
    </b:Author>
    <b:Year>1999</b:Year>
    <b:RefOrder>18</b:RefOrder>
  </b:Source>
  <b:Source>
    <b:Tag>RPr18</b:Tag>
    <b:SourceType>InternetSite</b:SourceType>
    <b:Guid>{D29BD2E1-85A9-481C-AA46-7C263D95FDE4}</b:Guid>
    <b:Author>
      <b:Author>
        <b:NameList>
          <b:Person>
            <b:Last>GNU</b:Last>
          </b:Person>
        </b:NameList>
      </b:Author>
    </b:Author>
    <b:InternetSiteTitle>Site do Projeto R</b:InternetSiteTitle>
    <b:YearAccessed>2018</b:YearAccessed>
    <b:MonthAccessed>Maio</b:MonthAccessed>
    <b:DayAccessed>25</b:DayAccessed>
    <b:URL>https://www.r-project.org/</b:URL>
    <b:Year>1993</b:Year>
    <b:RefOrder>17</b:RefOrder>
  </b:Source>
  <b:Source>
    <b:Tag>Sit18</b:Tag>
    <b:SourceType>InternetSite</b:SourceType>
    <b:Guid>{2944D2C1-82A6-4EBA-A8A8-6794C755EA1D}</b:Guid>
    <b:InternetSiteTitle>Site da UX Design</b:InternetSiteTitle>
    <b:YearAccessed>2018</b:YearAccessed>
    <b:MonthAccessed>Maio</b:MonthAccessed>
    <b:DayAccessed>25</b:DayAccessed>
    <b:URL>www.uxdesign.cc</b:URL>
    <b:Author>
      <b:Author>
        <b:NameList>
          <b:Person>
            <b:Last>DESIGN</b:Last>
            <b:First>UX</b:First>
          </b:Person>
        </b:NameList>
      </b:Author>
    </b:Author>
    <b:Year>2013</b:Year>
    <b:RefOrder>19</b:RefOrder>
  </b:Source>
  <b:Source>
    <b:Tag>Qua18</b:Tag>
    <b:SourceType>InternetSite</b:SourceType>
    <b:Guid>{B9B474E7-DDC0-49EA-885E-D17238849E2F}</b:Guid>
    <b:Author>
      <b:Author>
        <b:NameList>
          <b:Person>
            <b:Last>Quality</b:Last>
          </b:Person>
        </b:NameList>
      </b:Author>
    </b:Author>
    <b:InternetSiteTitle>Site da Escola Náutica Quality</b:InternetSiteTitle>
    <b:YearAccessed>2018</b:YearAccessed>
    <b:MonthAccessed>Maio</b:MonthAccessed>
    <b:DayAccessed>25</b:DayAccessed>
    <b:URL>http://www.qualityescolanautica.com.br</b:URL>
    <b:Year>2012</b:Year>
    <b:RefOrder>14</b:RefOrder>
  </b:Source>
  <b:Source>
    <b:Tag>UOL18</b:Tag>
    <b:SourceType>InternetSite</b:SourceType>
    <b:Guid>{804E0182-7346-4C0C-BA18-47D9B0949A01}</b:Guid>
    <b:Author>
      <b:Author>
        <b:NameList>
          <b:Person>
            <b:Last>UOL</b:Last>
          </b:Person>
        </b:NameList>
      </b:Author>
    </b:Author>
    <b:InternetSiteTitle>Site do PagSeguro</b:InternetSiteTitle>
    <b:ProductionCompany>UOL</b:ProductionCompany>
    <b:YearAccessed>2018</b:YearAccessed>
    <b:MonthAccessed>Maio</b:MonthAccessed>
    <b:DayAccessed>25</b:DayAccessed>
    <b:URL>https://pagseguro.uol.com.br/</b:URL>
    <b:Year>1996</b:Year>
    <b:RefOrder>5</b:RefOrder>
  </b:Source>
  <b:Source>
    <b:Tag>SBT18</b:Tag>
    <b:SourceType>InternetSite</b:SourceType>
    <b:Guid>{BB3F7732-4A13-4760-A36F-575D91273616}</b:Guid>
    <b:LCID>pt-BR</b:LCID>
    <b:Author>
      <b:Author>
        <b:NameList>
          <b:Person>
            <b:Last>SBT</b:Last>
          </b:Person>
        </b:NameList>
      </b:Author>
    </b:Author>
    <b:InternetSiteTitle>SBT Notícias</b:InternetSiteTitle>
    <b:Year>2018</b:Year>
    <b:Month>Maio</b:Month>
    <b:Day>24</b:Day>
    <b:URL>https://www.sbt.com.br/jornalismo/sbtnoticias/noticias/103727/Divers%C3%A3o-luxuosa-Bras%C3%ADlia-tem-a-3%C2%AA-maior-frota-de-barcos-do-pa%C3%ADs.html</b:URL>
    <b:YearAccessed>2018</b:YearAccessed>
    <b:MonthAccessed>Maio</b:MonthAccessed>
    <b:DayAccessed>20</b:DayAccessed>
    <b:RefOrder>2</b:RefOrder>
  </b:Source>
  <b:Source>
    <b:Tag>Ora181</b:Tag>
    <b:SourceType>InternetSite</b:SourceType>
    <b:Guid>{66E1A043-4EC3-41EC-A5DC-8ED53FEEECA2}</b:Guid>
    <b:Author>
      <b:Author>
        <b:NameList>
          <b:Person>
            <b:Last>Oracle</b:Last>
          </b:Person>
        </b:NameList>
      </b:Author>
    </b:Author>
    <b:InternetSiteTitle>Site do MySQL</b:InternetSiteTitle>
    <b:YearAccessed>2018</b:YearAccessed>
    <b:MonthAccessed>Maio</b:MonthAccessed>
    <b:DayAccessed>25</b:DayAccessed>
    <b:URL>https://www.mysql.com/</b:URL>
    <b:Year>2018</b:Year>
    <b:RefOrder>16</b:RefOrder>
  </b:Source>
  <b:Source>
    <b:Tag>Sit181</b:Tag>
    <b:SourceType>InternetSite</b:SourceType>
    <b:Guid>{3EC17B2E-D78A-41EA-8A21-7E89D0732F61}</b:Guid>
    <b:InternetSiteTitle>Site da Arte de Navegar</b:InternetSiteTitle>
    <b:ProductionCompany>Náutica Brasília</b:ProductionCompany>
    <b:YearAccessed>2018</b:YearAccessed>
    <b:MonthAccessed>Maio</b:MonthAccessed>
    <b:DayAccessed>25</b:DayAccessed>
    <b:URL>http://artedenavegar.com.br/l2/desc-servicos-despachante.php?id=20&amp;nome=Serviços%20de%20Despachante%20-%20Regularização%20de%20Embarcações</b:URL>
    <b:Author>
      <b:Author>
        <b:NameList>
          <b:Person>
            <b:Last>AN</b:Last>
          </b:Person>
        </b:NameList>
      </b:Author>
    </b:Author>
    <b:Year>2012</b:Year>
    <b:RefOrder>15</b:RefOrder>
  </b:Source>
  <b:Source>
    <b:Tag>Mar03</b:Tag>
    <b:SourceType>InternetSite</b:SourceType>
    <b:Guid>{7407343A-4749-41C7-8997-9CACE4484BAD}</b:Guid>
    <b:Title>Marinha do Brasil</b:Title>
    <b:InternetSiteTitle>DPC</b:InternetSiteTitle>
    <b:Year>2003</b:Year>
    <b:YearAccessed>2018</b:YearAccessed>
    <b:MonthAccessed>Maio</b:MonthAccessed>
    <b:DayAccessed>24</b:DayAccessed>
    <b:URL>http://www.dpc.mar.mil.br/sites/default/files/normam03_1.pdf</b:URL>
    <b:Author>
      <b:Author>
        <b:NameList>
          <b:Person>
            <b:Last>MARINHA</b:Last>
          </b:Person>
        </b:NameList>
      </b:Author>
    </b:Author>
    <b:RefOrder>4</b:RefOrder>
  </b:Source>
  <b:Source>
    <b:Tag>Mar18</b:Tag>
    <b:SourceType>InternetSite</b:SourceType>
    <b:Guid>{C34AB39F-99F1-48C9-A122-004238E2534F}</b:Guid>
    <b:LCID>pt-BR</b:LCID>
    <b:Author>
      <b:Author>
        <b:Corporate>Marinha</b:Corporate>
      </b:Author>
    </b:Author>
    <b:Title>Site da Capitania Fluvial de Brasília</b:Title>
    <b:YearAccessed>2018</b:YearAccessed>
    <b:MonthAccessed>Agosto</b:MonthAccessed>
    <b:DayAccessed>8</b:DayAccessed>
    <b:URL>https://www.marinha.mil.br/cfb/?q=escolanauticacadastradas</b:URL>
    <b:RefOrder>21</b:RefOrder>
  </b:Source>
  <b:Source>
    <b:Tag>Mar181</b:Tag>
    <b:SourceType>InternetSite</b:SourceType>
    <b:Guid>{98D25AC0-AD42-40CD-ABCE-C7CC3CF0EF71}</b:Guid>
    <b:Author>
      <b:Author>
        <b:Corporate>Marinha do Brasil</b:Corporate>
      </b:Author>
    </b:Author>
    <b:InternetSiteTitle>Site da Capitania Fluvial de Brasília</b:InternetSiteTitle>
    <b:YearAccessed>2018</b:YearAccessed>
    <b:MonthAccessed>Agosto</b:MonthAccessed>
    <b:DayAccessed>08</b:DayAccessed>
    <b:URL>https://www.marinha.mil.br/cfb/?q=escolanauticacadastradas</b:URL>
    <b:RefOrder>1</b:RefOrder>
  </b:Source>
  <b:Source>
    <b:Tag>Ang14</b:Tag>
    <b:SourceType>Book</b:SourceType>
    <b:Guid>{F99A22FD-3857-4B49-B63B-9C3691EA7102}</b:Guid>
    <b:Title>Engenharia de Requisitos. Um enfoque na construção de software orientado ao negócio</b:Title>
    <b:Year>2014</b:Year>
    <b:Publisher>Bookess</b:Publisher>
    <b:LCID>pt-BR</b:LCID>
    <b:Author>
      <b:Author>
        <b:NameList>
          <b:Person>
            <b:Last>Castro</b:Last>
            <b:First>Eduardo</b:First>
          </b:Person>
          <b:Person>
            <b:Last>Toffano</b:Last>
            <b:First>Angelica</b:First>
          </b:Person>
          <b:Person>
            <b:Last>Paldês</b:Last>
            <b:First>Roberto</b:First>
          </b:Person>
          <b:Person>
            <b:Last>Guimarães</b:Last>
            <b:First>Fernando</b:First>
          </b:Person>
        </b:NameList>
      </b:Author>
    </b:Author>
    <b:RefOrder>9</b:RefOrder>
  </b:Source>
  <b:Source>
    <b:Tag>Gue18</b:Tag>
    <b:SourceType>Book</b:SourceType>
    <b:Guid>{76346FB7-6318-44E6-AB7A-9E56D92DBFEC}</b:Guid>
    <b:Author>
      <b:Author>
        <b:NameList>
          <b:Person>
            <b:Last>Guedes</b:Last>
            <b:First>Gilleanes</b:First>
            <b:Middle>T.A.</b:Middle>
          </b:Person>
        </b:NameList>
      </b:Author>
    </b:Author>
    <b:Title>UML2 Uma Abordagem Prática</b:Title>
    <b:Year>2014</b:Year>
    <b:Publisher>Novatec</b:Publisher>
    <b:LCID>pt-BR</b:LCID>
    <b:RefOrder>11</b:RefOrder>
  </b:Source>
  <b:Source>
    <b:Tag>Ora182</b:Tag>
    <b:SourceType>InternetSite</b:SourceType>
    <b:Guid>{DE5FBBF9-E07D-46FF-93B4-47D631DF9695}</b:Guid>
    <b:LCID>pt-BR</b:LCID>
    <b:Author>
      <b:Author>
        <b:NameList>
          <b:Person>
            <b:Last>Oracle</b:Last>
          </b:Person>
        </b:NameList>
      </b:Author>
    </b:Author>
    <b:Title>Página do Mysql Workbench</b:Title>
    <b:InternetSiteTitle>Site do Mysql</b:InternetSiteTitle>
    <b:Year>2018</b:Year>
    <b:YearAccessed>2018</b:YearAccessed>
    <b:MonthAccessed>Setembro</b:MonthAccessed>
    <b:DayAccessed>24</b:DayAccessed>
    <b:URL>https://www.mysql.com/products/workbench/</b:URL>
    <b:RefOrder>12</b:RefOrder>
  </b:Source>
  <b:Source>
    <b:Tag>Cha18</b:Tag>
    <b:SourceType>InternetSite</b:SourceType>
    <b:Guid>{5896E127-C572-4457-85BE-69F7B9CCB617}</b:Guid>
    <b:Author>
      <b:Author>
        <b:Corporate>Change Vision Inc</b:Corporate>
      </b:Author>
    </b:Author>
    <b:Title>Página de Download do Astah</b:Title>
    <b:InternetSiteTitle>Astah UML</b:InternetSiteTitle>
    <b:Year>2018</b:Year>
    <b:YearAccessed>2018</b:YearAccessed>
    <b:MonthAccessed>Setembro</b:MonthAccessed>
    <b:DayAccessed>24</b:DayAccessed>
    <b:URL>http://astah.net/download</b:URL>
    <b:RefOrder>13</b:RefOrder>
  </b:Source>
</b:Sources>
</file>

<file path=customXml/itemProps1.xml><?xml version="1.0" encoding="utf-8"?>
<ds:datastoreItem xmlns:ds="http://schemas.openxmlformats.org/officeDocument/2006/customXml" ds:itemID="{CADFEF46-00DF-4AF0-8A93-D373A4E3C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81</Pages>
  <Words>13997</Words>
  <Characters>75587</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Louis Gotlib Ferreira</dc:creator>
  <cp:lastModifiedBy>Anthony Louis Gotlib Ferreira</cp:lastModifiedBy>
  <cp:revision>6</cp:revision>
  <cp:lastPrinted>2018-05-29T11:33:00Z</cp:lastPrinted>
  <dcterms:created xsi:type="dcterms:W3CDTF">2018-08-08T21:10:00Z</dcterms:created>
  <dcterms:modified xsi:type="dcterms:W3CDTF">2018-09-24T21:01:00Z</dcterms:modified>
</cp:coreProperties>
</file>